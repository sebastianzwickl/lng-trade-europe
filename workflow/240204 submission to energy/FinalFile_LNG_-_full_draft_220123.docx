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B9DC47" w14:textId="77777777" w:rsidR="007F257B" w:rsidRPr="00E60ED9" w:rsidRDefault="00FF3C28">
      <w:pPr>
        <w:spacing w:before="108" w:line="268" w:lineRule="auto"/>
        <w:ind w:left="10" w:right="507"/>
        <w:jc w:val="center"/>
        <w:rPr>
          <w:rFonts w:ascii="Times New Roman" w:hAnsi="Times New Roman"/>
          <w:sz w:val="34"/>
        </w:rPr>
      </w:pPr>
      <w:r w:rsidRPr="00E60ED9">
        <w:rPr>
          <w:rFonts w:ascii="Times New Roman" w:hAnsi="Times New Roman"/>
          <w:sz w:val="34"/>
        </w:rPr>
        <w:t>Modeling</w:t>
      </w:r>
      <w:r w:rsidRPr="00E60ED9">
        <w:rPr>
          <w:rFonts w:ascii="Times New Roman" w:hAnsi="Times New Roman"/>
          <w:spacing w:val="-1"/>
          <w:sz w:val="34"/>
        </w:rPr>
        <w:t xml:space="preserve"> </w:t>
      </w:r>
      <w:r w:rsidRPr="00E60ED9">
        <w:rPr>
          <w:rFonts w:ascii="Times New Roman" w:hAnsi="Times New Roman"/>
          <w:sz w:val="34"/>
        </w:rPr>
        <w:t>Europe’s</w:t>
      </w:r>
      <w:r w:rsidRPr="00E60ED9">
        <w:rPr>
          <w:rFonts w:ascii="Times New Roman" w:hAnsi="Times New Roman"/>
          <w:spacing w:val="-1"/>
          <w:sz w:val="34"/>
        </w:rPr>
        <w:t xml:space="preserve"> </w:t>
      </w:r>
      <w:r w:rsidRPr="00E60ED9">
        <w:rPr>
          <w:rFonts w:ascii="Times New Roman" w:hAnsi="Times New Roman"/>
          <w:sz w:val="34"/>
        </w:rPr>
        <w:t>role</w:t>
      </w:r>
      <w:r w:rsidRPr="00E60ED9">
        <w:rPr>
          <w:rFonts w:ascii="Times New Roman" w:hAnsi="Times New Roman"/>
          <w:spacing w:val="-1"/>
          <w:sz w:val="34"/>
        </w:rPr>
        <w:t xml:space="preserve"> </w:t>
      </w:r>
      <w:r w:rsidRPr="00E60ED9">
        <w:rPr>
          <w:rFonts w:ascii="Times New Roman" w:hAnsi="Times New Roman"/>
          <w:sz w:val="34"/>
        </w:rPr>
        <w:t>in</w:t>
      </w:r>
      <w:r w:rsidRPr="00E60ED9">
        <w:rPr>
          <w:rFonts w:ascii="Times New Roman" w:hAnsi="Times New Roman"/>
          <w:spacing w:val="-1"/>
          <w:sz w:val="34"/>
        </w:rPr>
        <w:t xml:space="preserve"> </w:t>
      </w:r>
      <w:r w:rsidRPr="00E60ED9">
        <w:rPr>
          <w:rFonts w:ascii="Times New Roman" w:hAnsi="Times New Roman"/>
          <w:sz w:val="34"/>
        </w:rPr>
        <w:t>the</w:t>
      </w:r>
      <w:r w:rsidRPr="00E60ED9">
        <w:rPr>
          <w:rFonts w:ascii="Times New Roman" w:hAnsi="Times New Roman"/>
          <w:spacing w:val="-1"/>
          <w:sz w:val="34"/>
        </w:rPr>
        <w:t xml:space="preserve"> </w:t>
      </w:r>
      <w:r w:rsidRPr="00E60ED9">
        <w:rPr>
          <w:rFonts w:ascii="Times New Roman" w:hAnsi="Times New Roman"/>
          <w:sz w:val="34"/>
        </w:rPr>
        <w:t>global</w:t>
      </w:r>
      <w:r w:rsidRPr="00E60ED9">
        <w:rPr>
          <w:rFonts w:ascii="Times New Roman" w:hAnsi="Times New Roman"/>
          <w:spacing w:val="-1"/>
          <w:sz w:val="34"/>
        </w:rPr>
        <w:t xml:space="preserve"> </w:t>
      </w:r>
      <w:r w:rsidRPr="00E60ED9">
        <w:rPr>
          <w:rFonts w:ascii="Times New Roman" w:hAnsi="Times New Roman"/>
          <w:sz w:val="34"/>
        </w:rPr>
        <w:t>LNG</w:t>
      </w:r>
      <w:r w:rsidRPr="00E60ED9">
        <w:rPr>
          <w:rFonts w:ascii="Times New Roman" w:hAnsi="Times New Roman"/>
          <w:spacing w:val="-1"/>
          <w:sz w:val="34"/>
        </w:rPr>
        <w:t xml:space="preserve"> </w:t>
      </w:r>
      <w:r w:rsidRPr="00E60ED9">
        <w:rPr>
          <w:rFonts w:ascii="Times New Roman" w:hAnsi="Times New Roman"/>
          <w:sz w:val="34"/>
        </w:rPr>
        <w:t>market</w:t>
      </w:r>
      <w:r w:rsidRPr="00E60ED9">
        <w:rPr>
          <w:rFonts w:ascii="Times New Roman" w:hAnsi="Times New Roman"/>
          <w:spacing w:val="-1"/>
          <w:sz w:val="34"/>
        </w:rPr>
        <w:t xml:space="preserve"> </w:t>
      </w:r>
      <w:r w:rsidRPr="00E60ED9">
        <w:rPr>
          <w:rFonts w:ascii="Times New Roman" w:hAnsi="Times New Roman"/>
          <w:sz w:val="34"/>
        </w:rPr>
        <w:t>2040:</w:t>
      </w:r>
      <w:r w:rsidRPr="00E60ED9">
        <w:rPr>
          <w:rFonts w:ascii="Times New Roman" w:hAnsi="Times New Roman"/>
          <w:spacing w:val="28"/>
          <w:sz w:val="34"/>
        </w:rPr>
        <w:t xml:space="preserve"> </w:t>
      </w:r>
      <w:r w:rsidRPr="00E60ED9">
        <w:rPr>
          <w:rFonts w:ascii="Times New Roman" w:hAnsi="Times New Roman"/>
          <w:sz w:val="34"/>
        </w:rPr>
        <w:t>balancing decarbonization goals, energy security, and geopolitical tensions</w:t>
      </w:r>
    </w:p>
    <w:p w14:paraId="66444AD6" w14:textId="77777777" w:rsidR="007F257B" w:rsidRPr="009D3118" w:rsidRDefault="00FF3C28">
      <w:pPr>
        <w:spacing w:before="223"/>
        <w:ind w:right="507"/>
        <w:jc w:val="center"/>
        <w:rPr>
          <w:rFonts w:ascii="Bookman Old Style" w:hAnsi="Bookman Old Style"/>
          <w:sz w:val="24"/>
          <w:lang w:val="de-AT"/>
        </w:rPr>
      </w:pPr>
      <w:r w:rsidRPr="009D3118">
        <w:rPr>
          <w:rFonts w:ascii="Bodoni MT" w:hAnsi="Bodoni MT"/>
          <w:sz w:val="24"/>
          <w:lang w:val="de-AT"/>
        </w:rPr>
        <w:t>Sebastian</w:t>
      </w:r>
      <w:r w:rsidRPr="009D3118">
        <w:rPr>
          <w:rFonts w:ascii="Bodoni MT" w:hAnsi="Bodoni MT"/>
          <w:spacing w:val="-2"/>
          <w:sz w:val="24"/>
          <w:lang w:val="de-AT"/>
        </w:rPr>
        <w:t xml:space="preserve"> </w:t>
      </w:r>
      <w:r w:rsidRPr="009D3118">
        <w:rPr>
          <w:rFonts w:ascii="Bodoni MT" w:hAnsi="Bodoni MT"/>
          <w:sz w:val="24"/>
          <w:lang w:val="de-AT"/>
        </w:rPr>
        <w:t>Zwickl-Bernhard</w:t>
      </w:r>
      <w:r w:rsidRPr="009D3118">
        <w:rPr>
          <w:rFonts w:ascii="Lucida Sans Unicode" w:hAnsi="Lucida Sans Unicode"/>
          <w:sz w:val="24"/>
          <w:vertAlign w:val="superscript"/>
          <w:lang w:val="de-AT"/>
        </w:rPr>
        <w:t>∗</w:t>
      </w:r>
      <w:r w:rsidRPr="009D3118">
        <w:rPr>
          <w:rFonts w:ascii="Bookman Old Style" w:hAnsi="Bookman Old Style"/>
          <w:sz w:val="24"/>
          <w:vertAlign w:val="superscript"/>
          <w:lang w:val="de-AT"/>
        </w:rPr>
        <w:t>1,2</w:t>
      </w:r>
      <w:r w:rsidRPr="009D3118">
        <w:rPr>
          <w:rFonts w:ascii="Bookman Old Style" w:hAnsi="Bookman Old Style"/>
          <w:spacing w:val="-12"/>
          <w:sz w:val="24"/>
          <w:lang w:val="de-AT"/>
        </w:rPr>
        <w:t xml:space="preserve"> </w:t>
      </w:r>
      <w:r w:rsidRPr="009D3118">
        <w:rPr>
          <w:rFonts w:ascii="Bodoni MT" w:hAnsi="Bodoni MT"/>
          <w:sz w:val="24"/>
          <w:lang w:val="de-AT"/>
        </w:rPr>
        <w:t>and</w:t>
      </w:r>
      <w:r w:rsidRPr="009D3118">
        <w:rPr>
          <w:rFonts w:ascii="Bodoni MT" w:hAnsi="Bodoni MT"/>
          <w:spacing w:val="-1"/>
          <w:sz w:val="24"/>
          <w:lang w:val="de-AT"/>
        </w:rPr>
        <w:t xml:space="preserve"> </w:t>
      </w:r>
      <w:r w:rsidRPr="009D3118">
        <w:rPr>
          <w:rFonts w:ascii="Bodoni MT" w:hAnsi="Bodoni MT"/>
          <w:sz w:val="24"/>
          <w:lang w:val="de-AT"/>
        </w:rPr>
        <w:t>Anne</w:t>
      </w:r>
      <w:r w:rsidRPr="009D3118">
        <w:rPr>
          <w:rFonts w:ascii="Bodoni MT" w:hAnsi="Bodoni MT"/>
          <w:spacing w:val="-2"/>
          <w:sz w:val="24"/>
          <w:lang w:val="de-AT"/>
        </w:rPr>
        <w:t xml:space="preserve"> Neumann</w:t>
      </w:r>
      <w:r w:rsidRPr="009D3118">
        <w:rPr>
          <w:rFonts w:ascii="Bookman Old Style" w:hAnsi="Bookman Old Style"/>
          <w:spacing w:val="-2"/>
          <w:sz w:val="24"/>
          <w:vertAlign w:val="superscript"/>
          <w:lang w:val="de-AT"/>
        </w:rPr>
        <w:t>2,3</w:t>
      </w:r>
    </w:p>
    <w:p w14:paraId="64F7D2AD" w14:textId="77777777" w:rsidR="007F257B" w:rsidRPr="00E60ED9" w:rsidRDefault="00FF3C28">
      <w:pPr>
        <w:spacing w:before="186" w:line="172" w:lineRule="auto"/>
        <w:ind w:left="2824" w:right="2277" w:hanging="578"/>
        <w:rPr>
          <w:rFonts w:ascii="Euclid" w:hAnsi="Euclid"/>
          <w:i/>
          <w:sz w:val="20"/>
        </w:rPr>
      </w:pPr>
      <w:r w:rsidRPr="00E60ED9">
        <w:rPr>
          <w:rFonts w:ascii="Eras Medium ITC" w:hAnsi="Eras Medium ITC"/>
          <w:spacing w:val="-2"/>
          <w:sz w:val="20"/>
          <w:vertAlign w:val="superscript"/>
        </w:rPr>
        <w:t>1</w:t>
      </w:r>
      <w:r w:rsidRPr="00E60ED9">
        <w:rPr>
          <w:rFonts w:ascii="Euclid" w:hAnsi="Euclid"/>
          <w:i/>
          <w:spacing w:val="-2"/>
          <w:sz w:val="20"/>
        </w:rPr>
        <w:t>Energy</w:t>
      </w:r>
      <w:r w:rsidRPr="00E60ED9">
        <w:rPr>
          <w:rFonts w:ascii="Euclid" w:hAnsi="Euclid"/>
          <w:i/>
          <w:spacing w:val="-10"/>
          <w:sz w:val="20"/>
        </w:rPr>
        <w:t xml:space="preserve"> </w:t>
      </w:r>
      <w:r w:rsidRPr="00E60ED9">
        <w:rPr>
          <w:rFonts w:ascii="Euclid" w:hAnsi="Euclid"/>
          <w:i/>
          <w:spacing w:val="-2"/>
          <w:sz w:val="20"/>
        </w:rPr>
        <w:t>Economics</w:t>
      </w:r>
      <w:r w:rsidRPr="00E60ED9">
        <w:rPr>
          <w:rFonts w:ascii="Euclid" w:hAnsi="Euclid"/>
          <w:i/>
          <w:spacing w:val="-10"/>
          <w:sz w:val="20"/>
        </w:rPr>
        <w:t xml:space="preserve"> </w:t>
      </w:r>
      <w:r w:rsidRPr="00E60ED9">
        <w:rPr>
          <w:rFonts w:ascii="Euclid" w:hAnsi="Euclid"/>
          <w:i/>
          <w:spacing w:val="-2"/>
          <w:sz w:val="20"/>
        </w:rPr>
        <w:t>Group</w:t>
      </w:r>
      <w:r w:rsidRPr="00E60ED9">
        <w:rPr>
          <w:rFonts w:ascii="Euclid" w:hAnsi="Euclid"/>
          <w:i/>
          <w:spacing w:val="-10"/>
          <w:sz w:val="20"/>
        </w:rPr>
        <w:t xml:space="preserve"> </w:t>
      </w:r>
      <w:r w:rsidRPr="00E60ED9">
        <w:rPr>
          <w:rFonts w:ascii="Euclid" w:hAnsi="Euclid"/>
          <w:i/>
          <w:spacing w:val="-2"/>
          <w:sz w:val="20"/>
        </w:rPr>
        <w:t>(EEG),</w:t>
      </w:r>
      <w:r w:rsidRPr="00E60ED9">
        <w:rPr>
          <w:rFonts w:ascii="Euclid" w:hAnsi="Euclid"/>
          <w:i/>
          <w:spacing w:val="-10"/>
          <w:sz w:val="20"/>
        </w:rPr>
        <w:t xml:space="preserve"> </w:t>
      </w:r>
      <w:r w:rsidRPr="00E60ED9">
        <w:rPr>
          <w:rFonts w:ascii="Euclid" w:hAnsi="Euclid"/>
          <w:i/>
          <w:spacing w:val="-2"/>
          <w:sz w:val="20"/>
        </w:rPr>
        <w:t>Technische</w:t>
      </w:r>
      <w:r w:rsidRPr="00E60ED9">
        <w:rPr>
          <w:rFonts w:ascii="Euclid" w:hAnsi="Euclid"/>
          <w:i/>
          <w:spacing w:val="-10"/>
          <w:sz w:val="20"/>
        </w:rPr>
        <w:t xml:space="preserve"> </w:t>
      </w:r>
      <w:proofErr w:type="spellStart"/>
      <w:r w:rsidRPr="00E60ED9">
        <w:rPr>
          <w:rFonts w:ascii="Euclid" w:hAnsi="Euclid"/>
          <w:i/>
          <w:spacing w:val="6"/>
          <w:sz w:val="20"/>
        </w:rPr>
        <w:t>Universi</w:t>
      </w:r>
      <w:r w:rsidRPr="00E60ED9">
        <w:rPr>
          <w:rFonts w:ascii="Euclid" w:hAnsi="Euclid"/>
          <w:i/>
          <w:spacing w:val="5"/>
          <w:sz w:val="20"/>
        </w:rPr>
        <w:t>t</w:t>
      </w:r>
      <w:r w:rsidRPr="00E60ED9">
        <w:rPr>
          <w:rFonts w:ascii="Euclid" w:hAnsi="Euclid"/>
          <w:i/>
          <w:spacing w:val="-97"/>
          <w:sz w:val="20"/>
        </w:rPr>
        <w:t>¨</w:t>
      </w:r>
      <w:r w:rsidRPr="00E60ED9">
        <w:rPr>
          <w:rFonts w:ascii="Euclid" w:hAnsi="Euclid"/>
          <w:i/>
          <w:spacing w:val="6"/>
          <w:sz w:val="20"/>
        </w:rPr>
        <w:t>at</w:t>
      </w:r>
      <w:proofErr w:type="spellEnd"/>
      <w:r w:rsidRPr="00E60ED9">
        <w:rPr>
          <w:rFonts w:ascii="Euclid" w:hAnsi="Euclid"/>
          <w:i/>
          <w:spacing w:val="-9"/>
          <w:sz w:val="20"/>
        </w:rPr>
        <w:t xml:space="preserve"> </w:t>
      </w:r>
      <w:r w:rsidRPr="00E60ED9">
        <w:rPr>
          <w:rFonts w:ascii="Euclid" w:hAnsi="Euclid"/>
          <w:i/>
          <w:spacing w:val="-2"/>
          <w:sz w:val="20"/>
        </w:rPr>
        <w:t xml:space="preserve">Wien, </w:t>
      </w:r>
      <w:proofErr w:type="spellStart"/>
      <w:r w:rsidRPr="00E60ED9">
        <w:rPr>
          <w:rFonts w:ascii="Euclid" w:hAnsi="Euclid"/>
          <w:i/>
          <w:sz w:val="20"/>
        </w:rPr>
        <w:t>Gusshausstrasse</w:t>
      </w:r>
      <w:proofErr w:type="spellEnd"/>
      <w:r w:rsidRPr="00E60ED9">
        <w:rPr>
          <w:rFonts w:ascii="Euclid" w:hAnsi="Euclid"/>
          <w:i/>
          <w:sz w:val="20"/>
        </w:rPr>
        <w:t xml:space="preserve"> 25-29/E370-3, 1040 Wien, Austria</w:t>
      </w:r>
    </w:p>
    <w:p w14:paraId="125A1602" w14:textId="77777777" w:rsidR="007F257B" w:rsidRPr="00E60ED9" w:rsidRDefault="00FF3C28">
      <w:pPr>
        <w:spacing w:line="172" w:lineRule="auto"/>
        <w:ind w:left="1828" w:right="2277" w:firstLine="299"/>
        <w:rPr>
          <w:rFonts w:ascii="Euclid"/>
          <w:i/>
          <w:sz w:val="20"/>
        </w:rPr>
      </w:pPr>
      <w:r w:rsidRPr="00E60ED9">
        <w:rPr>
          <w:rFonts w:ascii="Eras Medium ITC"/>
          <w:sz w:val="20"/>
          <w:vertAlign w:val="superscript"/>
        </w:rPr>
        <w:t>2</w:t>
      </w:r>
      <w:r w:rsidRPr="00E60ED9">
        <w:rPr>
          <w:rFonts w:ascii="Euclid"/>
          <w:i/>
          <w:sz w:val="20"/>
        </w:rPr>
        <w:t xml:space="preserve">Department of Industrial Economics and Technology Management, </w:t>
      </w:r>
      <w:proofErr w:type="gramStart"/>
      <w:r w:rsidRPr="00E60ED9">
        <w:rPr>
          <w:rFonts w:ascii="Euclid"/>
          <w:i/>
          <w:sz w:val="20"/>
        </w:rPr>
        <w:t>The</w:t>
      </w:r>
      <w:proofErr w:type="gramEnd"/>
      <w:r w:rsidRPr="00E60ED9">
        <w:rPr>
          <w:rFonts w:ascii="Euclid"/>
          <w:i/>
          <w:spacing w:val="-13"/>
          <w:sz w:val="20"/>
        </w:rPr>
        <w:t xml:space="preserve"> </w:t>
      </w:r>
      <w:r w:rsidRPr="00E60ED9">
        <w:rPr>
          <w:rFonts w:ascii="Euclid"/>
          <w:i/>
          <w:sz w:val="20"/>
        </w:rPr>
        <w:t>Norwegian</w:t>
      </w:r>
      <w:r w:rsidRPr="00E60ED9">
        <w:rPr>
          <w:rFonts w:ascii="Euclid"/>
          <w:i/>
          <w:spacing w:val="-13"/>
          <w:sz w:val="20"/>
        </w:rPr>
        <w:t xml:space="preserve"> </w:t>
      </w:r>
      <w:r w:rsidRPr="00E60ED9">
        <w:rPr>
          <w:rFonts w:ascii="Euclid"/>
          <w:i/>
          <w:sz w:val="20"/>
        </w:rPr>
        <w:t>University</w:t>
      </w:r>
      <w:r w:rsidRPr="00E60ED9">
        <w:rPr>
          <w:rFonts w:ascii="Euclid"/>
          <w:i/>
          <w:spacing w:val="-13"/>
          <w:sz w:val="20"/>
        </w:rPr>
        <w:t xml:space="preserve"> </w:t>
      </w:r>
      <w:r w:rsidRPr="00E60ED9">
        <w:rPr>
          <w:rFonts w:ascii="Euclid"/>
          <w:i/>
          <w:sz w:val="20"/>
        </w:rPr>
        <w:t>of</w:t>
      </w:r>
      <w:r w:rsidRPr="00E60ED9">
        <w:rPr>
          <w:rFonts w:ascii="Euclid"/>
          <w:i/>
          <w:spacing w:val="-13"/>
          <w:sz w:val="20"/>
        </w:rPr>
        <w:t xml:space="preserve"> </w:t>
      </w:r>
      <w:r w:rsidRPr="00E60ED9">
        <w:rPr>
          <w:rFonts w:ascii="Euclid"/>
          <w:i/>
          <w:sz w:val="20"/>
        </w:rPr>
        <w:t>Science</w:t>
      </w:r>
      <w:r w:rsidRPr="00E60ED9">
        <w:rPr>
          <w:rFonts w:ascii="Euclid"/>
          <w:i/>
          <w:spacing w:val="-13"/>
          <w:sz w:val="20"/>
        </w:rPr>
        <w:t xml:space="preserve"> </w:t>
      </w:r>
      <w:r w:rsidRPr="00E60ED9">
        <w:rPr>
          <w:rFonts w:ascii="Euclid"/>
          <w:i/>
          <w:sz w:val="20"/>
        </w:rPr>
        <w:t>and</w:t>
      </w:r>
      <w:r w:rsidRPr="00E60ED9">
        <w:rPr>
          <w:rFonts w:ascii="Euclid"/>
          <w:i/>
          <w:spacing w:val="-13"/>
          <w:sz w:val="20"/>
        </w:rPr>
        <w:t xml:space="preserve"> </w:t>
      </w:r>
      <w:r w:rsidRPr="00E60ED9">
        <w:rPr>
          <w:rFonts w:ascii="Euclid"/>
          <w:i/>
          <w:sz w:val="20"/>
        </w:rPr>
        <w:t>Technology,</w:t>
      </w:r>
      <w:r w:rsidRPr="00E60ED9">
        <w:rPr>
          <w:rFonts w:ascii="Euclid"/>
          <w:i/>
          <w:spacing w:val="-13"/>
          <w:sz w:val="20"/>
        </w:rPr>
        <w:t xml:space="preserve"> </w:t>
      </w:r>
      <w:r w:rsidRPr="00E60ED9">
        <w:rPr>
          <w:rFonts w:ascii="Euclid"/>
          <w:i/>
          <w:sz w:val="20"/>
        </w:rPr>
        <w:t>Trondheim,</w:t>
      </w:r>
      <w:r w:rsidRPr="00E60ED9">
        <w:rPr>
          <w:rFonts w:ascii="Euclid"/>
          <w:i/>
          <w:spacing w:val="-13"/>
          <w:sz w:val="20"/>
        </w:rPr>
        <w:t xml:space="preserve"> </w:t>
      </w:r>
      <w:r w:rsidRPr="00E60ED9">
        <w:rPr>
          <w:rFonts w:ascii="Euclid"/>
          <w:i/>
          <w:sz w:val="20"/>
        </w:rPr>
        <w:t>Norway</w:t>
      </w:r>
    </w:p>
    <w:p w14:paraId="250B186E" w14:textId="77777777" w:rsidR="007F257B" w:rsidRPr="00E60ED9" w:rsidRDefault="00FF3C28">
      <w:pPr>
        <w:spacing w:line="172" w:lineRule="auto"/>
        <w:ind w:left="1353" w:right="1850" w:firstLine="1276"/>
        <w:rPr>
          <w:rFonts w:ascii="Euclid"/>
          <w:i/>
          <w:sz w:val="20"/>
        </w:rPr>
      </w:pPr>
      <w:r w:rsidRPr="00E60ED9">
        <w:rPr>
          <w:rFonts w:ascii="Eras Medium ITC"/>
          <w:sz w:val="20"/>
          <w:vertAlign w:val="superscript"/>
        </w:rPr>
        <w:t>3</w:t>
      </w:r>
      <w:r w:rsidRPr="00E60ED9">
        <w:rPr>
          <w:rFonts w:ascii="Euclid"/>
          <w:i/>
          <w:sz w:val="20"/>
        </w:rPr>
        <w:t>Center for Energy and Environmental Policy Research, Massachusetts</w:t>
      </w:r>
      <w:r w:rsidRPr="00E60ED9">
        <w:rPr>
          <w:rFonts w:ascii="Euclid"/>
          <w:i/>
          <w:spacing w:val="-7"/>
          <w:sz w:val="20"/>
        </w:rPr>
        <w:t xml:space="preserve"> </w:t>
      </w:r>
      <w:r w:rsidRPr="00E60ED9">
        <w:rPr>
          <w:rFonts w:ascii="Euclid"/>
          <w:i/>
          <w:sz w:val="20"/>
        </w:rPr>
        <w:t>Institute</w:t>
      </w:r>
      <w:r w:rsidRPr="00E60ED9">
        <w:rPr>
          <w:rFonts w:ascii="Euclid"/>
          <w:i/>
          <w:spacing w:val="-7"/>
          <w:sz w:val="20"/>
        </w:rPr>
        <w:t xml:space="preserve"> </w:t>
      </w:r>
      <w:r w:rsidRPr="00E60ED9">
        <w:rPr>
          <w:rFonts w:ascii="Euclid"/>
          <w:i/>
          <w:sz w:val="20"/>
        </w:rPr>
        <w:t>of</w:t>
      </w:r>
      <w:r w:rsidRPr="00E60ED9">
        <w:rPr>
          <w:rFonts w:ascii="Euclid"/>
          <w:i/>
          <w:spacing w:val="-7"/>
          <w:sz w:val="20"/>
        </w:rPr>
        <w:t xml:space="preserve"> </w:t>
      </w:r>
      <w:r w:rsidRPr="00E60ED9">
        <w:rPr>
          <w:rFonts w:ascii="Euclid"/>
          <w:i/>
          <w:sz w:val="20"/>
        </w:rPr>
        <w:t>Technology,</w:t>
      </w:r>
      <w:r w:rsidRPr="00E60ED9">
        <w:rPr>
          <w:rFonts w:ascii="Euclid"/>
          <w:i/>
          <w:spacing w:val="-7"/>
          <w:sz w:val="20"/>
        </w:rPr>
        <w:t xml:space="preserve"> </w:t>
      </w:r>
      <w:r w:rsidRPr="00E60ED9">
        <w:rPr>
          <w:rFonts w:ascii="Euclid"/>
          <w:i/>
          <w:sz w:val="20"/>
        </w:rPr>
        <w:t>400</w:t>
      </w:r>
      <w:r w:rsidRPr="00E60ED9">
        <w:rPr>
          <w:rFonts w:ascii="Euclid"/>
          <w:i/>
          <w:spacing w:val="-7"/>
          <w:sz w:val="20"/>
        </w:rPr>
        <w:t xml:space="preserve"> </w:t>
      </w:r>
      <w:r w:rsidRPr="00E60ED9">
        <w:rPr>
          <w:rFonts w:ascii="Euclid"/>
          <w:i/>
          <w:sz w:val="20"/>
        </w:rPr>
        <w:t>Main</w:t>
      </w:r>
      <w:r w:rsidRPr="00E60ED9">
        <w:rPr>
          <w:rFonts w:ascii="Euclid"/>
          <w:i/>
          <w:spacing w:val="-7"/>
          <w:sz w:val="20"/>
        </w:rPr>
        <w:t xml:space="preserve"> </w:t>
      </w:r>
      <w:r w:rsidRPr="00E60ED9">
        <w:rPr>
          <w:rFonts w:ascii="Euclid"/>
          <w:i/>
          <w:sz w:val="20"/>
        </w:rPr>
        <w:t>Street,</w:t>
      </w:r>
      <w:r w:rsidRPr="00E60ED9">
        <w:rPr>
          <w:rFonts w:ascii="Euclid"/>
          <w:i/>
          <w:spacing w:val="-7"/>
          <w:sz w:val="20"/>
        </w:rPr>
        <w:t xml:space="preserve"> </w:t>
      </w:r>
      <w:r w:rsidRPr="00E60ED9">
        <w:rPr>
          <w:rFonts w:ascii="Euclid"/>
          <w:i/>
          <w:sz w:val="20"/>
        </w:rPr>
        <w:t>Cambridge,</w:t>
      </w:r>
      <w:r w:rsidRPr="00E60ED9">
        <w:rPr>
          <w:rFonts w:ascii="Euclid"/>
          <w:i/>
          <w:spacing w:val="-7"/>
          <w:sz w:val="20"/>
        </w:rPr>
        <w:t xml:space="preserve"> </w:t>
      </w:r>
      <w:r w:rsidRPr="00E60ED9">
        <w:rPr>
          <w:rFonts w:ascii="Euclid"/>
          <w:i/>
          <w:sz w:val="20"/>
        </w:rPr>
        <w:t>MA</w:t>
      </w:r>
      <w:r w:rsidRPr="00E60ED9">
        <w:rPr>
          <w:rFonts w:ascii="Euclid"/>
          <w:i/>
          <w:spacing w:val="-7"/>
          <w:sz w:val="20"/>
        </w:rPr>
        <w:t xml:space="preserve"> </w:t>
      </w:r>
      <w:r w:rsidRPr="00E60ED9">
        <w:rPr>
          <w:rFonts w:ascii="Euclid"/>
          <w:i/>
          <w:sz w:val="20"/>
        </w:rPr>
        <w:t>02142,</w:t>
      </w:r>
      <w:r w:rsidRPr="00E60ED9">
        <w:rPr>
          <w:rFonts w:ascii="Euclid"/>
          <w:i/>
          <w:spacing w:val="-7"/>
          <w:sz w:val="20"/>
        </w:rPr>
        <w:t xml:space="preserve"> </w:t>
      </w:r>
      <w:r w:rsidRPr="00E60ED9">
        <w:rPr>
          <w:rFonts w:ascii="Euclid"/>
          <w:i/>
          <w:sz w:val="20"/>
        </w:rPr>
        <w:t>USA</w:t>
      </w:r>
    </w:p>
    <w:p w14:paraId="35B4F54D" w14:textId="77777777" w:rsidR="007F257B" w:rsidRPr="00E60ED9" w:rsidRDefault="007F257B">
      <w:pPr>
        <w:pStyle w:val="Textkrper"/>
        <w:rPr>
          <w:rFonts w:ascii="Euclid"/>
          <w:i/>
          <w:sz w:val="20"/>
        </w:rPr>
      </w:pPr>
    </w:p>
    <w:p w14:paraId="7A334D6E" w14:textId="77777777" w:rsidR="007F257B" w:rsidRPr="00E60ED9" w:rsidRDefault="007F257B">
      <w:pPr>
        <w:pStyle w:val="Textkrper"/>
        <w:rPr>
          <w:rFonts w:ascii="Euclid"/>
          <w:i/>
          <w:sz w:val="20"/>
        </w:rPr>
      </w:pPr>
    </w:p>
    <w:p w14:paraId="1D2E7996" w14:textId="77777777" w:rsidR="007F257B" w:rsidRPr="00E60ED9" w:rsidRDefault="007F257B">
      <w:pPr>
        <w:pStyle w:val="Textkrper"/>
        <w:spacing w:before="27"/>
        <w:rPr>
          <w:rFonts w:ascii="Euclid"/>
          <w:i/>
          <w:sz w:val="20"/>
        </w:rPr>
      </w:pPr>
    </w:p>
    <w:p w14:paraId="1AFB3674" w14:textId="77777777" w:rsidR="007F257B" w:rsidRPr="00E60ED9" w:rsidRDefault="00FF3C28">
      <w:pPr>
        <w:ind w:left="9" w:right="507"/>
        <w:jc w:val="center"/>
        <w:rPr>
          <w:rFonts w:ascii="Georgia"/>
          <w:b/>
          <w:sz w:val="20"/>
        </w:rPr>
      </w:pPr>
      <w:r w:rsidRPr="00E60ED9">
        <w:rPr>
          <w:rFonts w:ascii="Georgia"/>
          <w:b/>
          <w:spacing w:val="-2"/>
          <w:sz w:val="20"/>
        </w:rPr>
        <w:t>Abstract</w:t>
      </w:r>
    </w:p>
    <w:p w14:paraId="3264B424" w14:textId="77777777" w:rsidR="007F257B" w:rsidRPr="00E60ED9" w:rsidRDefault="00FF3C28">
      <w:pPr>
        <w:spacing w:before="135" w:line="230" w:lineRule="auto"/>
        <w:ind w:left="657" w:right="1152" w:firstLine="298"/>
        <w:jc w:val="both"/>
        <w:rPr>
          <w:sz w:val="20"/>
        </w:rPr>
      </w:pPr>
      <w:r w:rsidRPr="00E60ED9">
        <w:rPr>
          <w:sz w:val="20"/>
        </w:rPr>
        <w:t xml:space="preserve">This </w:t>
      </w:r>
      <w:r w:rsidR="00E60ED9">
        <w:rPr>
          <w:sz w:val="20"/>
        </w:rPr>
        <w:t>study</w:t>
      </w:r>
      <w:r w:rsidR="00E60ED9" w:rsidRPr="00E60ED9">
        <w:rPr>
          <w:sz w:val="20"/>
        </w:rPr>
        <w:t xml:space="preserve"> </w:t>
      </w:r>
      <w:r w:rsidRPr="00E60ED9">
        <w:rPr>
          <w:sz w:val="20"/>
        </w:rPr>
        <w:t xml:space="preserve">examines the LNG trade in 2040, focusing on the role of Europe as an LNG importer. </w:t>
      </w:r>
      <w:r w:rsidRPr="00E60ED9">
        <w:rPr>
          <w:spacing w:val="-4"/>
          <w:sz w:val="20"/>
        </w:rPr>
        <w:t xml:space="preserve">The analysis </w:t>
      </w:r>
      <w:r w:rsidR="00E60ED9">
        <w:rPr>
          <w:spacing w:val="-4"/>
          <w:sz w:val="20"/>
        </w:rPr>
        <w:t>reveals</w:t>
      </w:r>
      <w:r w:rsidR="00E60ED9" w:rsidRPr="00E60ED9">
        <w:rPr>
          <w:spacing w:val="-4"/>
          <w:sz w:val="20"/>
        </w:rPr>
        <w:t xml:space="preserve"> </w:t>
      </w:r>
      <w:r w:rsidRPr="00E60ED9">
        <w:rPr>
          <w:spacing w:val="-4"/>
          <w:sz w:val="20"/>
        </w:rPr>
        <w:t>the complexities of Europe’s strategy of simultaneously achieving decarboniza</w:t>
      </w:r>
      <w:r w:rsidRPr="00E60ED9">
        <w:rPr>
          <w:sz w:val="20"/>
        </w:rPr>
        <w:t>tion objectives and resolving energy security concerns regarding LNG.</w:t>
      </w:r>
      <w:r w:rsidR="00CC52B8">
        <w:rPr>
          <w:sz w:val="20"/>
        </w:rPr>
        <w:t xml:space="preserve"> The study</w:t>
      </w:r>
      <w:r w:rsidRPr="00E60ED9">
        <w:rPr>
          <w:sz w:val="20"/>
        </w:rPr>
        <w:t xml:space="preserve"> propose</w:t>
      </w:r>
      <w:r w:rsidR="00CC52B8">
        <w:rPr>
          <w:sz w:val="20"/>
        </w:rPr>
        <w:t>s</w:t>
      </w:r>
      <w:r w:rsidRPr="00E60ED9">
        <w:rPr>
          <w:sz w:val="20"/>
        </w:rPr>
        <w:t xml:space="preserve"> an optimization model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to</w:t>
      </w:r>
      <w:r w:rsidRPr="00E60ED9">
        <w:rPr>
          <w:spacing w:val="21"/>
          <w:sz w:val="20"/>
        </w:rPr>
        <w:t xml:space="preserve"> </w:t>
      </w:r>
      <w:r w:rsidR="00E60ED9">
        <w:rPr>
          <w:sz w:val="20"/>
        </w:rPr>
        <w:t>determine</w:t>
      </w:r>
      <w:r w:rsidR="00E60ED9"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the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optimal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global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LNG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trade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between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exporters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and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importers.</w:t>
      </w:r>
      <w:r w:rsidRPr="00E60ED9">
        <w:rPr>
          <w:spacing w:val="78"/>
          <w:sz w:val="20"/>
        </w:rPr>
        <w:t xml:space="preserve"> </w:t>
      </w:r>
      <w:r w:rsidRPr="00E60ED9">
        <w:rPr>
          <w:sz w:val="20"/>
        </w:rPr>
        <w:t>As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>an</w:t>
      </w:r>
      <w:r w:rsidRPr="00E60ED9">
        <w:rPr>
          <w:spacing w:val="21"/>
          <w:sz w:val="20"/>
        </w:rPr>
        <w:t xml:space="preserve"> </w:t>
      </w:r>
      <w:r w:rsidRPr="00E60ED9">
        <w:rPr>
          <w:sz w:val="20"/>
        </w:rPr>
        <w:t xml:space="preserve">alternative for Europe to </w:t>
      </w:r>
      <w:r w:rsidR="00E60ED9" w:rsidRPr="00E60ED9">
        <w:rPr>
          <w:sz w:val="20"/>
        </w:rPr>
        <w:t xml:space="preserve">solely </w:t>
      </w:r>
      <w:r w:rsidRPr="00E60ED9">
        <w:rPr>
          <w:sz w:val="20"/>
        </w:rPr>
        <w:t>rely on imports, the potential substitution of imports with domestic natural gas production equipped with carbon capture and storage is considered.</w:t>
      </w:r>
      <w:r w:rsidR="00CC52B8" w:rsidRPr="003741D5">
        <w:rPr>
          <w:sz w:val="20"/>
        </w:rPr>
        <w:t xml:space="preserve"> </w:t>
      </w:r>
      <w:r w:rsidR="00CC52B8">
        <w:rPr>
          <w:sz w:val="20"/>
        </w:rPr>
        <w:t>Herein, t</w:t>
      </w:r>
      <w:r w:rsidRPr="00E60ED9">
        <w:rPr>
          <w:sz w:val="20"/>
        </w:rPr>
        <w:t>wo scenarios (low and high LNG demand) are examined.</w:t>
      </w:r>
      <w:r w:rsidRPr="003741D5">
        <w:rPr>
          <w:sz w:val="20"/>
        </w:rPr>
        <w:t xml:space="preserve"> </w:t>
      </w:r>
      <w:r>
        <w:rPr>
          <w:sz w:val="20"/>
        </w:rPr>
        <w:t>The</w:t>
      </w:r>
      <w:r w:rsidRPr="00E60ED9">
        <w:rPr>
          <w:spacing w:val="34"/>
          <w:sz w:val="20"/>
        </w:rPr>
        <w:t xml:space="preserve"> </w:t>
      </w:r>
      <w:r>
        <w:rPr>
          <w:sz w:val="20"/>
        </w:rPr>
        <w:t>f</w:t>
      </w:r>
      <w:r w:rsidRPr="00E60ED9">
        <w:rPr>
          <w:sz w:val="20"/>
        </w:rPr>
        <w:t xml:space="preserve">indings indicate </w:t>
      </w:r>
      <w:r>
        <w:rPr>
          <w:sz w:val="20"/>
        </w:rPr>
        <w:t>that</w:t>
      </w:r>
      <w:r w:rsidRPr="00E60ED9">
        <w:rPr>
          <w:sz w:val="20"/>
        </w:rPr>
        <w:t xml:space="preserve"> Europe </w:t>
      </w:r>
      <w:r>
        <w:rPr>
          <w:sz w:val="20"/>
        </w:rPr>
        <w:t xml:space="preserve">plays a pivotal role </w:t>
      </w:r>
      <w:r w:rsidRPr="00E60ED9">
        <w:rPr>
          <w:sz w:val="20"/>
        </w:rPr>
        <w:t xml:space="preserve">in the global LNG market solely in the ambitious sustainable scenario, whereas its significance diminishes in the </w:t>
      </w:r>
      <w:r w:rsidRPr="00E60ED9">
        <w:rPr>
          <w:spacing w:val="-2"/>
          <w:sz w:val="20"/>
        </w:rPr>
        <w:t>high-demand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>scenario.</w:t>
      </w:r>
      <w:r w:rsidRPr="00E60ED9">
        <w:rPr>
          <w:spacing w:val="13"/>
          <w:sz w:val="20"/>
        </w:rPr>
        <w:t xml:space="preserve"> </w:t>
      </w:r>
      <w:r w:rsidRPr="00E60ED9">
        <w:rPr>
          <w:spacing w:val="-2"/>
          <w:sz w:val="20"/>
        </w:rPr>
        <w:t>Examining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>the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>volumes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>of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>LNG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>sent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>to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>Europe,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>African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>exporters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2"/>
          <w:sz w:val="20"/>
        </w:rPr>
        <w:t xml:space="preserve">appear </w:t>
      </w:r>
      <w:r w:rsidRPr="00E60ED9">
        <w:rPr>
          <w:sz w:val="20"/>
        </w:rPr>
        <w:t>as notably significant.</w:t>
      </w:r>
      <w:r w:rsidRPr="00E60ED9">
        <w:rPr>
          <w:spacing w:val="38"/>
          <w:sz w:val="20"/>
        </w:rPr>
        <w:t xml:space="preserve"> </w:t>
      </w:r>
      <w:r w:rsidRPr="00E60ED9">
        <w:rPr>
          <w:sz w:val="20"/>
        </w:rPr>
        <w:t>However, as global LNG demand rises, the discernibility of genuinely stable trends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or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patterns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in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trade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declines. The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value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of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long-term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contracts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may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experience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resurgence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in the</w:t>
      </w:r>
      <w:r w:rsidRPr="00E60ED9">
        <w:rPr>
          <w:spacing w:val="-9"/>
          <w:sz w:val="20"/>
        </w:rPr>
        <w:t xml:space="preserve"> </w:t>
      </w:r>
      <w:r w:rsidRPr="00E60ED9">
        <w:rPr>
          <w:sz w:val="20"/>
        </w:rPr>
        <w:t>future.</w:t>
      </w:r>
      <w:r w:rsidRPr="00E60ED9">
        <w:rPr>
          <w:spacing w:val="12"/>
          <w:sz w:val="20"/>
        </w:rPr>
        <w:t xml:space="preserve"> </w:t>
      </w:r>
      <w:r w:rsidRPr="00E60ED9">
        <w:rPr>
          <w:sz w:val="20"/>
        </w:rPr>
        <w:t>Future</w:t>
      </w:r>
      <w:r w:rsidRPr="00E60ED9">
        <w:rPr>
          <w:spacing w:val="-9"/>
          <w:sz w:val="20"/>
        </w:rPr>
        <w:t xml:space="preserve"> </w:t>
      </w:r>
      <w:r w:rsidRPr="00E60ED9">
        <w:rPr>
          <w:sz w:val="20"/>
        </w:rPr>
        <w:t>work</w:t>
      </w:r>
      <w:r w:rsidRPr="00E60ED9">
        <w:rPr>
          <w:spacing w:val="-9"/>
          <w:sz w:val="20"/>
        </w:rPr>
        <w:t xml:space="preserve"> </w:t>
      </w:r>
      <w:r w:rsidRPr="00E60ED9">
        <w:rPr>
          <w:sz w:val="20"/>
        </w:rPr>
        <w:t>should</w:t>
      </w:r>
      <w:r w:rsidRPr="00E60ED9">
        <w:rPr>
          <w:spacing w:val="-9"/>
          <w:sz w:val="20"/>
        </w:rPr>
        <w:t xml:space="preserve"> </w:t>
      </w:r>
      <w:r w:rsidRPr="00E60ED9">
        <w:rPr>
          <w:sz w:val="20"/>
        </w:rPr>
        <w:t>include</w:t>
      </w:r>
      <w:r w:rsidRPr="00E60ED9">
        <w:rPr>
          <w:spacing w:val="-9"/>
          <w:sz w:val="20"/>
        </w:rPr>
        <w:t xml:space="preserve"> </w:t>
      </w:r>
      <w:r w:rsidRPr="00E60ED9">
        <w:rPr>
          <w:sz w:val="20"/>
        </w:rPr>
        <w:t>long-term</w:t>
      </w:r>
      <w:r w:rsidRPr="00E60ED9">
        <w:rPr>
          <w:spacing w:val="-9"/>
          <w:sz w:val="20"/>
        </w:rPr>
        <w:t xml:space="preserve"> </w:t>
      </w:r>
      <w:r w:rsidRPr="00E60ED9">
        <w:rPr>
          <w:sz w:val="20"/>
        </w:rPr>
        <w:t>contracts,</w:t>
      </w:r>
      <w:r w:rsidRPr="00E60ED9">
        <w:rPr>
          <w:spacing w:val="-7"/>
          <w:sz w:val="20"/>
        </w:rPr>
        <w:t xml:space="preserve"> </w:t>
      </w:r>
      <w:r w:rsidRPr="00E60ED9">
        <w:rPr>
          <w:sz w:val="20"/>
        </w:rPr>
        <w:t>allowing</w:t>
      </w:r>
      <w:r w:rsidRPr="00E60ED9">
        <w:rPr>
          <w:spacing w:val="-9"/>
          <w:sz w:val="20"/>
        </w:rPr>
        <w:t xml:space="preserve"> </w:t>
      </w:r>
      <w:r w:rsidRPr="00E60ED9">
        <w:rPr>
          <w:sz w:val="20"/>
        </w:rPr>
        <w:t>for</w:t>
      </w:r>
      <w:r w:rsidRPr="00E60ED9">
        <w:rPr>
          <w:spacing w:val="-9"/>
          <w:sz w:val="20"/>
        </w:rPr>
        <w:t xml:space="preserve"> </w:t>
      </w:r>
      <w:r w:rsidRPr="00E60ED9">
        <w:rPr>
          <w:sz w:val="20"/>
        </w:rPr>
        <w:t>fixed</w:t>
      </w:r>
      <w:r w:rsidRPr="00E60ED9">
        <w:rPr>
          <w:spacing w:val="-9"/>
          <w:sz w:val="20"/>
        </w:rPr>
        <w:t xml:space="preserve"> </w:t>
      </w:r>
      <w:r w:rsidRPr="00E60ED9">
        <w:rPr>
          <w:sz w:val="20"/>
        </w:rPr>
        <w:t>volumes</w:t>
      </w:r>
      <w:r w:rsidR="0058572D">
        <w:rPr>
          <w:sz w:val="20"/>
        </w:rPr>
        <w:t xml:space="preserve"> of LNG to be</w:t>
      </w:r>
      <w:r w:rsidRPr="00E60ED9">
        <w:rPr>
          <w:spacing w:val="-9"/>
          <w:sz w:val="20"/>
        </w:rPr>
        <w:t xml:space="preserve"> </w:t>
      </w:r>
      <w:r w:rsidRPr="00E60ED9">
        <w:rPr>
          <w:sz w:val="20"/>
        </w:rPr>
        <w:t xml:space="preserve">traded. </w:t>
      </w:r>
      <w:r w:rsidRPr="00E60ED9">
        <w:rPr>
          <w:spacing w:val="-4"/>
          <w:sz w:val="20"/>
        </w:rPr>
        <w:t>Furthermore, our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obtained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LNG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supply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costs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for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Europe</w:t>
      </w:r>
      <w:r w:rsidR="003F10C1">
        <w:rPr>
          <w:spacing w:val="-4"/>
          <w:sz w:val="20"/>
        </w:rPr>
        <w:t xml:space="preserve"> can be seen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as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valuable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inputs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for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>large-scale</w:t>
      </w:r>
      <w:r w:rsidRPr="00E60ED9">
        <w:rPr>
          <w:spacing w:val="-7"/>
          <w:sz w:val="20"/>
        </w:rPr>
        <w:t xml:space="preserve"> </w:t>
      </w:r>
      <w:r w:rsidRPr="00E60ED9">
        <w:rPr>
          <w:spacing w:val="-4"/>
          <w:sz w:val="20"/>
        </w:rPr>
        <w:t xml:space="preserve">energy </w:t>
      </w:r>
      <w:r w:rsidRPr="00E60ED9">
        <w:rPr>
          <w:sz w:val="20"/>
        </w:rPr>
        <w:t>system models aiming to optimize the sustainable transition of Europe’s energy infrastructure.</w:t>
      </w:r>
    </w:p>
    <w:p w14:paraId="5C5FA52A" w14:textId="77777777" w:rsidR="007F257B" w:rsidRPr="00E60ED9" w:rsidRDefault="00FF3C28">
      <w:pPr>
        <w:pStyle w:val="Textkrper"/>
        <w:spacing w:before="196" w:line="194" w:lineRule="auto"/>
        <w:ind w:left="111" w:right="486"/>
      </w:pPr>
      <w:r w:rsidRPr="00E60ED9">
        <w:rPr>
          <w:rFonts w:ascii="Euclid" w:hAnsi="Euclid"/>
          <w:b/>
          <w:i/>
          <w:spacing w:val="-2"/>
        </w:rPr>
        <w:t>Keywords—</w:t>
      </w:r>
      <w:r w:rsidRPr="00E60ED9">
        <w:rPr>
          <w:rFonts w:ascii="Euclid" w:hAnsi="Euclid"/>
          <w:b/>
          <w:i/>
          <w:spacing w:val="-21"/>
        </w:rPr>
        <w:t xml:space="preserve"> </w:t>
      </w:r>
      <w:r w:rsidRPr="00E60ED9">
        <w:rPr>
          <w:spacing w:val="-2"/>
        </w:rPr>
        <w:t>LNG; 2040; Europe; decarbonization; political tension; supply cost; demand, carbon cap</w:t>
      </w:r>
      <w:r w:rsidRPr="00E60ED9">
        <w:t>ture and storage</w:t>
      </w:r>
    </w:p>
    <w:p w14:paraId="5C501F29" w14:textId="77777777" w:rsidR="007F257B" w:rsidRPr="00E60ED9" w:rsidRDefault="007F257B">
      <w:pPr>
        <w:pStyle w:val="Textkrper"/>
        <w:rPr>
          <w:sz w:val="20"/>
        </w:rPr>
      </w:pPr>
    </w:p>
    <w:p w14:paraId="08C85F1C" w14:textId="77777777" w:rsidR="007F257B" w:rsidRPr="00E60ED9" w:rsidRDefault="007F257B">
      <w:pPr>
        <w:pStyle w:val="Textkrper"/>
        <w:rPr>
          <w:sz w:val="20"/>
        </w:rPr>
      </w:pPr>
    </w:p>
    <w:p w14:paraId="09F56847" w14:textId="77777777" w:rsidR="007F257B" w:rsidRPr="00E60ED9" w:rsidRDefault="007F257B">
      <w:pPr>
        <w:pStyle w:val="Textkrper"/>
        <w:rPr>
          <w:sz w:val="20"/>
        </w:rPr>
      </w:pPr>
    </w:p>
    <w:p w14:paraId="26AE1AA0" w14:textId="77777777" w:rsidR="007F257B" w:rsidRPr="00E60ED9" w:rsidRDefault="007F257B">
      <w:pPr>
        <w:pStyle w:val="Textkrper"/>
        <w:rPr>
          <w:sz w:val="20"/>
        </w:rPr>
      </w:pPr>
    </w:p>
    <w:p w14:paraId="004033C3" w14:textId="77777777" w:rsidR="007F257B" w:rsidRPr="00E60ED9" w:rsidRDefault="007F257B">
      <w:pPr>
        <w:pStyle w:val="Textkrper"/>
        <w:rPr>
          <w:sz w:val="20"/>
        </w:rPr>
      </w:pPr>
    </w:p>
    <w:p w14:paraId="3A0E65D4" w14:textId="77777777" w:rsidR="007F257B" w:rsidRPr="00E60ED9" w:rsidRDefault="007F257B">
      <w:pPr>
        <w:pStyle w:val="Textkrper"/>
        <w:rPr>
          <w:sz w:val="20"/>
        </w:rPr>
      </w:pPr>
    </w:p>
    <w:p w14:paraId="55655360" w14:textId="77777777" w:rsidR="007F257B" w:rsidRPr="00E60ED9" w:rsidRDefault="007F257B">
      <w:pPr>
        <w:pStyle w:val="Textkrper"/>
        <w:rPr>
          <w:sz w:val="20"/>
        </w:rPr>
      </w:pPr>
    </w:p>
    <w:p w14:paraId="2B3C7E8A" w14:textId="77777777" w:rsidR="007F257B" w:rsidRPr="00E60ED9" w:rsidRDefault="007F257B">
      <w:pPr>
        <w:pStyle w:val="Textkrper"/>
        <w:rPr>
          <w:sz w:val="20"/>
        </w:rPr>
      </w:pPr>
    </w:p>
    <w:p w14:paraId="4ACF46DA" w14:textId="77777777" w:rsidR="007F257B" w:rsidRPr="00E60ED9" w:rsidRDefault="007F257B">
      <w:pPr>
        <w:pStyle w:val="Textkrper"/>
        <w:rPr>
          <w:sz w:val="20"/>
        </w:rPr>
      </w:pPr>
    </w:p>
    <w:p w14:paraId="0CDE076B" w14:textId="77777777" w:rsidR="007F257B" w:rsidRPr="00E60ED9" w:rsidRDefault="007F257B">
      <w:pPr>
        <w:pStyle w:val="Textkrper"/>
        <w:rPr>
          <w:sz w:val="20"/>
        </w:rPr>
      </w:pPr>
    </w:p>
    <w:p w14:paraId="3CCF4EC4" w14:textId="77777777" w:rsidR="007F257B" w:rsidRPr="00E60ED9" w:rsidRDefault="007F257B">
      <w:pPr>
        <w:pStyle w:val="Textkrper"/>
        <w:rPr>
          <w:sz w:val="20"/>
        </w:rPr>
      </w:pPr>
    </w:p>
    <w:p w14:paraId="780D8633" w14:textId="77777777" w:rsidR="007F257B" w:rsidRPr="00E60ED9" w:rsidRDefault="007F257B">
      <w:pPr>
        <w:pStyle w:val="Textkrper"/>
        <w:rPr>
          <w:sz w:val="20"/>
        </w:rPr>
      </w:pPr>
    </w:p>
    <w:p w14:paraId="39E239EE" w14:textId="77777777" w:rsidR="007F257B" w:rsidRPr="00E60ED9" w:rsidRDefault="007F257B">
      <w:pPr>
        <w:pStyle w:val="Textkrper"/>
        <w:rPr>
          <w:sz w:val="20"/>
        </w:rPr>
      </w:pPr>
    </w:p>
    <w:p w14:paraId="36D52C6A" w14:textId="77777777" w:rsidR="007F257B" w:rsidRPr="00E60ED9" w:rsidRDefault="007F257B">
      <w:pPr>
        <w:pStyle w:val="Textkrper"/>
        <w:rPr>
          <w:sz w:val="20"/>
        </w:rPr>
      </w:pPr>
    </w:p>
    <w:p w14:paraId="2B15A6E4" w14:textId="77777777" w:rsidR="007F257B" w:rsidRPr="00E60ED9" w:rsidRDefault="00FF3C28">
      <w:pPr>
        <w:pStyle w:val="Textkrper"/>
        <w:spacing w:before="115"/>
        <w:rPr>
          <w:sz w:val="20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9B27357" wp14:editId="2DFFA80C">
                <wp:simplePos x="0" y="0"/>
                <wp:positionH relativeFrom="page">
                  <wp:posOffset>731519</wp:posOffset>
                </wp:positionH>
                <wp:positionV relativeFrom="paragraph">
                  <wp:posOffset>246676</wp:posOffset>
                </wp:positionV>
                <wp:extent cx="252412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4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4125">
                              <a:moveTo>
                                <a:pt x="0" y="0"/>
                              </a:moveTo>
                              <a:lnTo>
                                <a:pt x="252370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9EFEA" id="Graphic 2" o:spid="_x0000_s1026" style="position:absolute;margin-left:57.6pt;margin-top:19.4pt;width:198.7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4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" path="m,l2523705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78B03E22" w14:textId="77777777" w:rsidR="007F257B" w:rsidRPr="00E60ED9" w:rsidRDefault="00FF3C28">
      <w:pPr>
        <w:spacing w:before="45"/>
        <w:ind w:left="111" w:right="2277" w:firstLine="185"/>
        <w:rPr>
          <w:rFonts w:ascii="Bookman Old Style" w:hAnsi="Bookman Old Style"/>
          <w:sz w:val="12"/>
        </w:rPr>
      </w:pPr>
      <w:r w:rsidRPr="00E60ED9">
        <w:rPr>
          <w:rFonts w:ascii="Lucida Sans Unicode" w:hAnsi="Lucida Sans Unicode"/>
          <w:spacing w:val="-2"/>
          <w:w w:val="110"/>
          <w:position w:val="5"/>
          <w:sz w:val="10"/>
        </w:rPr>
        <w:t>∗</w:t>
      </w:r>
      <w:r w:rsidRPr="00E60ED9">
        <w:rPr>
          <w:rFonts w:ascii="Lucida Sans Unicode" w:hAnsi="Lucida Sans Unicode"/>
          <w:spacing w:val="-26"/>
          <w:w w:val="110"/>
          <w:position w:val="5"/>
          <w:sz w:val="10"/>
        </w:rPr>
        <w:t xml:space="preserve"> </w:t>
      </w:r>
      <w:r w:rsidRPr="00E60ED9">
        <w:rPr>
          <w:rFonts w:ascii="Bookman Old Style" w:hAnsi="Bookman Old Style"/>
          <w:i/>
          <w:spacing w:val="-2"/>
          <w:w w:val="110"/>
          <w:sz w:val="12"/>
        </w:rPr>
        <w:t>Corresponding author:</w:t>
      </w:r>
      <w:r w:rsidRPr="00E60ED9">
        <w:rPr>
          <w:rFonts w:ascii="Bookman Old Style" w:hAnsi="Bookman Old Style"/>
          <w:i/>
          <w:spacing w:val="28"/>
          <w:w w:val="110"/>
          <w:sz w:val="12"/>
        </w:rPr>
        <w:t xml:space="preserve"> </w:t>
      </w:r>
      <w:r w:rsidRPr="00E60ED9">
        <w:rPr>
          <w:rFonts w:ascii="Bookman Old Style" w:hAnsi="Bookman Old Style"/>
          <w:spacing w:val="-2"/>
          <w:w w:val="110"/>
          <w:sz w:val="12"/>
        </w:rPr>
        <w:t xml:space="preserve">zwickl@eeg.tuwien.ac.at; </w:t>
      </w:r>
      <w:r w:rsidRPr="00E60ED9">
        <w:rPr>
          <w:rFonts w:ascii="Bookman Old Style" w:hAnsi="Bookman Old Style"/>
          <w:i/>
          <w:spacing w:val="-2"/>
          <w:w w:val="110"/>
          <w:sz w:val="12"/>
        </w:rPr>
        <w:t>Address:</w:t>
      </w:r>
      <w:r w:rsidRPr="00E60ED9">
        <w:rPr>
          <w:rFonts w:ascii="Bookman Old Style" w:hAnsi="Bookman Old Style"/>
          <w:i/>
          <w:spacing w:val="28"/>
          <w:w w:val="110"/>
          <w:sz w:val="12"/>
        </w:rPr>
        <w:t xml:space="preserve"> </w:t>
      </w:r>
      <w:r w:rsidRPr="00E60ED9">
        <w:rPr>
          <w:rFonts w:ascii="Bookman Old Style" w:hAnsi="Bookman Old Style"/>
          <w:spacing w:val="-2"/>
          <w:w w:val="110"/>
          <w:sz w:val="12"/>
        </w:rPr>
        <w:t xml:space="preserve">Energy Economics Group (EEG), Technische </w:t>
      </w:r>
      <w:proofErr w:type="spellStart"/>
      <w:r w:rsidRPr="00E60ED9">
        <w:rPr>
          <w:rFonts w:ascii="Bookman Old Style" w:hAnsi="Bookman Old Style"/>
          <w:spacing w:val="-2"/>
          <w:w w:val="110"/>
          <w:sz w:val="12"/>
        </w:rPr>
        <w:t>Universit¨at</w:t>
      </w:r>
      <w:proofErr w:type="spellEnd"/>
      <w:r w:rsidRPr="00E60ED9">
        <w:rPr>
          <w:rFonts w:ascii="Bookman Old Style" w:hAnsi="Bookman Old Style"/>
          <w:spacing w:val="-2"/>
          <w:w w:val="110"/>
          <w:sz w:val="12"/>
        </w:rPr>
        <w:t xml:space="preserve"> Wien, </w:t>
      </w:r>
      <w:proofErr w:type="spellStart"/>
      <w:r w:rsidRPr="00E60ED9">
        <w:rPr>
          <w:rFonts w:ascii="Bookman Old Style" w:hAnsi="Bookman Old Style"/>
          <w:w w:val="110"/>
          <w:sz w:val="12"/>
        </w:rPr>
        <w:t>Gusshausstrasse</w:t>
      </w:r>
      <w:proofErr w:type="spellEnd"/>
      <w:r w:rsidRPr="00E60ED9">
        <w:rPr>
          <w:rFonts w:ascii="Bookman Old Style" w:hAnsi="Bookman Old Style"/>
          <w:spacing w:val="-11"/>
          <w:w w:val="110"/>
          <w:sz w:val="12"/>
        </w:rPr>
        <w:t xml:space="preserve"> </w:t>
      </w:r>
      <w:r w:rsidRPr="00E60ED9">
        <w:rPr>
          <w:rFonts w:ascii="Bookman Old Style" w:hAnsi="Bookman Old Style"/>
          <w:w w:val="110"/>
          <w:sz w:val="12"/>
        </w:rPr>
        <w:t>25-29/E370-3,</w:t>
      </w:r>
      <w:r w:rsidRPr="00E60ED9">
        <w:rPr>
          <w:rFonts w:ascii="Bookman Old Style" w:hAnsi="Bookman Old Style"/>
          <w:spacing w:val="-10"/>
          <w:w w:val="110"/>
          <w:sz w:val="12"/>
        </w:rPr>
        <w:t xml:space="preserve"> </w:t>
      </w:r>
      <w:proofErr w:type="gramStart"/>
      <w:r w:rsidRPr="00E60ED9">
        <w:rPr>
          <w:rFonts w:ascii="Bookman Old Style" w:hAnsi="Bookman Old Style"/>
          <w:w w:val="110"/>
          <w:sz w:val="12"/>
        </w:rPr>
        <w:t>1040</w:t>
      </w:r>
      <w:proofErr w:type="gramEnd"/>
      <w:r w:rsidRPr="00E60ED9">
        <w:rPr>
          <w:rFonts w:ascii="Bookman Old Style" w:hAnsi="Bookman Old Style"/>
          <w:spacing w:val="-10"/>
          <w:w w:val="110"/>
          <w:sz w:val="12"/>
        </w:rPr>
        <w:t xml:space="preserve"> </w:t>
      </w:r>
      <w:r w:rsidRPr="00E60ED9">
        <w:rPr>
          <w:rFonts w:ascii="Bookman Old Style" w:hAnsi="Bookman Old Style"/>
          <w:w w:val="110"/>
          <w:sz w:val="12"/>
        </w:rPr>
        <w:t>Wien,</w:t>
      </w:r>
      <w:r w:rsidRPr="00E60ED9">
        <w:rPr>
          <w:rFonts w:ascii="Bookman Old Style" w:hAnsi="Bookman Old Style"/>
          <w:spacing w:val="-10"/>
          <w:w w:val="110"/>
          <w:sz w:val="12"/>
        </w:rPr>
        <w:t xml:space="preserve"> </w:t>
      </w:r>
      <w:r w:rsidRPr="00E60ED9">
        <w:rPr>
          <w:rFonts w:ascii="Bookman Old Style" w:hAnsi="Bookman Old Style"/>
          <w:w w:val="110"/>
          <w:sz w:val="12"/>
        </w:rPr>
        <w:t>Austria</w:t>
      </w:r>
    </w:p>
    <w:p w14:paraId="1C4C9F3B" w14:textId="77777777" w:rsidR="007F257B" w:rsidRPr="00E60ED9" w:rsidRDefault="007F257B">
      <w:pPr>
        <w:rPr>
          <w:rFonts w:ascii="Bookman Old Style" w:hAnsi="Bookman Old Style"/>
          <w:sz w:val="12"/>
        </w:rPr>
        <w:sectPr w:rsidR="007F257B" w:rsidRPr="00E60ED9">
          <w:headerReference w:type="default" r:id="rId8"/>
          <w:footerReference w:type="default" r:id="rId9"/>
          <w:type w:val="continuous"/>
          <w:pgSz w:w="12240" w:h="15840"/>
          <w:pgMar w:top="1820" w:right="540" w:bottom="700" w:left="1040" w:header="0" w:footer="518" w:gutter="0"/>
          <w:pgNumType w:start="1"/>
          <w:cols w:space="720"/>
        </w:sectPr>
      </w:pPr>
    </w:p>
    <w:p w14:paraId="42855E18" w14:textId="77777777" w:rsidR="007F257B" w:rsidRPr="00E60ED9" w:rsidRDefault="00FF3C28" w:rsidP="003741D5">
      <w:pPr>
        <w:pStyle w:val="berschrift1"/>
        <w:numPr>
          <w:ilvl w:val="0"/>
          <w:numId w:val="10"/>
        </w:numPr>
        <w:tabs>
          <w:tab w:val="left" w:pos="596"/>
        </w:tabs>
        <w:spacing w:before="28"/>
        <w:ind w:hanging="484"/>
      </w:pPr>
      <w:bookmarkStart w:id="6" w:name="Introduction"/>
      <w:bookmarkEnd w:id="6"/>
      <w:r w:rsidRPr="00E60ED9">
        <w:rPr>
          <w:spacing w:val="-2"/>
          <w:w w:val="110"/>
        </w:rPr>
        <w:lastRenderedPageBreak/>
        <w:t>Introduction</w:t>
      </w:r>
    </w:p>
    <w:p w14:paraId="11779963" w14:textId="77777777" w:rsidR="007F257B" w:rsidRPr="00E60ED9" w:rsidRDefault="00FF3C28">
      <w:pPr>
        <w:pStyle w:val="Textkrper"/>
        <w:spacing w:before="203" w:line="237" w:lineRule="auto"/>
        <w:ind w:left="112" w:right="607"/>
        <w:jc w:val="both"/>
      </w:pPr>
      <w:r w:rsidRPr="00E60ED9">
        <w:t>With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="003F10C1">
        <w:rPr>
          <w:spacing w:val="-4"/>
        </w:rPr>
        <w:t xml:space="preserve">2015 </w:t>
      </w:r>
      <w:r w:rsidRPr="00E60ED9">
        <w:t>Paris</w:t>
      </w:r>
      <w:r w:rsidRPr="00E60ED9">
        <w:rPr>
          <w:spacing w:val="-4"/>
        </w:rPr>
        <w:t xml:space="preserve"> </w:t>
      </w:r>
      <w:r w:rsidRPr="00E60ED9">
        <w:t>Agreement,</w:t>
      </w:r>
      <w:r w:rsidRPr="00E60ED9">
        <w:rPr>
          <w:spacing w:val="-3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t>world</w:t>
      </w:r>
      <w:r w:rsidRPr="00E60ED9">
        <w:rPr>
          <w:spacing w:val="-4"/>
        </w:rPr>
        <w:t xml:space="preserve"> </w:t>
      </w:r>
      <w:r w:rsidRPr="00E60ED9">
        <w:t>is</w:t>
      </w:r>
      <w:r w:rsidRPr="00E60ED9">
        <w:rPr>
          <w:spacing w:val="-4"/>
        </w:rPr>
        <w:t xml:space="preserve"> </w:t>
      </w:r>
      <w:r w:rsidRPr="00E60ED9">
        <w:t>committed</w:t>
      </w:r>
      <w:r w:rsidRPr="00E60ED9">
        <w:rPr>
          <w:spacing w:val="-4"/>
        </w:rPr>
        <w:t xml:space="preserve"> </w:t>
      </w:r>
      <w:r w:rsidRPr="00E60ED9">
        <w:t>to</w:t>
      </w:r>
      <w:r w:rsidRPr="00E60ED9">
        <w:rPr>
          <w:spacing w:val="-4"/>
        </w:rPr>
        <w:t xml:space="preserve"> </w:t>
      </w:r>
      <w:r w:rsidRPr="00E60ED9">
        <w:t>achieving</w:t>
      </w:r>
      <w:r w:rsidRPr="00E60ED9">
        <w:rPr>
          <w:spacing w:val="-4"/>
        </w:rPr>
        <w:t xml:space="preserve"> </w:t>
      </w:r>
      <w:r w:rsidRPr="00E60ED9">
        <w:t>carbon</w:t>
      </w:r>
      <w:r w:rsidRPr="00E60ED9">
        <w:rPr>
          <w:spacing w:val="-4"/>
        </w:rPr>
        <w:t xml:space="preserve"> </w:t>
      </w:r>
      <w:r w:rsidRPr="00E60ED9">
        <w:t>neutrality</w:t>
      </w:r>
      <w:r w:rsidRPr="00E60ED9">
        <w:rPr>
          <w:spacing w:val="-4"/>
        </w:rPr>
        <w:t xml:space="preserve"> </w:t>
      </w:r>
      <w:r w:rsidRPr="00E60ED9">
        <w:t>by</w:t>
      </w:r>
      <w:r w:rsidRPr="00E60ED9">
        <w:rPr>
          <w:spacing w:val="-4"/>
        </w:rPr>
        <w:t xml:space="preserve"> </w:t>
      </w:r>
      <w:r w:rsidRPr="00E60ED9">
        <w:t xml:space="preserve">mid-century </w:t>
      </w:r>
      <w:hyperlink w:anchor="_bookmark41" w:history="1">
        <w:r w:rsidRPr="00E60ED9">
          <w:rPr>
            <w:spacing w:val="-2"/>
          </w:rPr>
          <w:t>[1].</w:t>
        </w:r>
      </w:hyperlink>
      <w:r w:rsidRPr="00E60ED9">
        <w:rPr>
          <w:spacing w:val="11"/>
        </w:rPr>
        <w:t xml:space="preserve"> </w:t>
      </w:r>
      <w:r w:rsidRPr="00E60ED9">
        <w:rPr>
          <w:spacing w:val="-2"/>
        </w:rPr>
        <w:t>Toward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carbon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neutrality,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indisputably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renewable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resources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will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play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key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role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 xml:space="preserve">reducing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use</w:t>
      </w:r>
      <w:r w:rsidRPr="00E60ED9">
        <w:rPr>
          <w:spacing w:val="-13"/>
        </w:rPr>
        <w:t xml:space="preserve"> </w:t>
      </w:r>
      <w:r w:rsidRPr="00E60ED9">
        <w:t>of</w:t>
      </w:r>
      <w:r w:rsidRPr="00E60ED9">
        <w:rPr>
          <w:spacing w:val="-14"/>
        </w:rPr>
        <w:t xml:space="preserve"> </w:t>
      </w:r>
      <w:r w:rsidRPr="00E60ED9">
        <w:t>fossil</w:t>
      </w:r>
      <w:r w:rsidRPr="00E60ED9">
        <w:rPr>
          <w:spacing w:val="-13"/>
        </w:rPr>
        <w:t xml:space="preserve"> </w:t>
      </w:r>
      <w:r w:rsidRPr="00E60ED9">
        <w:t>fuels</w:t>
      </w:r>
      <w:r w:rsidRPr="00E60ED9">
        <w:rPr>
          <w:spacing w:val="-14"/>
        </w:rPr>
        <w:t xml:space="preserve"> </w:t>
      </w:r>
      <w:r w:rsidRPr="00E60ED9">
        <w:t>such</w:t>
      </w:r>
      <w:r w:rsidRPr="00E60ED9">
        <w:rPr>
          <w:spacing w:val="-13"/>
        </w:rPr>
        <w:t xml:space="preserve"> </w:t>
      </w:r>
      <w:r w:rsidRPr="00E60ED9">
        <w:t>as</w:t>
      </w:r>
      <w:r w:rsidRPr="00E60ED9">
        <w:rPr>
          <w:spacing w:val="-14"/>
        </w:rPr>
        <w:t xml:space="preserve"> </w:t>
      </w:r>
      <w:r w:rsidRPr="00E60ED9">
        <w:t>oil</w:t>
      </w:r>
      <w:r w:rsidRPr="00E60ED9">
        <w:rPr>
          <w:spacing w:val="-13"/>
        </w:rPr>
        <w:t xml:space="preserve"> </w:t>
      </w:r>
      <w:r w:rsidRPr="00E60ED9">
        <w:t>and</w:t>
      </w:r>
      <w:r w:rsidRPr="00E60ED9">
        <w:rPr>
          <w:spacing w:val="-14"/>
        </w:rPr>
        <w:t xml:space="preserve"> </w:t>
      </w:r>
      <w:r w:rsidRPr="00E60ED9">
        <w:t>coal</w:t>
      </w:r>
      <w:r w:rsidRPr="00E60ED9">
        <w:rPr>
          <w:spacing w:val="-13"/>
        </w:rPr>
        <w:t xml:space="preserve"> </w:t>
      </w:r>
      <w:hyperlink w:anchor="_bookmark42" w:history="1">
        <w:r w:rsidRPr="00E60ED9">
          <w:t>[2].</w:t>
        </w:r>
      </w:hyperlink>
      <w:r w:rsidR="003F10C1" w:rsidRPr="003741D5">
        <w:t xml:space="preserve"> </w:t>
      </w:r>
      <w:r w:rsidR="003F10C1">
        <w:t>To</w:t>
      </w:r>
      <w:r w:rsidR="003F10C1" w:rsidRPr="003741D5">
        <w:t xml:space="preserve"> </w:t>
      </w:r>
      <w:r w:rsidR="003F10C1">
        <w:t>date, the</w:t>
      </w:r>
      <w:r w:rsidR="003F10C1" w:rsidRPr="003741D5">
        <w:t xml:space="preserve"> </w:t>
      </w:r>
      <w:r w:rsidR="003F10C1">
        <w:t>extent to which</w:t>
      </w:r>
      <w:r w:rsidRPr="003741D5">
        <w:rPr>
          <w:spacing w:val="7"/>
        </w:rPr>
        <w:t xml:space="preserve"> </w:t>
      </w:r>
      <w:r w:rsidRPr="00E60ED9">
        <w:t>natural</w:t>
      </w:r>
      <w:r w:rsidRPr="00E60ED9">
        <w:rPr>
          <w:spacing w:val="-13"/>
        </w:rPr>
        <w:t xml:space="preserve"> </w:t>
      </w:r>
      <w:r w:rsidRPr="00E60ED9">
        <w:t>gas,</w:t>
      </w:r>
      <w:r w:rsidRPr="00E60ED9">
        <w:rPr>
          <w:spacing w:val="-12"/>
        </w:rPr>
        <w:t xml:space="preserve"> </w:t>
      </w:r>
      <w:r w:rsidRPr="00E60ED9">
        <w:t>also</w:t>
      </w:r>
      <w:r w:rsidRPr="00E60ED9">
        <w:rPr>
          <w:spacing w:val="-14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key</w:t>
      </w:r>
      <w:r w:rsidRPr="00E60ED9">
        <w:rPr>
          <w:spacing w:val="-14"/>
        </w:rPr>
        <w:t xml:space="preserve"> </w:t>
      </w:r>
      <w:r w:rsidRPr="00E60ED9">
        <w:t>fossil</w:t>
      </w:r>
      <w:r w:rsidRPr="00E60ED9">
        <w:rPr>
          <w:spacing w:val="-13"/>
        </w:rPr>
        <w:t xml:space="preserve"> </w:t>
      </w:r>
      <w:r w:rsidRPr="00E60ED9">
        <w:t>fuel,</w:t>
      </w:r>
      <w:r w:rsidRPr="00E60ED9">
        <w:rPr>
          <w:spacing w:val="-12"/>
        </w:rPr>
        <w:t xml:space="preserve"> </w:t>
      </w:r>
      <w:r w:rsidRPr="00E60ED9">
        <w:t>will</w:t>
      </w:r>
      <w:r w:rsidRPr="00E60ED9">
        <w:rPr>
          <w:spacing w:val="-14"/>
        </w:rPr>
        <w:t xml:space="preserve"> </w:t>
      </w:r>
      <w:r w:rsidRPr="00E60ED9">
        <w:t>play</w:t>
      </w:r>
      <w:r w:rsidRPr="00E60ED9">
        <w:rPr>
          <w:spacing w:val="-13"/>
        </w:rPr>
        <w:t xml:space="preserve"> </w:t>
      </w:r>
      <w:r w:rsidRPr="00E60ED9">
        <w:t>a role</w:t>
      </w:r>
      <w:r w:rsidRPr="00E60ED9">
        <w:rPr>
          <w:spacing w:val="-13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future</w:t>
      </w:r>
      <w:r w:rsidRPr="00E60ED9">
        <w:rPr>
          <w:spacing w:val="-13"/>
        </w:rPr>
        <w:t xml:space="preserve"> </w:t>
      </w:r>
      <w:r w:rsidRPr="00E60ED9">
        <w:t>energy</w:t>
      </w:r>
      <w:r w:rsidRPr="00E60ED9">
        <w:rPr>
          <w:spacing w:val="-13"/>
        </w:rPr>
        <w:t xml:space="preserve"> </w:t>
      </w:r>
      <w:r w:rsidRPr="00E60ED9">
        <w:t>systems</w:t>
      </w:r>
      <w:r w:rsidRPr="00E60ED9">
        <w:rPr>
          <w:spacing w:val="-13"/>
        </w:rPr>
        <w:t xml:space="preserve"> </w:t>
      </w:r>
      <w:r w:rsidRPr="00E60ED9">
        <w:t>during</w:t>
      </w:r>
      <w:r w:rsidRPr="00E60ED9">
        <w:rPr>
          <w:spacing w:val="-13"/>
        </w:rPr>
        <w:t xml:space="preserve"> </w:t>
      </w:r>
      <w:r w:rsidRPr="00E60ED9">
        <w:t>their</w:t>
      </w:r>
      <w:r w:rsidRPr="00E60ED9">
        <w:rPr>
          <w:spacing w:val="-13"/>
        </w:rPr>
        <w:t xml:space="preserve"> </w:t>
      </w:r>
      <w:r w:rsidRPr="00E60ED9">
        <w:t>transition</w:t>
      </w:r>
      <w:r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3"/>
        </w:rPr>
        <w:t xml:space="preserve"> </w:t>
      </w:r>
      <w:r w:rsidRPr="00E60ED9">
        <w:t>carbon</w:t>
      </w:r>
      <w:r w:rsidRPr="00E60ED9">
        <w:rPr>
          <w:spacing w:val="-13"/>
        </w:rPr>
        <w:t xml:space="preserve"> </w:t>
      </w:r>
      <w:r w:rsidRPr="00E60ED9">
        <w:t>neutrality</w:t>
      </w:r>
      <w:r w:rsidRPr="00E60ED9">
        <w:rPr>
          <w:spacing w:val="-13"/>
        </w:rPr>
        <w:t xml:space="preserve"> </w:t>
      </w:r>
      <w:r w:rsidR="003F10C1">
        <w:rPr>
          <w:spacing w:val="-13"/>
        </w:rPr>
        <w:t>remains controversial</w:t>
      </w:r>
      <w:r w:rsidRPr="00E60ED9">
        <w:t>. Despite</w:t>
      </w:r>
      <w:r w:rsidR="00FE5F2A">
        <w:t xml:space="preserve"> the</w:t>
      </w:r>
      <w:r w:rsidRPr="00E60ED9">
        <w:t xml:space="preserve"> ambitious climate targets of some countries and regions, substantial </w:t>
      </w:r>
      <w:r w:rsidR="00FE5F2A">
        <w:t xml:space="preserve">global </w:t>
      </w:r>
      <w:r w:rsidRPr="00E60ED9">
        <w:t>demand for natural gas must still be assumed until mid-century (and possibly even later).</w:t>
      </w:r>
    </w:p>
    <w:p w14:paraId="34441633" w14:textId="77777777" w:rsidR="007F257B" w:rsidRPr="00E60ED9" w:rsidRDefault="00FF3C28" w:rsidP="003741D5">
      <w:pPr>
        <w:pStyle w:val="Textkrper"/>
        <w:spacing w:before="172" w:line="237" w:lineRule="auto"/>
        <w:ind w:left="112" w:right="605" w:firstLine="338"/>
        <w:jc w:val="both"/>
      </w:pPr>
      <w:r w:rsidRPr="00E60ED9">
        <w:t>Historically,</w:t>
      </w:r>
      <w:r w:rsidRPr="00E60ED9">
        <w:rPr>
          <w:spacing w:val="-10"/>
        </w:rPr>
        <w:t xml:space="preserve"> </w:t>
      </w:r>
      <w:r w:rsidRPr="00E60ED9">
        <w:t>natural</w:t>
      </w:r>
      <w:r w:rsidRPr="00E60ED9">
        <w:rPr>
          <w:spacing w:val="-11"/>
        </w:rPr>
        <w:t xml:space="preserve"> </w:t>
      </w:r>
      <w:r w:rsidRPr="00E60ED9">
        <w:t>gas</w:t>
      </w:r>
      <w:r w:rsidRPr="00E60ED9">
        <w:rPr>
          <w:spacing w:val="-11"/>
        </w:rPr>
        <w:t xml:space="preserve"> </w:t>
      </w:r>
      <w:r w:rsidRPr="00E60ED9">
        <w:t>demand</w:t>
      </w:r>
      <w:r w:rsidRPr="00E60ED9">
        <w:rPr>
          <w:spacing w:val="-11"/>
        </w:rPr>
        <w:t xml:space="preserve"> </w:t>
      </w:r>
      <w:r w:rsidRPr="00E60ED9">
        <w:t>has</w:t>
      </w:r>
      <w:r w:rsidRPr="00E60ED9">
        <w:rPr>
          <w:spacing w:val="-11"/>
        </w:rPr>
        <w:t xml:space="preserve"> </w:t>
      </w:r>
      <w:r w:rsidRPr="00E60ED9">
        <w:t>been</w:t>
      </w:r>
      <w:r w:rsidRPr="00E60ED9">
        <w:rPr>
          <w:spacing w:val="-11"/>
        </w:rPr>
        <w:t xml:space="preserve"> </w:t>
      </w:r>
      <w:r w:rsidRPr="00E60ED9">
        <w:t>highly</w:t>
      </w:r>
      <w:r w:rsidRPr="00E60ED9">
        <w:rPr>
          <w:spacing w:val="-11"/>
        </w:rPr>
        <w:t xml:space="preserve"> </w:t>
      </w:r>
      <w:r w:rsidRPr="00E60ED9">
        <w:t>concentrated</w:t>
      </w:r>
      <w:r w:rsidRPr="00E60ED9">
        <w:rPr>
          <w:spacing w:val="-11"/>
        </w:rPr>
        <w:t xml:space="preserve"> </w:t>
      </w:r>
      <w:r w:rsidRPr="00E60ED9">
        <w:t>geographically</w:t>
      </w:r>
      <w:r w:rsidRPr="00E60ED9">
        <w:rPr>
          <w:spacing w:val="-11"/>
        </w:rPr>
        <w:t xml:space="preserve"> </w:t>
      </w:r>
      <w:r w:rsidRPr="00E60ED9">
        <w:t>near</w:t>
      </w:r>
      <w:r w:rsidRPr="00E60ED9">
        <w:rPr>
          <w:spacing w:val="-11"/>
        </w:rPr>
        <w:t xml:space="preserve"> </w:t>
      </w:r>
      <w:r w:rsidRPr="00E60ED9">
        <w:t>natural</w:t>
      </w:r>
      <w:r w:rsidRPr="00E60ED9">
        <w:rPr>
          <w:spacing w:val="-11"/>
        </w:rPr>
        <w:t xml:space="preserve"> </w:t>
      </w:r>
      <w:r w:rsidRPr="00E60ED9">
        <w:t>gas</w:t>
      </w:r>
      <w:r w:rsidRPr="00E60ED9">
        <w:rPr>
          <w:spacing w:val="-11"/>
        </w:rPr>
        <w:t xml:space="preserve"> </w:t>
      </w:r>
      <w:r w:rsidRPr="00E60ED9">
        <w:t>production</w:t>
      </w:r>
      <w:r w:rsidRPr="00E60ED9">
        <w:rPr>
          <w:spacing w:val="-13"/>
        </w:rPr>
        <w:t xml:space="preserve"> </w:t>
      </w:r>
      <w:r w:rsidRPr="00E60ED9">
        <w:t>as</w:t>
      </w:r>
      <w:r w:rsidRPr="00E60ED9">
        <w:rPr>
          <w:spacing w:val="-13"/>
        </w:rPr>
        <w:t xml:space="preserve"> </w:t>
      </w:r>
      <w:r w:rsidRPr="00E60ED9">
        <w:t>it</w:t>
      </w:r>
      <w:r w:rsidRPr="00E60ED9">
        <w:rPr>
          <w:spacing w:val="-13"/>
        </w:rPr>
        <w:t xml:space="preserve"> </w:t>
      </w:r>
      <w:r w:rsidRPr="00E60ED9">
        <w:t>has</w:t>
      </w:r>
      <w:r w:rsidRPr="00E60ED9">
        <w:rPr>
          <w:spacing w:val="-13"/>
        </w:rPr>
        <w:t xml:space="preserve"> </w:t>
      </w:r>
      <w:r w:rsidRPr="00E60ED9">
        <w:t>been</w:t>
      </w:r>
      <w:r w:rsidRPr="00E60ED9">
        <w:rPr>
          <w:spacing w:val="-13"/>
        </w:rPr>
        <w:t xml:space="preserve"> </w:t>
      </w:r>
      <w:r w:rsidRPr="00E60ED9">
        <w:t>mainly</w:t>
      </w:r>
      <w:r w:rsidRPr="00E60ED9">
        <w:rPr>
          <w:spacing w:val="-13"/>
        </w:rPr>
        <w:t xml:space="preserve"> </w:t>
      </w:r>
      <w:r w:rsidRPr="00E60ED9">
        <w:t>transported</w:t>
      </w:r>
      <w:r w:rsidRPr="00E60ED9">
        <w:rPr>
          <w:spacing w:val="-13"/>
        </w:rPr>
        <w:t xml:space="preserve"> </w:t>
      </w:r>
      <w:r w:rsidR="00FE5F2A">
        <w:t>via</w:t>
      </w:r>
      <w:r w:rsidR="00FE5F2A" w:rsidRPr="00E60ED9">
        <w:rPr>
          <w:spacing w:val="-13"/>
        </w:rPr>
        <w:t xml:space="preserve"> </w:t>
      </w:r>
      <w:r w:rsidRPr="00E60ED9">
        <w:t>gas</w:t>
      </w:r>
      <w:r w:rsidRPr="00E60ED9">
        <w:rPr>
          <w:spacing w:val="-13"/>
        </w:rPr>
        <w:t xml:space="preserve"> </w:t>
      </w:r>
      <w:r w:rsidRPr="00E60ED9">
        <w:t>pipelines,</w:t>
      </w:r>
      <w:r w:rsidRPr="00E60ED9">
        <w:rPr>
          <w:spacing w:val="-12"/>
        </w:rPr>
        <w:t xml:space="preserve"> </w:t>
      </w:r>
      <w:r w:rsidRPr="00E60ED9">
        <w:t>limit</w:t>
      </w:r>
      <w:r w:rsidR="00FE5F2A">
        <w:t>ing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transport</w:t>
      </w:r>
      <w:r w:rsidRPr="00E60ED9">
        <w:rPr>
          <w:spacing w:val="-13"/>
        </w:rPr>
        <w:t xml:space="preserve"> </w:t>
      </w:r>
      <w:r w:rsidRPr="00E60ED9">
        <w:t>distance</w:t>
      </w:r>
      <w:r w:rsidRPr="00E60ED9">
        <w:rPr>
          <w:spacing w:val="-13"/>
        </w:rPr>
        <w:t xml:space="preserve"> </w:t>
      </w:r>
      <w:r w:rsidRPr="00E60ED9">
        <w:t xml:space="preserve">to </w:t>
      </w:r>
      <w:r w:rsidRPr="00E60ED9">
        <w:rPr>
          <w:spacing w:val="-4"/>
        </w:rPr>
        <w:t>a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few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thousand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kilometers.</w:t>
      </w:r>
      <w:r w:rsidRPr="00E60ED9">
        <w:rPr>
          <w:spacing w:val="24"/>
        </w:rPr>
        <w:t xml:space="preserve"> </w:t>
      </w:r>
      <w:r w:rsidRPr="00E60ED9">
        <w:rPr>
          <w:spacing w:val="-4"/>
        </w:rPr>
        <w:t>As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liquefied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natural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gas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(LNG)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became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technically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economically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 xml:space="preserve">available </w:t>
      </w:r>
      <w:r w:rsidRPr="00E60ED9">
        <w:t xml:space="preserve">at scale in the last decades, the number of countries </w:t>
      </w:r>
      <w:r w:rsidR="00FE5F2A">
        <w:t>that have</w:t>
      </w:r>
      <w:r w:rsidR="00FE5F2A" w:rsidRPr="00E60ED9">
        <w:t xml:space="preserve"> </w:t>
      </w:r>
      <w:r w:rsidRPr="00E60ED9">
        <w:t>access to natural gas through LNG imports via cargo transport has rapidly</w:t>
      </w:r>
      <w:r w:rsidR="00FE5F2A">
        <w:t xml:space="preserve"> </w:t>
      </w:r>
      <w:r w:rsidR="00FE5F2A" w:rsidRPr="00E60ED9">
        <w:t>increased</w:t>
      </w:r>
      <w:r w:rsidRPr="00E60ED9">
        <w:t>.</w:t>
      </w:r>
      <w:r w:rsidRPr="00E60ED9">
        <w:rPr>
          <w:spacing w:val="40"/>
        </w:rPr>
        <w:t xml:space="preserve"> </w:t>
      </w:r>
      <w:r w:rsidRPr="00E60ED9">
        <w:t xml:space="preserve">In those countries that traditionally had a high share of oil </w:t>
      </w:r>
      <w:r w:rsidRPr="00E60ED9">
        <w:rPr>
          <w:spacing w:val="-2"/>
        </w:rPr>
        <w:t>and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coal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their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primary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consumption,</w:t>
      </w:r>
      <w:r w:rsidRPr="00E60ED9">
        <w:rPr>
          <w:spacing w:val="11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has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become</w:t>
      </w:r>
      <w:r w:rsidR="00FE5F2A">
        <w:rPr>
          <w:spacing w:val="-2"/>
        </w:rPr>
        <w:t>,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alongside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renewable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sources</w:t>
      </w:r>
      <w:ins w:id="7" w:author="Author" w:date="2024-02-01T10:43:00Z">
        <w:r w:rsidR="00FE5F2A">
          <w:rPr>
            <w:spacing w:val="-2"/>
          </w:rPr>
          <w:t>,</w:t>
        </w:r>
      </w:ins>
      <w:r w:rsidR="00FE5F2A">
        <w:t xml:space="preserve"> </w:t>
      </w:r>
      <w:r w:rsidRPr="00E60ED9">
        <w:t>the fuel of choice to reduce carbon emissions.</w:t>
      </w:r>
      <w:r w:rsidRPr="00E60ED9">
        <w:rPr>
          <w:spacing w:val="33"/>
        </w:rPr>
        <w:t xml:space="preserve"> </w:t>
      </w:r>
      <w:r w:rsidRPr="00E60ED9">
        <w:t xml:space="preserve">One example is China </w:t>
      </w:r>
      <w:hyperlink w:anchor="_bookmark43" w:history="1">
        <w:r w:rsidRPr="00E60ED9">
          <w:t>[3],</w:t>
        </w:r>
      </w:hyperlink>
      <w:r w:rsidRPr="00E60ED9">
        <w:t xml:space="preserve"> but other countries</w:t>
      </w:r>
      <w:del w:id="8" w:author="Author" w:date="2024-02-01T10:43:00Z">
        <w:r w:rsidR="00581875">
          <w:delText>,</w:delText>
        </w:r>
      </w:del>
      <w:r w:rsidRPr="00E60ED9">
        <w:t xml:space="preserve"> such as India</w:t>
      </w:r>
      <w:r w:rsidRPr="00E60ED9">
        <w:rPr>
          <w:spacing w:val="-3"/>
        </w:rPr>
        <w:t xml:space="preserve"> </w:t>
      </w:r>
      <w:r w:rsidRPr="00E60ED9">
        <w:t>[</w:t>
      </w:r>
      <w:hyperlink w:anchor="_bookmark44" w:history="1">
        <w:r w:rsidRPr="00E60ED9">
          <w:t>4],</w:t>
        </w:r>
      </w:hyperlink>
      <w:r w:rsidRPr="00E60ED9">
        <w:rPr>
          <w:spacing w:val="-2"/>
        </w:rPr>
        <w:t xml:space="preserve"> </w:t>
      </w:r>
      <w:r w:rsidRPr="00E60ED9">
        <w:t>Nigeria</w:t>
      </w:r>
      <w:r w:rsidRPr="00E60ED9">
        <w:rPr>
          <w:spacing w:val="-4"/>
        </w:rPr>
        <w:t xml:space="preserve"> </w:t>
      </w:r>
      <w:hyperlink w:anchor="_bookmark45" w:history="1">
        <w:r w:rsidRPr="00E60ED9">
          <w:t>[5],</w:t>
        </w:r>
      </w:hyperlink>
      <w:r w:rsidRPr="00E60ED9">
        <w:rPr>
          <w:spacing w:val="-2"/>
        </w:rPr>
        <w:t xml:space="preserve"> </w:t>
      </w:r>
      <w:r w:rsidRPr="00E60ED9">
        <w:t>and</w:t>
      </w:r>
      <w:r w:rsidRPr="00E60ED9">
        <w:rPr>
          <w:spacing w:val="-3"/>
        </w:rPr>
        <w:t xml:space="preserve"> </w:t>
      </w:r>
      <w:r w:rsidRPr="00E60ED9">
        <w:t>Ghana</w:t>
      </w:r>
      <w:r w:rsidRPr="00E60ED9">
        <w:rPr>
          <w:spacing w:val="-4"/>
        </w:rPr>
        <w:t xml:space="preserve"> </w:t>
      </w:r>
      <w:hyperlink w:anchor="_bookmark46" w:history="1">
        <w:r w:rsidRPr="00E60ED9">
          <w:t>[6]</w:t>
        </w:r>
        <w:r w:rsidR="00FE5F2A" w:rsidRPr="00E60ED9" w:rsidDel="00FE5F2A">
          <w:t xml:space="preserve"> </w:t>
        </w:r>
      </w:hyperlink>
      <w:r w:rsidRPr="00E60ED9">
        <w:t>could</w:t>
      </w:r>
      <w:r w:rsidRPr="00E60ED9">
        <w:rPr>
          <w:spacing w:val="-3"/>
        </w:rPr>
        <w:t xml:space="preserve"> </w:t>
      </w:r>
      <w:r w:rsidRPr="00E60ED9">
        <w:t>also</w:t>
      </w:r>
      <w:r w:rsidRPr="00E60ED9">
        <w:rPr>
          <w:spacing w:val="-3"/>
        </w:rPr>
        <w:t xml:space="preserve"> </w:t>
      </w:r>
      <w:r w:rsidRPr="00E60ED9">
        <w:t>be</w:t>
      </w:r>
      <w:r w:rsidRPr="00E60ED9">
        <w:rPr>
          <w:spacing w:val="-3"/>
        </w:rPr>
        <w:t xml:space="preserve"> </w:t>
      </w:r>
      <w:r w:rsidRPr="00E60ED9">
        <w:t>mentioned.</w:t>
      </w:r>
      <w:r w:rsidRPr="00E60ED9">
        <w:rPr>
          <w:spacing w:val="24"/>
        </w:rPr>
        <w:t xml:space="preserve"> </w:t>
      </w:r>
      <w:r w:rsidRPr="00E60ED9">
        <w:t>Traditionally,</w:t>
      </w:r>
      <w:r w:rsidRPr="00E60ED9">
        <w:rPr>
          <w:spacing w:val="-2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t>Asian</w:t>
      </w:r>
      <w:r w:rsidRPr="00E60ED9">
        <w:rPr>
          <w:spacing w:val="-3"/>
        </w:rPr>
        <w:t xml:space="preserve"> </w:t>
      </w:r>
      <w:r w:rsidRPr="00E60ED9">
        <w:t>energy</w:t>
      </w:r>
      <w:r w:rsidRPr="00E60ED9">
        <w:rPr>
          <w:spacing w:val="-3"/>
        </w:rPr>
        <w:t xml:space="preserve"> </w:t>
      </w:r>
      <w:r w:rsidRPr="00E60ED9">
        <w:t>market, particularly</w:t>
      </w:r>
      <w:r w:rsidRPr="00E60ED9">
        <w:rPr>
          <w:spacing w:val="-12"/>
        </w:rPr>
        <w:t xml:space="preserve"> </w:t>
      </w:r>
      <w:r w:rsidRPr="00E60ED9">
        <w:t>the</w:t>
      </w:r>
      <w:r w:rsidRPr="00E60ED9">
        <w:rPr>
          <w:spacing w:val="-12"/>
        </w:rPr>
        <w:t xml:space="preserve"> </w:t>
      </w:r>
      <w:r w:rsidRPr="00E60ED9">
        <w:t>Japanese</w:t>
      </w:r>
      <w:r w:rsidR="00FE5F2A" w:rsidRPr="003741D5">
        <w:t xml:space="preserve"> </w:t>
      </w:r>
      <w:r w:rsidR="00FE5F2A">
        <w:t>market</w:t>
      </w:r>
      <w:r w:rsidRPr="00E60ED9">
        <w:t>,</w:t>
      </w:r>
      <w:r w:rsidRPr="00E60ED9">
        <w:rPr>
          <w:spacing w:val="-12"/>
        </w:rPr>
        <w:t xml:space="preserve"> </w:t>
      </w:r>
      <w:r w:rsidRPr="00E60ED9">
        <w:t>firmly</w:t>
      </w:r>
      <w:r w:rsidRPr="00E60ED9">
        <w:rPr>
          <w:spacing w:val="-12"/>
        </w:rPr>
        <w:t xml:space="preserve"> </w:t>
      </w:r>
      <w:r w:rsidRPr="00E60ED9">
        <w:t>focused</w:t>
      </w:r>
      <w:r w:rsidRPr="00E60ED9">
        <w:rPr>
          <w:spacing w:val="-12"/>
        </w:rPr>
        <w:t xml:space="preserve"> </w:t>
      </w:r>
      <w:r w:rsidRPr="00E60ED9">
        <w:t>on</w:t>
      </w:r>
      <w:r w:rsidRPr="00E60ED9">
        <w:rPr>
          <w:spacing w:val="-12"/>
        </w:rPr>
        <w:t xml:space="preserve"> </w:t>
      </w:r>
      <w:r w:rsidRPr="00E60ED9">
        <w:t>LNG.</w:t>
      </w:r>
      <w:r w:rsidRPr="00E60ED9">
        <w:rPr>
          <w:spacing w:val="-12"/>
        </w:rPr>
        <w:t xml:space="preserve"> </w:t>
      </w:r>
      <w:r w:rsidRPr="00E60ED9">
        <w:t>Other</w:t>
      </w:r>
      <w:r w:rsidRPr="00E60ED9">
        <w:rPr>
          <w:spacing w:val="-12"/>
        </w:rPr>
        <w:t xml:space="preserve"> </w:t>
      </w:r>
      <w:r w:rsidRPr="00E60ED9">
        <w:t>countries</w:t>
      </w:r>
      <w:r w:rsidRPr="00E60ED9">
        <w:rPr>
          <w:spacing w:val="-12"/>
        </w:rPr>
        <w:t xml:space="preserve"> </w:t>
      </w:r>
      <w:r w:rsidRPr="00E60ED9">
        <w:t>in</w:t>
      </w:r>
      <w:r w:rsidRPr="00E60ED9">
        <w:rPr>
          <w:spacing w:val="-12"/>
        </w:rPr>
        <w:t xml:space="preserve"> </w:t>
      </w:r>
      <w:r w:rsidRPr="00E60ED9">
        <w:t>the</w:t>
      </w:r>
      <w:r w:rsidRPr="00E60ED9">
        <w:rPr>
          <w:spacing w:val="-12"/>
        </w:rPr>
        <w:t xml:space="preserve"> </w:t>
      </w:r>
      <w:r w:rsidRPr="00E60ED9">
        <w:t>Asian</w:t>
      </w:r>
      <w:r w:rsidRPr="00E60ED9">
        <w:rPr>
          <w:spacing w:val="-12"/>
        </w:rPr>
        <w:t xml:space="preserve"> </w:t>
      </w:r>
      <w:r w:rsidRPr="00E60ED9">
        <w:t>Pacific,</w:t>
      </w:r>
      <w:r w:rsidRPr="00E60ED9">
        <w:rPr>
          <w:spacing w:val="-12"/>
        </w:rPr>
        <w:t xml:space="preserve"> </w:t>
      </w:r>
      <w:r w:rsidRPr="00E60ED9">
        <w:t>for</w:t>
      </w:r>
      <w:r w:rsidRPr="00E60ED9">
        <w:rPr>
          <w:spacing w:val="-12"/>
        </w:rPr>
        <w:t xml:space="preserve"> </w:t>
      </w:r>
      <w:r w:rsidRPr="00E60ED9">
        <w:t>example, South</w:t>
      </w:r>
      <w:r w:rsidRPr="00E60ED9">
        <w:rPr>
          <w:spacing w:val="-8"/>
        </w:rPr>
        <w:t xml:space="preserve"> </w:t>
      </w:r>
      <w:r w:rsidRPr="00E60ED9">
        <w:t>Korea</w:t>
      </w:r>
      <w:r w:rsidRPr="00E60ED9">
        <w:rPr>
          <w:spacing w:val="-8"/>
        </w:rPr>
        <w:t xml:space="preserve"> </w:t>
      </w:r>
      <w:r w:rsidRPr="00E60ED9">
        <w:t>and</w:t>
      </w:r>
      <w:r w:rsidR="000F128D">
        <w:t>,</w:t>
      </w:r>
      <w:r w:rsidRPr="00E60ED9">
        <w:rPr>
          <w:spacing w:val="-8"/>
        </w:rPr>
        <w:t xml:space="preserve"> </w:t>
      </w:r>
      <w:r w:rsidRPr="00E60ED9">
        <w:t>as</w:t>
      </w:r>
      <w:r w:rsidRPr="00E60ED9">
        <w:rPr>
          <w:spacing w:val="-8"/>
        </w:rPr>
        <w:t xml:space="preserve"> </w:t>
      </w:r>
      <w:r w:rsidR="00FE5F2A">
        <w:rPr>
          <w:spacing w:val="-8"/>
        </w:rPr>
        <w:t>afore</w:t>
      </w:r>
      <w:r w:rsidRPr="00E60ED9">
        <w:t>mentioned</w:t>
      </w:r>
      <w:r w:rsidR="000F128D">
        <w:t>,</w:t>
      </w:r>
      <w:r w:rsidRPr="00E60ED9">
        <w:rPr>
          <w:spacing w:val="-8"/>
        </w:rPr>
        <w:t xml:space="preserve"> </w:t>
      </w:r>
      <w:r w:rsidRPr="00E60ED9">
        <w:t>China,</w:t>
      </w:r>
      <w:r w:rsidRPr="00E60ED9">
        <w:rPr>
          <w:spacing w:val="-7"/>
        </w:rPr>
        <w:t xml:space="preserve"> </w:t>
      </w:r>
      <w:r w:rsidRPr="00E60ED9">
        <w:t>have</w:t>
      </w:r>
      <w:r w:rsidRPr="00E60ED9">
        <w:rPr>
          <w:spacing w:val="-8"/>
        </w:rPr>
        <w:t xml:space="preserve"> </w:t>
      </w:r>
      <w:r w:rsidRPr="00E60ED9">
        <w:t>shifted</w:t>
      </w:r>
      <w:r w:rsidRPr="00E60ED9">
        <w:rPr>
          <w:spacing w:val="-8"/>
        </w:rPr>
        <w:t xml:space="preserve"> </w:t>
      </w:r>
      <w:r w:rsidRPr="00E60ED9">
        <w:t>to</w:t>
      </w:r>
      <w:r w:rsidRPr="00E60ED9">
        <w:rPr>
          <w:spacing w:val="-8"/>
        </w:rPr>
        <w:t xml:space="preserve"> </w:t>
      </w:r>
      <w:r w:rsidRPr="00E60ED9">
        <w:t>LNG</w:t>
      </w:r>
      <w:r w:rsidRPr="00E60ED9">
        <w:rPr>
          <w:spacing w:val="-8"/>
        </w:rPr>
        <w:t xml:space="preserve"> </w:t>
      </w:r>
      <w:r w:rsidRPr="00E60ED9">
        <w:t>and</w:t>
      </w:r>
      <w:r w:rsidRPr="00E60ED9">
        <w:rPr>
          <w:spacing w:val="-8"/>
        </w:rPr>
        <w:t xml:space="preserve"> </w:t>
      </w:r>
      <w:r w:rsidR="000F128D">
        <w:rPr>
          <w:spacing w:val="-8"/>
        </w:rPr>
        <w:t xml:space="preserve">exhibited </w:t>
      </w:r>
      <w:r w:rsidRPr="00E60ED9">
        <w:t>increased</w:t>
      </w:r>
      <w:r w:rsidRPr="00E60ED9">
        <w:rPr>
          <w:spacing w:val="-8"/>
        </w:rPr>
        <w:t xml:space="preserve"> </w:t>
      </w:r>
      <w:r w:rsidRPr="00E60ED9">
        <w:t>demand</w:t>
      </w:r>
      <w:r w:rsidRPr="00E60ED9">
        <w:rPr>
          <w:spacing w:val="-8"/>
        </w:rPr>
        <w:t xml:space="preserve"> </w:t>
      </w:r>
      <w:r w:rsidRPr="00E60ED9">
        <w:t>in the</w:t>
      </w:r>
      <w:r w:rsidRPr="00E60ED9">
        <w:rPr>
          <w:spacing w:val="-7"/>
        </w:rPr>
        <w:t xml:space="preserve"> </w:t>
      </w:r>
      <w:r w:rsidRPr="00E60ED9">
        <w:t>past</w:t>
      </w:r>
      <w:r w:rsidRPr="00E60ED9">
        <w:rPr>
          <w:spacing w:val="-7"/>
        </w:rPr>
        <w:t xml:space="preserve"> </w:t>
      </w:r>
      <w:r w:rsidRPr="00E60ED9">
        <w:t>decades</w:t>
      </w:r>
      <w:r w:rsidRPr="00E60ED9">
        <w:rPr>
          <w:spacing w:val="-7"/>
        </w:rPr>
        <w:t xml:space="preserve"> </w:t>
      </w:r>
      <w:hyperlink w:anchor="_bookmark47" w:history="1">
        <w:r w:rsidRPr="00E60ED9">
          <w:t>[7].</w:t>
        </w:r>
      </w:hyperlink>
      <w:r w:rsidRPr="00E60ED9">
        <w:rPr>
          <w:spacing w:val="16"/>
        </w:rPr>
        <w:t xml:space="preserve"> </w:t>
      </w:r>
      <w:r w:rsidRPr="00E60ED9">
        <w:t>Notably,</w:t>
      </w:r>
      <w:r w:rsidRPr="00E60ED9">
        <w:rPr>
          <w:spacing w:val="-5"/>
        </w:rPr>
        <w:t xml:space="preserve"> </w:t>
      </w:r>
      <w:r w:rsidRPr="00E60ED9">
        <w:t>China</w:t>
      </w:r>
      <w:r w:rsidRPr="00E60ED9">
        <w:rPr>
          <w:spacing w:val="-7"/>
        </w:rPr>
        <w:t xml:space="preserve"> </w:t>
      </w:r>
      <w:r w:rsidRPr="00E60ED9">
        <w:t>has</w:t>
      </w:r>
      <w:r w:rsidRPr="00E60ED9">
        <w:rPr>
          <w:spacing w:val="-7"/>
        </w:rPr>
        <w:t xml:space="preserve"> </w:t>
      </w:r>
      <w:r w:rsidRPr="00E60ED9">
        <w:t>become</w:t>
      </w:r>
      <w:r w:rsidRPr="00E60ED9">
        <w:rPr>
          <w:spacing w:val="-7"/>
        </w:rPr>
        <w:t xml:space="preserve"> </w:t>
      </w:r>
      <w:r w:rsidRPr="00E60ED9">
        <w:t>the</w:t>
      </w:r>
      <w:r w:rsidRPr="00E60ED9">
        <w:rPr>
          <w:spacing w:val="-7"/>
        </w:rPr>
        <w:t xml:space="preserve"> </w:t>
      </w:r>
      <w:r w:rsidRPr="00E60ED9">
        <w:t>largest</w:t>
      </w:r>
      <w:r w:rsidRPr="00E60ED9">
        <w:rPr>
          <w:spacing w:val="-7"/>
        </w:rPr>
        <w:t xml:space="preserve"> </w:t>
      </w:r>
      <w:r w:rsidRPr="00E60ED9">
        <w:t>LNG</w:t>
      </w:r>
      <w:r w:rsidRPr="00E60ED9">
        <w:rPr>
          <w:spacing w:val="-7"/>
        </w:rPr>
        <w:t xml:space="preserve"> </w:t>
      </w:r>
      <w:r w:rsidRPr="00E60ED9">
        <w:t>importer</w:t>
      </w:r>
      <w:r w:rsidRPr="00E60ED9">
        <w:rPr>
          <w:spacing w:val="-7"/>
        </w:rPr>
        <w:t xml:space="preserve"> </w:t>
      </w:r>
      <w:r w:rsidRPr="00E60ED9">
        <w:t>worldwide,</w:t>
      </w:r>
      <w:r w:rsidRPr="00E60ED9">
        <w:rPr>
          <w:spacing w:val="-5"/>
        </w:rPr>
        <w:t xml:space="preserve"> </w:t>
      </w:r>
      <w:r w:rsidRPr="00E60ED9">
        <w:t>with</w:t>
      </w:r>
      <w:r w:rsidRPr="00E60ED9">
        <w:rPr>
          <w:spacing w:val="-7"/>
        </w:rPr>
        <w:t xml:space="preserve"> </w:t>
      </w:r>
      <w:r w:rsidRPr="00E60ED9">
        <w:t>more</w:t>
      </w:r>
      <w:r w:rsidRPr="00E60ED9">
        <w:rPr>
          <w:spacing w:val="-7"/>
        </w:rPr>
        <w:t xml:space="preserve"> </w:t>
      </w:r>
      <w:r w:rsidRPr="00E60ED9">
        <w:t>than half</w:t>
      </w:r>
      <w:r w:rsidRPr="00E60ED9">
        <w:rPr>
          <w:spacing w:val="-11"/>
        </w:rPr>
        <w:t xml:space="preserve"> </w:t>
      </w:r>
      <w:r w:rsidRPr="00E60ED9">
        <w:t>of</w:t>
      </w:r>
      <w:r w:rsidRPr="00E60ED9">
        <w:rPr>
          <w:spacing w:val="-11"/>
        </w:rPr>
        <w:t xml:space="preserve"> </w:t>
      </w:r>
      <w:r w:rsidRPr="00E60ED9">
        <w:t>its</w:t>
      </w:r>
      <w:r w:rsidRPr="00E60ED9">
        <w:rPr>
          <w:spacing w:val="-11"/>
        </w:rPr>
        <w:t xml:space="preserve"> </w:t>
      </w:r>
      <w:r w:rsidRPr="00E60ED9">
        <w:t>total</w:t>
      </w:r>
      <w:r w:rsidRPr="00E60ED9">
        <w:rPr>
          <w:spacing w:val="-11"/>
        </w:rPr>
        <w:t xml:space="preserve"> </w:t>
      </w:r>
      <w:r w:rsidRPr="00E60ED9">
        <w:t>natural</w:t>
      </w:r>
      <w:r w:rsidRPr="00E60ED9">
        <w:rPr>
          <w:spacing w:val="-11"/>
        </w:rPr>
        <w:t xml:space="preserve"> </w:t>
      </w:r>
      <w:r w:rsidRPr="00E60ED9">
        <w:t>gas</w:t>
      </w:r>
      <w:r w:rsidRPr="00E60ED9">
        <w:rPr>
          <w:spacing w:val="-11"/>
        </w:rPr>
        <w:t xml:space="preserve"> </w:t>
      </w:r>
      <w:r w:rsidRPr="00E60ED9">
        <w:t>imports</w:t>
      </w:r>
      <w:r w:rsidRPr="00E60ED9">
        <w:rPr>
          <w:spacing w:val="-11"/>
        </w:rPr>
        <w:t xml:space="preserve"> </w:t>
      </w:r>
      <w:r w:rsidRPr="00E60ED9">
        <w:t>via</w:t>
      </w:r>
      <w:r w:rsidRPr="00E60ED9">
        <w:rPr>
          <w:spacing w:val="-11"/>
        </w:rPr>
        <w:t xml:space="preserve"> </w:t>
      </w:r>
      <w:r w:rsidRPr="00E60ED9">
        <w:t>LNG</w:t>
      </w:r>
      <w:r w:rsidRPr="00E60ED9">
        <w:rPr>
          <w:spacing w:val="-11"/>
        </w:rPr>
        <w:t xml:space="preserve"> </w:t>
      </w:r>
      <w:hyperlink w:anchor="_bookmark48" w:history="1">
        <w:r w:rsidRPr="00E60ED9">
          <w:t>[8].</w:t>
        </w:r>
      </w:hyperlink>
      <w:r w:rsidRPr="00E60ED9">
        <w:t xml:space="preserve"> In</w:t>
      </w:r>
      <w:r w:rsidRPr="00E60ED9">
        <w:rPr>
          <w:spacing w:val="-11"/>
        </w:rPr>
        <w:t xml:space="preserve"> </w:t>
      </w:r>
      <w:r w:rsidRPr="00E60ED9">
        <w:t>developing</w:t>
      </w:r>
      <w:r w:rsidRPr="00E60ED9">
        <w:rPr>
          <w:spacing w:val="-11"/>
        </w:rPr>
        <w:t xml:space="preserve"> </w:t>
      </w:r>
      <w:r w:rsidRPr="00E60ED9">
        <w:t>countries,</w:t>
      </w:r>
      <w:r w:rsidRPr="00E60ED9">
        <w:rPr>
          <w:spacing w:val="-11"/>
        </w:rPr>
        <w:t xml:space="preserve"> </w:t>
      </w:r>
      <w:r w:rsidRPr="00E60ED9">
        <w:t>increasing</w:t>
      </w:r>
      <w:r w:rsidRPr="00E60ED9">
        <w:rPr>
          <w:spacing w:val="-11"/>
        </w:rPr>
        <w:t xml:space="preserve"> </w:t>
      </w:r>
      <w:r w:rsidRPr="00E60ED9">
        <w:t>demand</w:t>
      </w:r>
      <w:r w:rsidRPr="00E60ED9">
        <w:rPr>
          <w:spacing w:val="-11"/>
        </w:rPr>
        <w:t xml:space="preserve"> </w:t>
      </w:r>
      <w:r w:rsidRPr="00E60ED9">
        <w:t>for</w:t>
      </w:r>
      <w:r w:rsidRPr="00E60ED9">
        <w:rPr>
          <w:spacing w:val="-11"/>
        </w:rPr>
        <w:t xml:space="preserve"> </w:t>
      </w:r>
      <w:r w:rsidRPr="00E60ED9">
        <w:t xml:space="preserve">natural gas not only replaces coal and oil but is expected to enable energy accessibility </w:t>
      </w:r>
      <w:hyperlink w:anchor="_bookmark49" w:history="1">
        <w:r w:rsidRPr="00E60ED9">
          <w:t>[9].</w:t>
        </w:r>
      </w:hyperlink>
    </w:p>
    <w:p w14:paraId="331474F3" w14:textId="77777777" w:rsidR="007F257B" w:rsidRPr="00E60ED9" w:rsidRDefault="00BD67F0">
      <w:pPr>
        <w:pStyle w:val="Textkrper"/>
        <w:spacing w:before="173" w:line="237" w:lineRule="auto"/>
        <w:ind w:left="112" w:right="606" w:firstLine="338"/>
        <w:jc w:val="both"/>
      </w:pPr>
      <w:r>
        <w:rPr>
          <w:spacing w:val="-4"/>
        </w:rPr>
        <w:t>Contrary</w:t>
      </w:r>
      <w:r w:rsidR="00FF3C28" w:rsidRPr="00E60ED9">
        <w:rPr>
          <w:spacing w:val="-4"/>
        </w:rPr>
        <w:t xml:space="preserve"> to developing countries, the situation and expectations </w:t>
      </w:r>
      <w:r w:rsidR="0058572D" w:rsidRPr="0058572D">
        <w:rPr>
          <w:spacing w:val="-4"/>
        </w:rPr>
        <w:t>regarding LNG demand for Europe</w:t>
      </w:r>
      <w:r w:rsidR="00FF3C28" w:rsidRPr="00E60ED9">
        <w:rPr>
          <w:spacing w:val="-4"/>
        </w:rPr>
        <w:t xml:space="preserve"> </w:t>
      </w:r>
      <w:r w:rsidR="00FF3C28" w:rsidRPr="00E60ED9">
        <w:rPr>
          <w:spacing w:val="-2"/>
        </w:rPr>
        <w:t>are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different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and</w:t>
      </w:r>
      <w:r w:rsidR="00FF3C28" w:rsidRPr="00E60ED9">
        <w:rPr>
          <w:spacing w:val="-12"/>
        </w:rPr>
        <w:t xml:space="preserve"> </w:t>
      </w:r>
      <w:r>
        <w:rPr>
          <w:spacing w:val="-12"/>
        </w:rPr>
        <w:t>mainly</w:t>
      </w:r>
      <w:r w:rsidRPr="003741D5">
        <w:rPr>
          <w:spacing w:val="-12"/>
        </w:rPr>
        <w:t xml:space="preserve"> </w:t>
      </w:r>
      <w:r w:rsidR="00FF3C28" w:rsidRPr="00E60ED9">
        <w:rPr>
          <w:spacing w:val="-2"/>
        </w:rPr>
        <w:t>a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question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of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energy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security.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The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European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natural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gas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import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landscape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 xml:space="preserve">was </w:t>
      </w:r>
      <w:r w:rsidR="00FF3C28" w:rsidRPr="00E60ED9">
        <w:rPr>
          <w:spacing w:val="-4"/>
        </w:rPr>
        <w:t>historically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shaped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around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supplies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via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pipelines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with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some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LNG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tankers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providing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imports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mainly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>to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4"/>
        </w:rPr>
        <w:t xml:space="preserve">the </w:t>
      </w:r>
      <w:r w:rsidR="00FF3C28" w:rsidRPr="00E60ED9">
        <w:rPr>
          <w:spacing w:val="-2"/>
        </w:rPr>
        <w:t>Iberian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2"/>
        </w:rPr>
        <w:t>Peninsula.</w:t>
      </w:r>
      <w:r w:rsidR="00FF3C28" w:rsidRPr="00E60ED9">
        <w:rPr>
          <w:spacing w:val="16"/>
        </w:rPr>
        <w:t xml:space="preserve"> </w:t>
      </w:r>
      <w:r w:rsidR="00FF3C28" w:rsidRPr="00E60ED9">
        <w:rPr>
          <w:spacing w:val="-2"/>
        </w:rPr>
        <w:t>About</w:t>
      </w:r>
      <w:r w:rsidR="00FF3C28" w:rsidRPr="00E60ED9">
        <w:rPr>
          <w:spacing w:val="-5"/>
        </w:rPr>
        <w:t xml:space="preserve"> </w:t>
      </w:r>
      <w:r w:rsidR="00FF3C28" w:rsidRPr="00E60ED9">
        <w:rPr>
          <w:spacing w:val="-2"/>
        </w:rPr>
        <w:t>one-third</w:t>
      </w:r>
      <w:r w:rsidR="00FF3C28" w:rsidRPr="00E60ED9">
        <w:rPr>
          <w:spacing w:val="-5"/>
        </w:rPr>
        <w:t xml:space="preserve"> </w:t>
      </w:r>
      <w:r w:rsidR="00FF3C28" w:rsidRPr="00E60ED9">
        <w:rPr>
          <w:spacing w:val="-2"/>
        </w:rPr>
        <w:t>of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2"/>
        </w:rPr>
        <w:t>Europe’s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2"/>
        </w:rPr>
        <w:t>total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2"/>
        </w:rPr>
        <w:t>natural</w:t>
      </w:r>
      <w:r w:rsidR="00FF3C28" w:rsidRPr="00E60ED9">
        <w:rPr>
          <w:spacing w:val="-5"/>
        </w:rPr>
        <w:t xml:space="preserve"> </w:t>
      </w:r>
      <w:r w:rsidR="00FF3C28" w:rsidRPr="00E60ED9">
        <w:rPr>
          <w:spacing w:val="-2"/>
        </w:rPr>
        <w:t>gas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2"/>
        </w:rPr>
        <w:t>imports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2"/>
        </w:rPr>
        <w:t>were</w:t>
      </w:r>
      <w:r w:rsidR="00FF3C28" w:rsidRPr="00E60ED9">
        <w:rPr>
          <w:spacing w:val="-5"/>
        </w:rPr>
        <w:t xml:space="preserve"> </w:t>
      </w:r>
      <w:r w:rsidR="00FF3C28" w:rsidRPr="00E60ED9">
        <w:rPr>
          <w:spacing w:val="-2"/>
        </w:rPr>
        <w:t>covered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2"/>
        </w:rPr>
        <w:t>by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2"/>
        </w:rPr>
        <w:t>Russian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2"/>
        </w:rPr>
        <w:t xml:space="preserve">piped </w:t>
      </w:r>
      <w:r w:rsidR="00FF3C28" w:rsidRPr="00E60ED9">
        <w:t>gas.</w:t>
      </w:r>
      <w:r w:rsidR="00FF3C28" w:rsidRPr="00E60ED9">
        <w:rPr>
          <w:spacing w:val="17"/>
        </w:rPr>
        <w:t xml:space="preserve"> </w:t>
      </w:r>
      <w:r w:rsidR="00FF3C28" w:rsidRPr="00E60ED9">
        <w:t>This</w:t>
      </w:r>
      <w:r w:rsidR="00FF3C28" w:rsidRPr="00E60ED9">
        <w:rPr>
          <w:spacing w:val="-3"/>
        </w:rPr>
        <w:t xml:space="preserve"> </w:t>
      </w:r>
      <w:r w:rsidR="00FF3C28" w:rsidRPr="00E60ED9">
        <w:t>varied</w:t>
      </w:r>
      <w:r w:rsidR="00FF3C28" w:rsidRPr="00E60ED9">
        <w:rPr>
          <w:spacing w:val="-3"/>
        </w:rPr>
        <w:t xml:space="preserve"> </w:t>
      </w:r>
      <w:r w:rsidR="00FF3C28" w:rsidRPr="00E60ED9">
        <w:t>across</w:t>
      </w:r>
      <w:r w:rsidR="00FF3C28" w:rsidRPr="00E60ED9">
        <w:rPr>
          <w:spacing w:val="-2"/>
        </w:rPr>
        <w:t xml:space="preserve"> </w:t>
      </w:r>
      <w:r w:rsidR="00FF3C28" w:rsidRPr="00E60ED9">
        <w:t>European</w:t>
      </w:r>
      <w:r w:rsidR="00FF3C28" w:rsidRPr="00E60ED9">
        <w:rPr>
          <w:spacing w:val="-3"/>
        </w:rPr>
        <w:t xml:space="preserve"> </w:t>
      </w:r>
      <w:r w:rsidR="00FF3C28" w:rsidRPr="00E60ED9">
        <w:t>countries</w:t>
      </w:r>
      <w:r w:rsidR="00FF3C28" w:rsidRPr="00E60ED9">
        <w:rPr>
          <w:spacing w:val="-2"/>
        </w:rPr>
        <w:t xml:space="preserve"> </w:t>
      </w:r>
      <w:r w:rsidR="00FF3C28" w:rsidRPr="00E60ED9">
        <w:t>and</w:t>
      </w:r>
      <w:r w:rsidR="00FF3C28" w:rsidRPr="00E60ED9">
        <w:rPr>
          <w:spacing w:val="-3"/>
        </w:rPr>
        <w:t xml:space="preserve"> </w:t>
      </w:r>
      <w:r w:rsidR="00FF3C28" w:rsidRPr="00E60ED9">
        <w:t>could</w:t>
      </w:r>
      <w:r w:rsidR="00FF3C28" w:rsidRPr="00E60ED9">
        <w:rPr>
          <w:spacing w:val="-3"/>
        </w:rPr>
        <w:t xml:space="preserve"> </w:t>
      </w:r>
      <w:r w:rsidR="00FF3C28" w:rsidRPr="00E60ED9">
        <w:t>be</w:t>
      </w:r>
      <w:r w:rsidR="00FF3C28" w:rsidRPr="00E60ED9">
        <w:rPr>
          <w:spacing w:val="-3"/>
        </w:rPr>
        <w:t xml:space="preserve"> </w:t>
      </w:r>
      <w:r w:rsidR="00FF3C28" w:rsidRPr="00E60ED9">
        <w:t>as</w:t>
      </w:r>
      <w:r w:rsidR="00FF3C28" w:rsidRPr="00E60ED9">
        <w:rPr>
          <w:spacing w:val="-2"/>
        </w:rPr>
        <w:t xml:space="preserve"> </w:t>
      </w:r>
      <w:r w:rsidR="00FF3C28" w:rsidRPr="00E60ED9">
        <w:t>high</w:t>
      </w:r>
      <w:r w:rsidR="00FF3C28" w:rsidRPr="00E60ED9">
        <w:rPr>
          <w:spacing w:val="-3"/>
        </w:rPr>
        <w:t xml:space="preserve"> </w:t>
      </w:r>
      <w:r w:rsidR="00FF3C28" w:rsidRPr="00E60ED9">
        <w:t>as</w:t>
      </w:r>
      <w:r w:rsidR="00FF3C28" w:rsidRPr="00E60ED9">
        <w:rPr>
          <w:spacing w:val="-3"/>
        </w:rPr>
        <w:t xml:space="preserve"> </w:t>
      </w:r>
      <w:r w:rsidR="00FF3C28" w:rsidRPr="00E60ED9">
        <w:t>65%</w:t>
      </w:r>
      <w:r w:rsidR="00FF3C28" w:rsidRPr="00E60ED9">
        <w:rPr>
          <w:spacing w:val="-3"/>
        </w:rPr>
        <w:t xml:space="preserve"> </w:t>
      </w:r>
      <w:r w:rsidR="00FF3C28" w:rsidRPr="00E60ED9">
        <w:t>(Germany)</w:t>
      </w:r>
      <w:r w:rsidR="00FF3C28" w:rsidRPr="00E60ED9">
        <w:rPr>
          <w:spacing w:val="-3"/>
        </w:rPr>
        <w:t xml:space="preserve"> </w:t>
      </w:r>
      <w:r w:rsidR="00FF3C28" w:rsidRPr="00E60ED9">
        <w:t>or</w:t>
      </w:r>
      <w:r w:rsidR="00FF3C28" w:rsidRPr="00E60ED9">
        <w:rPr>
          <w:spacing w:val="-3"/>
        </w:rPr>
        <w:t xml:space="preserve"> </w:t>
      </w:r>
      <w:r w:rsidR="00FF3C28" w:rsidRPr="00E60ED9">
        <w:t>100%</w:t>
      </w:r>
      <w:r w:rsidR="00FF3C28" w:rsidRPr="00E60ED9">
        <w:rPr>
          <w:spacing w:val="-3"/>
        </w:rPr>
        <w:t xml:space="preserve"> </w:t>
      </w:r>
      <w:r w:rsidR="00FF3C28" w:rsidRPr="00E60ED9">
        <w:t xml:space="preserve">(Bulgaria) </w:t>
      </w:r>
      <w:hyperlink w:anchor="_bookmark50" w:history="1">
        <w:r w:rsidR="00FF3C28" w:rsidRPr="00E60ED9">
          <w:t>[10,</w:t>
        </w:r>
      </w:hyperlink>
      <w:r w:rsidR="00FF3C28" w:rsidRPr="00E60ED9">
        <w:t xml:space="preserve"> </w:t>
      </w:r>
      <w:hyperlink w:anchor="_bookmark51" w:history="1">
        <w:r w:rsidR="00FF3C28" w:rsidRPr="00E60ED9">
          <w:t>11].</w:t>
        </w:r>
      </w:hyperlink>
      <w:r w:rsidR="00FF3C28" w:rsidRPr="00E60ED9">
        <w:rPr>
          <w:spacing w:val="32"/>
        </w:rPr>
        <w:t xml:space="preserve"> </w:t>
      </w:r>
      <w:r w:rsidR="00FF3C28" w:rsidRPr="00E60ED9">
        <w:t xml:space="preserve">The geographical proximity, generally low price of Russian pipeline imports, and low </w:t>
      </w:r>
      <w:r w:rsidR="00FF3C28" w:rsidRPr="00E60ED9">
        <w:rPr>
          <w:spacing w:val="-2"/>
        </w:rPr>
        <w:t>level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of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active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short-term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gas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trading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in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Europe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were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key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factors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for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making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Europe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unattractive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for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 xml:space="preserve">LNG </w:t>
      </w:r>
      <w:r w:rsidR="00FF3C28" w:rsidRPr="00E60ED9">
        <w:t>imports.</w:t>
      </w:r>
      <w:r w:rsidR="00FF3C28" w:rsidRPr="00E60ED9">
        <w:rPr>
          <w:spacing w:val="38"/>
        </w:rPr>
        <w:t xml:space="preserve"> </w:t>
      </w:r>
      <w:r w:rsidR="00FF3C28" w:rsidRPr="00E60ED9">
        <w:t>However, this situation has</w:t>
      </w:r>
      <w:r>
        <w:t xml:space="preserve"> substantially</w:t>
      </w:r>
      <w:r w:rsidR="00FF3C28" w:rsidRPr="00E60ED9">
        <w:t xml:space="preserve"> changed as a result of the invasion of Ukraine by </w:t>
      </w:r>
      <w:r w:rsidR="00FF3C28" w:rsidRPr="00E60ED9">
        <w:rPr>
          <w:spacing w:val="-2"/>
        </w:rPr>
        <w:t>Russia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in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February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2022.</w:t>
      </w:r>
      <w:r w:rsidR="00FF3C28" w:rsidRPr="00E60ED9">
        <w:rPr>
          <w:spacing w:val="16"/>
        </w:rPr>
        <w:t xml:space="preserve"> </w:t>
      </w:r>
      <w:r w:rsidR="00FF3C28" w:rsidRPr="00E60ED9">
        <w:rPr>
          <w:spacing w:val="-2"/>
        </w:rPr>
        <w:t>In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response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to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Russian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aggression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and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the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resulting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war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in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Ukraine,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Europe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 xml:space="preserve">has </w:t>
      </w:r>
      <w:r w:rsidR="00FF3C28" w:rsidRPr="00E60ED9">
        <w:t>imposed</w:t>
      </w:r>
      <w:r w:rsidR="00FF3C28" w:rsidRPr="00E60ED9">
        <w:rPr>
          <w:spacing w:val="-14"/>
        </w:rPr>
        <w:t xml:space="preserve"> </w:t>
      </w:r>
      <w:r w:rsidR="00FF3C28" w:rsidRPr="00E60ED9">
        <w:t>sanctions</w:t>
      </w:r>
      <w:r w:rsidR="00FF3C28" w:rsidRPr="00E60ED9">
        <w:rPr>
          <w:spacing w:val="-14"/>
        </w:rPr>
        <w:t xml:space="preserve"> </w:t>
      </w:r>
      <w:r w:rsidR="00FF3C28" w:rsidRPr="00E60ED9">
        <w:t>on</w:t>
      </w:r>
      <w:r w:rsidR="00FF3C28" w:rsidRPr="00E60ED9">
        <w:rPr>
          <w:spacing w:val="-14"/>
        </w:rPr>
        <w:t xml:space="preserve"> </w:t>
      </w:r>
      <w:r w:rsidR="00FF3C28" w:rsidRPr="00E60ED9">
        <w:t>Russia</w:t>
      </w:r>
      <w:r w:rsidR="00FF3C28" w:rsidRPr="00E60ED9">
        <w:rPr>
          <w:spacing w:val="-13"/>
        </w:rPr>
        <w:t xml:space="preserve"> </w:t>
      </w:r>
      <w:r w:rsidR="00D00AB5">
        <w:t>that</w:t>
      </w:r>
      <w:r w:rsidR="00D00AB5" w:rsidRPr="00E60ED9">
        <w:rPr>
          <w:spacing w:val="-14"/>
        </w:rPr>
        <w:t xml:space="preserve"> </w:t>
      </w:r>
      <w:r w:rsidR="00FF3C28" w:rsidRPr="00E60ED9">
        <w:t>have</w:t>
      </w:r>
      <w:r w:rsidR="00FF3C28" w:rsidRPr="00E60ED9">
        <w:rPr>
          <w:spacing w:val="-14"/>
        </w:rPr>
        <w:t xml:space="preserve"> </w:t>
      </w:r>
      <w:r w:rsidR="00FF3C28" w:rsidRPr="00E60ED9">
        <w:t>also</w:t>
      </w:r>
      <w:r w:rsidR="00FF3C28" w:rsidRPr="00E60ED9">
        <w:rPr>
          <w:spacing w:val="-14"/>
        </w:rPr>
        <w:t xml:space="preserve"> </w:t>
      </w:r>
      <w:r w:rsidR="00FF3C28" w:rsidRPr="00E60ED9">
        <w:t>led</w:t>
      </w:r>
      <w:r w:rsidR="00FF3C28" w:rsidRPr="00E60ED9">
        <w:rPr>
          <w:spacing w:val="-13"/>
        </w:rPr>
        <w:t xml:space="preserve"> </w:t>
      </w:r>
      <w:r w:rsidR="00FF3C28" w:rsidRPr="00E60ED9">
        <w:t>to</w:t>
      </w:r>
      <w:r w:rsidR="00FF3C28" w:rsidRPr="00E60ED9">
        <w:rPr>
          <w:spacing w:val="-14"/>
        </w:rPr>
        <w:t xml:space="preserve"> </w:t>
      </w:r>
      <w:r w:rsidR="00FF3C28" w:rsidRPr="00E60ED9">
        <w:t>the</w:t>
      </w:r>
      <w:r w:rsidR="00FF3C28" w:rsidRPr="00E60ED9">
        <w:rPr>
          <w:spacing w:val="-14"/>
        </w:rPr>
        <w:t xml:space="preserve"> </w:t>
      </w:r>
      <w:r w:rsidR="00FF3C28" w:rsidRPr="00E60ED9">
        <w:t>collapse</w:t>
      </w:r>
      <w:r w:rsidR="00FF3C28" w:rsidRPr="00E60ED9">
        <w:rPr>
          <w:spacing w:val="-14"/>
        </w:rPr>
        <w:t xml:space="preserve"> </w:t>
      </w:r>
      <w:r w:rsidR="00FF3C28" w:rsidRPr="00E60ED9">
        <w:t>of</w:t>
      </w:r>
      <w:r w:rsidR="00FF3C28" w:rsidRPr="00E60ED9">
        <w:rPr>
          <w:spacing w:val="-13"/>
        </w:rPr>
        <w:t xml:space="preserve"> </w:t>
      </w:r>
      <w:r w:rsidR="00FF3C28" w:rsidRPr="00E60ED9">
        <w:t>Russian</w:t>
      </w:r>
      <w:r w:rsidR="00FF3C28" w:rsidRPr="00E60ED9">
        <w:rPr>
          <w:spacing w:val="-14"/>
        </w:rPr>
        <w:t xml:space="preserve"> </w:t>
      </w:r>
      <w:r w:rsidR="00FF3C28" w:rsidRPr="00E60ED9">
        <w:t>piped</w:t>
      </w:r>
      <w:r w:rsidR="00FF3C28" w:rsidRPr="00E60ED9">
        <w:rPr>
          <w:spacing w:val="-14"/>
        </w:rPr>
        <w:t xml:space="preserve"> </w:t>
      </w:r>
      <w:r w:rsidR="00FF3C28" w:rsidRPr="00E60ED9">
        <w:t>gas</w:t>
      </w:r>
      <w:r w:rsidR="00FF3C28" w:rsidRPr="00E60ED9">
        <w:rPr>
          <w:spacing w:val="-14"/>
        </w:rPr>
        <w:t xml:space="preserve"> </w:t>
      </w:r>
      <w:r w:rsidR="00FF3C28" w:rsidRPr="00E60ED9">
        <w:t>imports</w:t>
      </w:r>
      <w:r w:rsidR="00FF3C28" w:rsidRPr="00E60ED9">
        <w:rPr>
          <w:spacing w:val="-13"/>
        </w:rPr>
        <w:t xml:space="preserve"> </w:t>
      </w:r>
      <w:r w:rsidR="00FF3C28" w:rsidRPr="00E60ED9">
        <w:t>to</w:t>
      </w:r>
      <w:r w:rsidR="00FF3C28" w:rsidRPr="00E60ED9">
        <w:rPr>
          <w:spacing w:val="-14"/>
        </w:rPr>
        <w:t xml:space="preserve"> </w:t>
      </w:r>
      <w:r w:rsidR="00FF3C28" w:rsidRPr="00E60ED9">
        <w:t>Europe and,</w:t>
      </w:r>
      <w:r w:rsidR="00FF3C28" w:rsidRPr="00E60ED9">
        <w:rPr>
          <w:spacing w:val="-3"/>
        </w:rPr>
        <w:t xml:space="preserve"> </w:t>
      </w:r>
      <w:r w:rsidR="00FF3C28" w:rsidRPr="00E60ED9">
        <w:t>consequently,</w:t>
      </w:r>
      <w:r w:rsidR="00FF3C28" w:rsidRPr="00E60ED9">
        <w:rPr>
          <w:spacing w:val="-3"/>
        </w:rPr>
        <w:t xml:space="preserve"> </w:t>
      </w:r>
      <w:r w:rsidR="00FF3C28" w:rsidRPr="00E60ED9">
        <w:t>a</w:t>
      </w:r>
      <w:r w:rsidR="00FF3C28" w:rsidRPr="00E60ED9">
        <w:rPr>
          <w:spacing w:val="-4"/>
        </w:rPr>
        <w:t xml:space="preserve"> </w:t>
      </w:r>
      <w:r w:rsidR="00FF3C28" w:rsidRPr="00E60ED9">
        <w:t>rethinking</w:t>
      </w:r>
      <w:r w:rsidR="00FF3C28" w:rsidRPr="00E60ED9">
        <w:rPr>
          <w:spacing w:val="-4"/>
        </w:rPr>
        <w:t xml:space="preserve"> </w:t>
      </w:r>
      <w:r w:rsidR="00FF3C28" w:rsidRPr="00E60ED9">
        <w:t>of</w:t>
      </w:r>
      <w:r w:rsidR="00FF3C28" w:rsidRPr="00E60ED9">
        <w:rPr>
          <w:spacing w:val="-4"/>
        </w:rPr>
        <w:t xml:space="preserve"> </w:t>
      </w:r>
      <w:r w:rsidR="00FF3C28" w:rsidRPr="00E60ED9">
        <w:t>natural</w:t>
      </w:r>
      <w:r w:rsidR="00FF3C28" w:rsidRPr="00E60ED9">
        <w:rPr>
          <w:spacing w:val="-3"/>
        </w:rPr>
        <w:t xml:space="preserve"> </w:t>
      </w:r>
      <w:r w:rsidR="00FF3C28" w:rsidRPr="00E60ED9">
        <w:t>gas</w:t>
      </w:r>
      <w:r w:rsidR="00FF3C28" w:rsidRPr="00E60ED9">
        <w:rPr>
          <w:spacing w:val="-4"/>
        </w:rPr>
        <w:t xml:space="preserve"> </w:t>
      </w:r>
      <w:r w:rsidR="00FF3C28" w:rsidRPr="00E60ED9">
        <w:t>policies</w:t>
      </w:r>
      <w:r w:rsidR="00FF3C28" w:rsidRPr="00E60ED9">
        <w:rPr>
          <w:spacing w:val="-4"/>
        </w:rPr>
        <w:t xml:space="preserve"> </w:t>
      </w:r>
      <w:r w:rsidR="00FF3C28" w:rsidRPr="00E60ED9">
        <w:t>in</w:t>
      </w:r>
      <w:r w:rsidR="00FF3C28" w:rsidRPr="00E60ED9">
        <w:rPr>
          <w:spacing w:val="-4"/>
        </w:rPr>
        <w:t xml:space="preserve"> </w:t>
      </w:r>
      <w:r w:rsidR="00FF3C28" w:rsidRPr="00E60ED9">
        <w:t>Europe</w:t>
      </w:r>
      <w:r w:rsidR="00FF3C28" w:rsidRPr="00E60ED9">
        <w:rPr>
          <w:spacing w:val="-4"/>
        </w:rPr>
        <w:t xml:space="preserve"> </w:t>
      </w:r>
      <w:r w:rsidR="00FF3C28" w:rsidRPr="00E60ED9">
        <w:t>(see</w:t>
      </w:r>
      <w:r w:rsidR="00D00AB5">
        <w:t>, e.g.,</w:t>
      </w:r>
      <w:r w:rsidR="00FF3C28" w:rsidRPr="00E60ED9">
        <w:rPr>
          <w:spacing w:val="-4"/>
        </w:rPr>
        <w:t xml:space="preserve"> </w:t>
      </w:r>
      <w:proofErr w:type="spellStart"/>
      <w:r w:rsidR="00FF3C28" w:rsidRPr="00E60ED9">
        <w:t>Wiertz</w:t>
      </w:r>
      <w:proofErr w:type="spellEnd"/>
      <w:r w:rsidR="00FF3C28" w:rsidRPr="00E60ED9">
        <w:rPr>
          <w:spacing w:val="-4"/>
        </w:rPr>
        <w:t xml:space="preserve"> </w:t>
      </w:r>
      <w:r w:rsidR="00FF3C28" w:rsidRPr="00E60ED9">
        <w:t>et</w:t>
      </w:r>
      <w:r w:rsidR="00FF3C28" w:rsidRPr="00E60ED9">
        <w:rPr>
          <w:spacing w:val="-3"/>
        </w:rPr>
        <w:t xml:space="preserve"> </w:t>
      </w:r>
      <w:r w:rsidR="00FF3C28" w:rsidRPr="00E60ED9">
        <w:t>al.</w:t>
      </w:r>
      <w:r w:rsidR="00FF3C28" w:rsidRPr="00E60ED9">
        <w:rPr>
          <w:spacing w:val="16"/>
        </w:rPr>
        <w:t xml:space="preserve"> </w:t>
      </w:r>
      <w:hyperlink w:anchor="_bookmark52" w:history="1">
        <w:r w:rsidR="00FF3C28" w:rsidRPr="00E60ED9">
          <w:t>[12]).</w:t>
        </w:r>
      </w:hyperlink>
      <w:r w:rsidR="00FF3C28" w:rsidRPr="00E60ED9">
        <w:t xml:space="preserve"> On the one hand, measures were taken to reduce</w:t>
      </w:r>
      <w:r w:rsidR="00D00AB5">
        <w:t xml:space="preserve"> </w:t>
      </w:r>
      <w:r w:rsidR="00606FDD">
        <w:t xml:space="preserve">the </w:t>
      </w:r>
      <w:r w:rsidR="00D00AB5">
        <w:t>demand for</w:t>
      </w:r>
      <w:r w:rsidR="00FF3C28" w:rsidRPr="00E60ED9">
        <w:t xml:space="preserve"> energy, </w:t>
      </w:r>
      <w:r w:rsidR="00D00AB5">
        <w:t>particularly</w:t>
      </w:r>
      <w:r w:rsidR="00D00AB5" w:rsidRPr="00E60ED9">
        <w:t xml:space="preserve"> </w:t>
      </w:r>
      <w:r w:rsidR="00FF3C28" w:rsidRPr="00E60ED9">
        <w:t>natural gas.</w:t>
      </w:r>
      <w:r w:rsidR="00FF3C28" w:rsidRPr="00E60ED9">
        <w:rPr>
          <w:spacing w:val="39"/>
        </w:rPr>
        <w:t xml:space="preserve"> </w:t>
      </w:r>
      <w:r w:rsidR="00FF3C28" w:rsidRPr="00E60ED9">
        <w:t>On the other hand, Europe had to find alternatives to replace the imports from Russia.</w:t>
      </w:r>
    </w:p>
    <w:p w14:paraId="32D760A0" w14:textId="77777777" w:rsidR="007F257B" w:rsidRPr="00E60ED9" w:rsidRDefault="00B13A9E">
      <w:pPr>
        <w:pStyle w:val="Textkrper"/>
        <w:spacing w:before="174" w:line="237" w:lineRule="auto"/>
        <w:ind w:left="112" w:right="606" w:firstLine="338"/>
        <w:jc w:val="both"/>
      </w:pPr>
      <w:proofErr w:type="spellStart"/>
      <w:r w:rsidRPr="00E60ED9">
        <w:t>Nikas</w:t>
      </w:r>
      <w:proofErr w:type="spellEnd"/>
      <w:r w:rsidRPr="00E60ED9">
        <w:t xml:space="preserve"> et al.</w:t>
      </w:r>
      <w:r w:rsidRPr="003741D5">
        <w:t xml:space="preserve"> </w:t>
      </w:r>
      <w:r>
        <w:t xml:space="preserve">explored </w:t>
      </w:r>
      <w:r w:rsidR="00FF3C28" w:rsidRPr="00E60ED9">
        <w:t xml:space="preserve">in detail the question of how Europe could replace Russian natural gas imports </w:t>
      </w:r>
      <w:hyperlink w:anchor="_bookmark53" w:history="1">
        <w:r w:rsidR="00FF3C28" w:rsidRPr="00E60ED9">
          <w:t>[13].</w:t>
        </w:r>
      </w:hyperlink>
      <w:r w:rsidR="00FF3C28" w:rsidRPr="00E60ED9">
        <w:rPr>
          <w:spacing w:val="40"/>
        </w:rPr>
        <w:t xml:space="preserve"> </w:t>
      </w:r>
      <w:r w:rsidR="00FF3C28" w:rsidRPr="00E60ED9">
        <w:t xml:space="preserve">The authors </w:t>
      </w:r>
      <w:r w:rsidR="001C0747">
        <w:t>examined</w:t>
      </w:r>
      <w:r w:rsidR="001C0747" w:rsidRPr="00E60ED9">
        <w:t xml:space="preserve"> </w:t>
      </w:r>
      <w:r w:rsidR="00FF3C28" w:rsidRPr="00E60ED9">
        <w:t xml:space="preserve">three </w:t>
      </w:r>
      <w:proofErr w:type="gramStart"/>
      <w:r w:rsidR="00FF3C28" w:rsidRPr="00E60ED9">
        <w:t>different ”</w:t>
      </w:r>
      <w:proofErr w:type="gramEnd"/>
      <w:r w:rsidR="00FF3C28" w:rsidRPr="00E60ED9">
        <w:t>corner” strategies:</w:t>
      </w:r>
      <w:r w:rsidR="00FF3C28" w:rsidRPr="00E60ED9">
        <w:rPr>
          <w:spacing w:val="40"/>
        </w:rPr>
        <w:t xml:space="preserve"> </w:t>
      </w:r>
      <w:r w:rsidR="00FF3C28" w:rsidRPr="00E60ED9">
        <w:t>(a) replacing with other gas imports, such as LNG, (b) boosting European domestic energy production, and (c) reducing demand and accelerating energy efficiency.</w:t>
      </w:r>
      <w:r w:rsidR="00FF3C28" w:rsidRPr="00E60ED9">
        <w:rPr>
          <w:spacing w:val="40"/>
        </w:rPr>
        <w:t xml:space="preserve"> </w:t>
      </w:r>
      <w:r w:rsidR="00FF3C28" w:rsidRPr="00E60ED9">
        <w:t>In addition to (limited) increased piped gas imports</w:t>
      </w:r>
      <w:r w:rsidR="001C0747">
        <w:t>,</w:t>
      </w:r>
      <w:r w:rsidR="00FF3C28" w:rsidRPr="00E60ED9">
        <w:t xml:space="preserve"> such as</w:t>
      </w:r>
      <w:r w:rsidR="001C0747">
        <w:t xml:space="preserve"> those</w:t>
      </w:r>
      <w:r w:rsidR="00FF3C28" w:rsidRPr="00E60ED9">
        <w:t xml:space="preserve"> from Norway and other regions, the main consequence is also that LNG is (back) on Europe’s agenda.</w:t>
      </w:r>
      <w:r w:rsidR="00FF3C28" w:rsidRPr="00E60ED9">
        <w:rPr>
          <w:spacing w:val="40"/>
        </w:rPr>
        <w:t xml:space="preserve"> </w:t>
      </w:r>
      <w:r w:rsidR="001C0747">
        <w:t>S</w:t>
      </w:r>
      <w:r w:rsidR="00FF3C28" w:rsidRPr="00E60ED9">
        <w:t xml:space="preserve">crutiny of the second corner, about the acceleration of European energy production, is </w:t>
      </w:r>
      <w:r w:rsidR="001C0747">
        <w:t>imperative</w:t>
      </w:r>
      <w:r w:rsidR="00FF3C28" w:rsidRPr="00E60ED9">
        <w:t xml:space="preserve">, particularly </w:t>
      </w:r>
      <w:r w:rsidR="001C0747">
        <w:t xml:space="preserve">when considering its application </w:t>
      </w:r>
      <w:r w:rsidR="00FF3C28" w:rsidRPr="00E60ED9">
        <w:t xml:space="preserve">for </w:t>
      </w:r>
      <w:r w:rsidR="001C0747">
        <w:t>the</w:t>
      </w:r>
      <w:r w:rsidR="001C0747" w:rsidRPr="00E60ED9">
        <w:t xml:space="preserve"> </w:t>
      </w:r>
      <w:r w:rsidR="00FF3C28" w:rsidRPr="00E60ED9">
        <w:t>revival of European</w:t>
      </w:r>
      <w:r w:rsidR="00FF3C28" w:rsidRPr="00E60ED9">
        <w:rPr>
          <w:spacing w:val="-14"/>
        </w:rPr>
        <w:t xml:space="preserve"> </w:t>
      </w:r>
      <w:r w:rsidR="00FF3C28" w:rsidRPr="00E60ED9">
        <w:t>fossil</w:t>
      </w:r>
      <w:r w:rsidR="00FF3C28" w:rsidRPr="00E60ED9">
        <w:rPr>
          <w:spacing w:val="-14"/>
        </w:rPr>
        <w:t xml:space="preserve"> </w:t>
      </w:r>
      <w:r w:rsidR="00FF3C28" w:rsidRPr="00E60ED9">
        <w:t>fuel</w:t>
      </w:r>
      <w:r w:rsidR="00FF3C28" w:rsidRPr="00E60ED9">
        <w:rPr>
          <w:spacing w:val="-14"/>
        </w:rPr>
        <w:t xml:space="preserve"> </w:t>
      </w:r>
      <w:r w:rsidR="00FF3C28" w:rsidRPr="00E60ED9">
        <w:t>production.</w:t>
      </w:r>
      <w:r w:rsidR="00FF3C28" w:rsidRPr="00E60ED9">
        <w:rPr>
          <w:spacing w:val="-3"/>
        </w:rPr>
        <w:t xml:space="preserve"> </w:t>
      </w:r>
      <w:r w:rsidR="00FF3C28" w:rsidRPr="00E60ED9">
        <w:t>In</w:t>
      </w:r>
      <w:r w:rsidR="00FF3C28" w:rsidRPr="00E60ED9">
        <w:rPr>
          <w:spacing w:val="-14"/>
        </w:rPr>
        <w:t xml:space="preserve"> </w:t>
      </w:r>
      <w:r w:rsidR="00FF3C28" w:rsidRPr="00E60ED9">
        <w:t>other</w:t>
      </w:r>
      <w:r w:rsidR="00FF3C28" w:rsidRPr="00E60ED9">
        <w:rPr>
          <w:spacing w:val="-14"/>
        </w:rPr>
        <w:t xml:space="preserve"> </w:t>
      </w:r>
      <w:r w:rsidR="00FF3C28" w:rsidRPr="00E60ED9">
        <w:t>words,</w:t>
      </w:r>
      <w:r w:rsidR="00FF3C28" w:rsidRPr="00E60ED9">
        <w:rPr>
          <w:spacing w:val="-13"/>
        </w:rPr>
        <w:t xml:space="preserve"> </w:t>
      </w:r>
      <w:r w:rsidR="00FF3C28" w:rsidRPr="00E60ED9">
        <w:t>it</w:t>
      </w:r>
      <w:r w:rsidR="00FF3C28" w:rsidRPr="00E60ED9">
        <w:rPr>
          <w:spacing w:val="-14"/>
        </w:rPr>
        <w:t xml:space="preserve"> </w:t>
      </w:r>
      <w:r w:rsidR="00FF3C28" w:rsidRPr="00E60ED9">
        <w:t>is</w:t>
      </w:r>
      <w:r w:rsidR="00FF3C28" w:rsidRPr="00E60ED9">
        <w:rPr>
          <w:spacing w:val="-14"/>
        </w:rPr>
        <w:t xml:space="preserve"> </w:t>
      </w:r>
      <w:r w:rsidR="00FF3C28" w:rsidRPr="00E60ED9">
        <w:t>probably</w:t>
      </w:r>
      <w:r w:rsidR="00FF3C28" w:rsidRPr="00E60ED9">
        <w:rPr>
          <w:spacing w:val="-14"/>
        </w:rPr>
        <w:t xml:space="preserve"> </w:t>
      </w:r>
      <w:r w:rsidR="00FF3C28" w:rsidRPr="00E60ED9">
        <w:t>necessary</w:t>
      </w:r>
      <w:r w:rsidR="00FF3C28" w:rsidRPr="00E60ED9">
        <w:rPr>
          <w:spacing w:val="-13"/>
        </w:rPr>
        <w:t xml:space="preserve"> </w:t>
      </w:r>
      <w:r w:rsidR="00FF3C28" w:rsidRPr="00E60ED9">
        <w:t>to</w:t>
      </w:r>
      <w:r w:rsidR="00FF3C28" w:rsidRPr="00E60ED9">
        <w:rPr>
          <w:spacing w:val="-14"/>
        </w:rPr>
        <w:t xml:space="preserve"> </w:t>
      </w:r>
      <w:r w:rsidR="00FF3C28" w:rsidRPr="00E60ED9">
        <w:t>be</w:t>
      </w:r>
      <w:r w:rsidR="00FF3C28" w:rsidRPr="00E60ED9">
        <w:rPr>
          <w:spacing w:val="-14"/>
        </w:rPr>
        <w:t xml:space="preserve"> </w:t>
      </w:r>
      <w:r w:rsidR="00FF3C28" w:rsidRPr="00E60ED9">
        <w:t>critical</w:t>
      </w:r>
      <w:r w:rsidR="00FF3C28" w:rsidRPr="00E60ED9">
        <w:rPr>
          <w:spacing w:val="-14"/>
        </w:rPr>
        <w:t xml:space="preserve"> </w:t>
      </w:r>
      <w:r w:rsidR="00FF3C28" w:rsidRPr="00E60ED9">
        <w:t>to</w:t>
      </w:r>
      <w:r w:rsidR="00FF3C28" w:rsidRPr="00E60ED9">
        <w:rPr>
          <w:spacing w:val="-14"/>
        </w:rPr>
        <w:t xml:space="preserve"> </w:t>
      </w:r>
      <w:r w:rsidR="00FF3C28" w:rsidRPr="00E60ED9">
        <w:t>adopt</w:t>
      </w:r>
      <w:r w:rsidR="00FF3C28" w:rsidRPr="00E60ED9">
        <w:rPr>
          <w:spacing w:val="-14"/>
        </w:rPr>
        <w:t xml:space="preserve"> </w:t>
      </w:r>
      <w:r w:rsidR="00FF3C28" w:rsidRPr="00E60ED9">
        <w:t xml:space="preserve">a </w:t>
      </w:r>
      <w:r w:rsidR="00FF3C28" w:rsidRPr="00E60ED9">
        <w:rPr>
          <w:spacing w:val="-4"/>
        </w:rPr>
        <w:t xml:space="preserve">discerning perspective, especially </w:t>
      </w:r>
      <w:r w:rsidR="001C0747">
        <w:rPr>
          <w:spacing w:val="-4"/>
        </w:rPr>
        <w:t>in terms of</w:t>
      </w:r>
      <w:r w:rsidR="001C0747" w:rsidRPr="00E60ED9">
        <w:rPr>
          <w:spacing w:val="-4"/>
        </w:rPr>
        <w:t xml:space="preserve"> </w:t>
      </w:r>
      <w:r w:rsidR="00FF3C28" w:rsidRPr="00E60ED9">
        <w:rPr>
          <w:spacing w:val="-4"/>
        </w:rPr>
        <w:t xml:space="preserve">the potential impact on European natural gas production </w:t>
      </w:r>
      <w:r w:rsidR="00FF3C28" w:rsidRPr="00E60ED9">
        <w:t>(e.g.</w:t>
      </w:r>
      <w:r w:rsidR="001C0747">
        <w:t>,</w:t>
      </w:r>
      <w:r w:rsidR="00FF3C28" w:rsidRPr="00E60ED9">
        <w:t xml:space="preserve"> in</w:t>
      </w:r>
      <w:r w:rsidR="00FF3C28" w:rsidRPr="00E60ED9">
        <w:rPr>
          <w:spacing w:val="-9"/>
        </w:rPr>
        <w:t xml:space="preserve"> </w:t>
      </w:r>
      <w:r w:rsidR="00FF3C28" w:rsidRPr="00E60ED9">
        <w:t>Groningen,</w:t>
      </w:r>
      <w:r w:rsidR="00FF3C28" w:rsidRPr="00E60ED9">
        <w:rPr>
          <w:spacing w:val="-8"/>
        </w:rPr>
        <w:t xml:space="preserve"> </w:t>
      </w:r>
      <w:r w:rsidR="00FF3C28" w:rsidRPr="00E60ED9">
        <w:t>the</w:t>
      </w:r>
      <w:r w:rsidR="00FF3C28" w:rsidRPr="00E60ED9">
        <w:rPr>
          <w:spacing w:val="-9"/>
        </w:rPr>
        <w:t xml:space="preserve"> </w:t>
      </w:r>
      <w:r w:rsidR="00FF3C28" w:rsidRPr="00E60ED9">
        <w:t>Netherlands). While</w:t>
      </w:r>
      <w:r w:rsidR="00FF3C28" w:rsidRPr="00E60ED9">
        <w:rPr>
          <w:spacing w:val="-9"/>
        </w:rPr>
        <w:t xml:space="preserve"> </w:t>
      </w:r>
      <w:r w:rsidR="00FF3C28" w:rsidRPr="00E60ED9">
        <w:t>we</w:t>
      </w:r>
      <w:r w:rsidR="00FF3C28" w:rsidRPr="00E60ED9">
        <w:rPr>
          <w:spacing w:val="-9"/>
        </w:rPr>
        <w:t xml:space="preserve"> </w:t>
      </w:r>
      <w:r w:rsidR="00FF3C28" w:rsidRPr="00E60ED9">
        <w:t>generally</w:t>
      </w:r>
      <w:r w:rsidR="00FF3C28" w:rsidRPr="00E60ED9">
        <w:rPr>
          <w:spacing w:val="-9"/>
        </w:rPr>
        <w:t xml:space="preserve"> </w:t>
      </w:r>
      <w:r w:rsidR="00195FAF">
        <w:rPr>
          <w:spacing w:val="-9"/>
        </w:rPr>
        <w:t xml:space="preserve">include </w:t>
      </w:r>
      <w:r w:rsidR="00FF3C28" w:rsidRPr="00E60ED9">
        <w:t>reactivated</w:t>
      </w:r>
      <w:r w:rsidR="00FF3C28" w:rsidRPr="00E60ED9">
        <w:rPr>
          <w:spacing w:val="-9"/>
        </w:rPr>
        <w:t xml:space="preserve"> </w:t>
      </w:r>
      <w:r w:rsidR="00FF3C28" w:rsidRPr="00E60ED9">
        <w:t>natural</w:t>
      </w:r>
      <w:r w:rsidR="00FF3C28" w:rsidRPr="00E60ED9">
        <w:rPr>
          <w:spacing w:val="-8"/>
        </w:rPr>
        <w:t xml:space="preserve"> </w:t>
      </w:r>
      <w:r w:rsidR="00FF3C28" w:rsidRPr="00E60ED9">
        <w:t xml:space="preserve">gas fields in Europe </w:t>
      </w:r>
      <w:r w:rsidR="005C5AFF">
        <w:t>in</w:t>
      </w:r>
      <w:r w:rsidR="005C5AFF" w:rsidRPr="00E60ED9">
        <w:t xml:space="preserve"> </w:t>
      </w:r>
      <w:r w:rsidR="00FF3C28" w:rsidRPr="00E60ED9">
        <w:t>our analysis, we claim that carbon capture and storage (CCS) emerges thereby as an integral component.</w:t>
      </w:r>
      <w:r w:rsidR="00FF3C28" w:rsidRPr="00E60ED9">
        <w:rPr>
          <w:spacing w:val="31"/>
        </w:rPr>
        <w:t xml:space="preserve"> </w:t>
      </w:r>
      <w:r w:rsidR="00195FAF">
        <w:t>The</w:t>
      </w:r>
      <w:r w:rsidR="00195FAF" w:rsidRPr="00E60ED9">
        <w:t xml:space="preserve"> </w:t>
      </w:r>
      <w:r w:rsidR="00FF3C28" w:rsidRPr="00E60ED9">
        <w:t xml:space="preserve">revival of European natural gas production without CCS would not only </w:t>
      </w:r>
      <w:r w:rsidR="00195FAF">
        <w:t>substantially</w:t>
      </w:r>
      <w:r w:rsidR="00195FAF" w:rsidRPr="00E60ED9">
        <w:t xml:space="preserve"> </w:t>
      </w:r>
      <w:r w:rsidR="00FF3C28" w:rsidRPr="00E60ED9">
        <w:t>jeopardize the achievement of European decarbonization targets</w:t>
      </w:r>
      <w:r w:rsidR="00094EBD">
        <w:t xml:space="preserve"> but would also</w:t>
      </w:r>
      <w:r w:rsidR="00094EBD" w:rsidRPr="00E60ED9">
        <w:t xml:space="preserve"> </w:t>
      </w:r>
      <w:r w:rsidR="00FF3C28" w:rsidRPr="00E60ED9">
        <w:t>seriously undermine irreparably the credibility of the measures of the European energy transition.</w:t>
      </w:r>
    </w:p>
    <w:p w14:paraId="0BA2A582" w14:textId="77777777" w:rsidR="007F257B" w:rsidRPr="00E60ED9" w:rsidRDefault="007F257B">
      <w:pPr>
        <w:spacing w:line="237" w:lineRule="auto"/>
        <w:jc w:val="both"/>
        <w:sectPr w:rsidR="007F257B" w:rsidRPr="00E60ED9">
          <w:pgSz w:w="12240" w:h="15840"/>
          <w:pgMar w:top="1080" w:right="540" w:bottom="700" w:left="1040" w:header="0" w:footer="518" w:gutter="0"/>
          <w:cols w:space="720"/>
        </w:sectPr>
      </w:pPr>
    </w:p>
    <w:p w14:paraId="79B4155C" w14:textId="77777777" w:rsidR="007F257B" w:rsidRPr="00E60ED9" w:rsidRDefault="00FF3C28">
      <w:pPr>
        <w:pStyle w:val="Textkrper"/>
        <w:spacing w:before="42" w:line="237" w:lineRule="auto"/>
        <w:ind w:left="112" w:right="607" w:firstLine="338"/>
        <w:jc w:val="both"/>
      </w:pPr>
      <w:r w:rsidRPr="00E60ED9">
        <w:lastRenderedPageBreak/>
        <w:t>In</w:t>
      </w:r>
      <w:r w:rsidRPr="00E60ED9">
        <w:rPr>
          <w:spacing w:val="-2"/>
        </w:rPr>
        <w:t xml:space="preserve"> </w:t>
      </w:r>
      <w:r w:rsidRPr="00E60ED9">
        <w:t>the</w:t>
      </w:r>
      <w:r w:rsidRPr="00E60ED9">
        <w:rPr>
          <w:spacing w:val="-2"/>
        </w:rPr>
        <w:t xml:space="preserve"> </w:t>
      </w:r>
      <w:r w:rsidRPr="00E60ED9">
        <w:t>short</w:t>
      </w:r>
      <w:ins w:id="9" w:author="Author" w:date="2024-02-01T11:05:00Z">
        <w:r w:rsidR="00473A52">
          <w:rPr>
            <w:spacing w:val="-2"/>
          </w:rPr>
          <w:t>-</w:t>
        </w:r>
      </w:ins>
      <w:del w:id="10" w:author="Author" w:date="2024-02-01T11:05:00Z">
        <w:r w:rsidRPr="00E60ED9" w:rsidDel="00473A52">
          <w:rPr>
            <w:spacing w:val="-2"/>
          </w:rPr>
          <w:delText xml:space="preserve"> </w:delText>
        </w:r>
      </w:del>
      <w:r w:rsidRPr="00E60ED9">
        <w:t>term,</w:t>
      </w:r>
      <w:r w:rsidRPr="00E60ED9">
        <w:rPr>
          <w:spacing w:val="-1"/>
        </w:rPr>
        <w:t xml:space="preserve"> </w:t>
      </w:r>
      <w:r w:rsidRPr="00E60ED9">
        <w:t>LNG</w:t>
      </w:r>
      <w:r w:rsidRPr="00E60ED9">
        <w:rPr>
          <w:spacing w:val="-2"/>
        </w:rPr>
        <w:t xml:space="preserve"> </w:t>
      </w:r>
      <w:r w:rsidRPr="00E60ED9">
        <w:t>is</w:t>
      </w:r>
      <w:r w:rsidRPr="00E60ED9">
        <w:rPr>
          <w:spacing w:val="-2"/>
        </w:rPr>
        <w:t xml:space="preserve"> </w:t>
      </w:r>
      <w:r w:rsidRPr="00E60ED9">
        <w:t>essential</w:t>
      </w:r>
      <w:r w:rsidRPr="00E60ED9">
        <w:rPr>
          <w:spacing w:val="-2"/>
        </w:rPr>
        <w:t xml:space="preserve"> </w:t>
      </w:r>
      <w:r w:rsidRPr="00E60ED9">
        <w:t>for</w:t>
      </w:r>
      <w:r w:rsidRPr="00E60ED9">
        <w:rPr>
          <w:spacing w:val="-2"/>
        </w:rPr>
        <w:t xml:space="preserve"> </w:t>
      </w:r>
      <w:r w:rsidRPr="00E60ED9">
        <w:t>the</w:t>
      </w:r>
      <w:r w:rsidRPr="00E60ED9">
        <w:rPr>
          <w:spacing w:val="-2"/>
        </w:rPr>
        <w:t xml:space="preserve"> </w:t>
      </w:r>
      <w:r w:rsidRPr="00E60ED9">
        <w:t>supply</w:t>
      </w:r>
      <w:r w:rsidRPr="00E60ED9">
        <w:rPr>
          <w:spacing w:val="-2"/>
        </w:rPr>
        <w:t xml:space="preserve"> </w:t>
      </w:r>
      <w:r w:rsidRPr="00E60ED9">
        <w:t>security</w:t>
      </w:r>
      <w:r w:rsidRPr="00E60ED9">
        <w:rPr>
          <w:spacing w:val="-2"/>
        </w:rPr>
        <w:t xml:space="preserve"> </w:t>
      </w:r>
      <w:r w:rsidRPr="00E60ED9">
        <w:t>of</w:t>
      </w:r>
      <w:r w:rsidRPr="00E60ED9">
        <w:rPr>
          <w:spacing w:val="-2"/>
        </w:rPr>
        <w:t xml:space="preserve"> </w:t>
      </w:r>
      <w:r w:rsidRPr="00E60ED9">
        <w:t>Europe’s</w:t>
      </w:r>
      <w:r w:rsidRPr="00E60ED9">
        <w:rPr>
          <w:spacing w:val="-2"/>
        </w:rPr>
        <w:t xml:space="preserve"> </w:t>
      </w:r>
      <w:r w:rsidRPr="00E60ED9">
        <w:t>energy</w:t>
      </w:r>
      <w:r w:rsidRPr="00E60ED9">
        <w:rPr>
          <w:spacing w:val="-2"/>
        </w:rPr>
        <w:t xml:space="preserve"> </w:t>
      </w:r>
      <w:r w:rsidRPr="00E60ED9">
        <w:t>systems.</w:t>
      </w:r>
      <w:r w:rsidRPr="00E60ED9">
        <w:rPr>
          <w:spacing w:val="20"/>
        </w:rPr>
        <w:t xml:space="preserve"> </w:t>
      </w:r>
      <w:r w:rsidR="005334C1">
        <w:t xml:space="preserve">Thus, </w:t>
      </w:r>
      <w:r w:rsidRPr="00E60ED9">
        <w:t>Europe</w:t>
      </w:r>
      <w:r w:rsidRPr="00E60ED9">
        <w:rPr>
          <w:spacing w:val="-13"/>
        </w:rPr>
        <w:t xml:space="preserve"> </w:t>
      </w:r>
      <w:r w:rsidRPr="00E60ED9">
        <w:t>was</w:t>
      </w:r>
      <w:r w:rsidRPr="00E60ED9">
        <w:rPr>
          <w:spacing w:val="-13"/>
        </w:rPr>
        <w:t xml:space="preserve"> </w:t>
      </w:r>
      <w:r w:rsidRPr="00E60ED9">
        <w:t>willing</w:t>
      </w:r>
      <w:r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4"/>
        </w:rPr>
        <w:t xml:space="preserve"> </w:t>
      </w:r>
      <w:r w:rsidRPr="00E60ED9">
        <w:t>pay</w:t>
      </w:r>
      <w:r w:rsidRPr="00E60ED9">
        <w:rPr>
          <w:spacing w:val="-13"/>
        </w:rPr>
        <w:t xml:space="preserve"> </w:t>
      </w:r>
      <w:r w:rsidRPr="00E60ED9">
        <w:t>high</w:t>
      </w:r>
      <w:r w:rsidRPr="00E60ED9">
        <w:rPr>
          <w:spacing w:val="-13"/>
        </w:rPr>
        <w:t xml:space="preserve"> </w:t>
      </w:r>
      <w:r w:rsidRPr="00E60ED9">
        <w:t>prices</w:t>
      </w:r>
      <w:r w:rsidRPr="00E60ED9">
        <w:rPr>
          <w:spacing w:val="-13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2022,</w:t>
      </w:r>
      <w:r w:rsidRPr="00E60ED9">
        <w:rPr>
          <w:spacing w:val="-12"/>
        </w:rPr>
        <w:t xml:space="preserve"> </w:t>
      </w:r>
      <w:r w:rsidRPr="00E60ED9">
        <w:t>facing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risk</w:t>
      </w:r>
      <w:r w:rsidRPr="00E60ED9">
        <w:rPr>
          <w:spacing w:val="-13"/>
        </w:rPr>
        <w:t xml:space="preserve"> </w:t>
      </w:r>
      <w:r w:rsidRPr="00E60ED9">
        <w:t>of</w:t>
      </w:r>
      <w:r w:rsidRPr="00E60ED9">
        <w:rPr>
          <w:spacing w:val="-13"/>
        </w:rPr>
        <w:t xml:space="preserve"> </w:t>
      </w:r>
      <w:r w:rsidRPr="00E60ED9">
        <w:t>not</w:t>
      </w:r>
      <w:r w:rsidRPr="00E60ED9">
        <w:rPr>
          <w:spacing w:val="-13"/>
        </w:rPr>
        <w:t xml:space="preserve"> </w:t>
      </w:r>
      <w:r w:rsidRPr="00E60ED9">
        <w:t>being</w:t>
      </w:r>
      <w:r w:rsidRPr="00E60ED9">
        <w:rPr>
          <w:spacing w:val="-13"/>
        </w:rPr>
        <w:t xml:space="preserve"> </w:t>
      </w:r>
      <w:r w:rsidRPr="00E60ED9">
        <w:t>able</w:t>
      </w:r>
      <w:r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4"/>
        </w:rPr>
        <w:t xml:space="preserve"> </w:t>
      </w:r>
      <w:r w:rsidRPr="00E60ED9">
        <w:t>meet</w:t>
      </w:r>
      <w:r w:rsidRPr="00E60ED9">
        <w:rPr>
          <w:spacing w:val="-13"/>
        </w:rPr>
        <w:t xml:space="preserve"> </w:t>
      </w:r>
      <w:r w:rsidRPr="00E60ED9">
        <w:t>all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natural</w:t>
      </w:r>
      <w:r w:rsidRPr="00E60ED9">
        <w:rPr>
          <w:spacing w:val="-13"/>
        </w:rPr>
        <w:t xml:space="preserve"> </w:t>
      </w:r>
      <w:r w:rsidRPr="00E60ED9">
        <w:t xml:space="preserve">gas </w:t>
      </w:r>
      <w:r w:rsidRPr="00E60ED9">
        <w:rPr>
          <w:spacing w:val="-4"/>
        </w:rPr>
        <w:t>demands otherwise.</w:t>
      </w:r>
      <w:r w:rsidRPr="00E60ED9">
        <w:rPr>
          <w:spacing w:val="24"/>
        </w:rPr>
        <w:t xml:space="preserve"> </w:t>
      </w:r>
      <w:r w:rsidR="00FF2E02">
        <w:rPr>
          <w:spacing w:val="-4"/>
        </w:rPr>
        <w:t>T</w:t>
      </w:r>
      <w:r w:rsidRPr="00E60ED9">
        <w:rPr>
          <w:spacing w:val="-4"/>
        </w:rPr>
        <w:t xml:space="preserve">o bring the procured quantities of LNG to Europe and individual countries, </w:t>
      </w:r>
      <w:r w:rsidRPr="00E60ED9">
        <w:t>new</w:t>
      </w:r>
      <w:r w:rsidRPr="00E60ED9">
        <w:rPr>
          <w:spacing w:val="-11"/>
        </w:rPr>
        <w:t xml:space="preserve"> </w:t>
      </w:r>
      <w:r w:rsidRPr="00E60ED9">
        <w:t>LNG</w:t>
      </w:r>
      <w:r w:rsidRPr="00E60ED9">
        <w:rPr>
          <w:spacing w:val="-11"/>
        </w:rPr>
        <w:t xml:space="preserve"> </w:t>
      </w:r>
      <w:r w:rsidRPr="00E60ED9">
        <w:t>terminals</w:t>
      </w:r>
      <w:r w:rsidRPr="00E60ED9">
        <w:rPr>
          <w:spacing w:val="-11"/>
        </w:rPr>
        <w:t xml:space="preserve"> </w:t>
      </w:r>
      <w:r w:rsidRPr="00E60ED9">
        <w:t>(such</w:t>
      </w:r>
      <w:r w:rsidRPr="00E60ED9">
        <w:rPr>
          <w:spacing w:val="-11"/>
        </w:rPr>
        <w:t xml:space="preserve"> </w:t>
      </w:r>
      <w:r w:rsidRPr="00E60ED9">
        <w:t>as</w:t>
      </w:r>
      <w:r w:rsidRPr="00E60ED9">
        <w:rPr>
          <w:spacing w:val="-11"/>
        </w:rPr>
        <w:t xml:space="preserve"> </w:t>
      </w:r>
      <w:r w:rsidRPr="00E60ED9">
        <w:t>floating</w:t>
      </w:r>
      <w:r w:rsidRPr="00E60ED9">
        <w:rPr>
          <w:spacing w:val="-11"/>
        </w:rPr>
        <w:t xml:space="preserve"> </w:t>
      </w:r>
      <w:r w:rsidRPr="00E60ED9">
        <w:t>LNG</w:t>
      </w:r>
      <w:r w:rsidRPr="00E60ED9">
        <w:rPr>
          <w:spacing w:val="-11"/>
        </w:rPr>
        <w:t xml:space="preserve"> </w:t>
      </w:r>
      <w:r w:rsidRPr="00E60ED9">
        <w:t>terminals)</w:t>
      </w:r>
      <w:r w:rsidRPr="00E60ED9">
        <w:rPr>
          <w:spacing w:val="-11"/>
        </w:rPr>
        <w:t xml:space="preserve"> </w:t>
      </w:r>
      <w:r w:rsidRPr="00E60ED9">
        <w:t>were</w:t>
      </w:r>
      <w:r w:rsidRPr="00E60ED9">
        <w:rPr>
          <w:spacing w:val="-11"/>
        </w:rPr>
        <w:t xml:space="preserve"> </w:t>
      </w:r>
      <w:r w:rsidRPr="00E60ED9">
        <w:t>built</w:t>
      </w:r>
      <w:r w:rsidRPr="00E60ED9">
        <w:rPr>
          <w:spacing w:val="-11"/>
        </w:rPr>
        <w:t xml:space="preserve"> </w:t>
      </w:r>
      <w:r w:rsidRPr="00E60ED9">
        <w:t>across</w:t>
      </w:r>
      <w:r w:rsidRPr="00E60ED9">
        <w:rPr>
          <w:spacing w:val="-11"/>
        </w:rPr>
        <w:t xml:space="preserve"> </w:t>
      </w:r>
      <w:r w:rsidRPr="00E60ED9">
        <w:t>Europe. For</w:t>
      </w:r>
      <w:r w:rsidRPr="00E60ED9">
        <w:rPr>
          <w:spacing w:val="-11"/>
        </w:rPr>
        <w:t xml:space="preserve"> </w:t>
      </w:r>
      <w:r w:rsidRPr="00E60ED9">
        <w:t>example,</w:t>
      </w:r>
      <w:r w:rsidRPr="00E60ED9">
        <w:rPr>
          <w:spacing w:val="-11"/>
        </w:rPr>
        <w:t xml:space="preserve"> </w:t>
      </w:r>
      <w:r w:rsidRPr="00E60ED9">
        <w:t>Germany, Poland, Greece</w:t>
      </w:r>
      <w:r w:rsidR="00FF2E02">
        <w:t xml:space="preserve">, and Italy </w:t>
      </w:r>
      <w:r w:rsidRPr="00E60ED9">
        <w:t xml:space="preserve">have already built or are currently in the process of building LNG terminals </w:t>
      </w:r>
      <w:hyperlink w:anchor="_bookmark54" w:history="1">
        <w:r w:rsidRPr="00E60ED9">
          <w:t>[14].</w:t>
        </w:r>
      </w:hyperlink>
      <w:r w:rsidRPr="00E60ED9">
        <w:rPr>
          <w:spacing w:val="40"/>
        </w:rPr>
        <w:t xml:space="preserve"> </w:t>
      </w:r>
      <w:r w:rsidRPr="00E60ED9">
        <w:t>In view of the above, LNG</w:t>
      </w:r>
      <w:r w:rsidR="00652E5B">
        <w:t xml:space="preserve"> is expected to play</w:t>
      </w:r>
      <w:r w:rsidRPr="00E60ED9">
        <w:t xml:space="preserve"> </w:t>
      </w:r>
      <w:r w:rsidR="00652E5B">
        <w:t>a</w:t>
      </w:r>
      <w:r w:rsidRPr="00E60ED9">
        <w:t xml:space="preserve"> </w:t>
      </w:r>
      <w:r w:rsidR="00652E5B">
        <w:t>pivotal</w:t>
      </w:r>
      <w:r w:rsidR="00652E5B" w:rsidRPr="00E60ED9">
        <w:t xml:space="preserve"> </w:t>
      </w:r>
      <w:r w:rsidRPr="00E60ED9">
        <w:t>role in Europe’s energy supply</w:t>
      </w:r>
      <w:r w:rsidR="00652E5B">
        <w:t>,</w:t>
      </w:r>
      <w:r w:rsidRPr="00E60ED9">
        <w:t xml:space="preserve"> not only in the years of the current crisis mode but also in the medium term.</w:t>
      </w:r>
      <w:r w:rsidRPr="00E60ED9">
        <w:rPr>
          <w:spacing w:val="29"/>
        </w:rPr>
        <w:t xml:space="preserve"> </w:t>
      </w:r>
      <w:r w:rsidRPr="00E60ED9">
        <w:t>Although European</w:t>
      </w:r>
      <w:r w:rsidRPr="00E60ED9">
        <w:rPr>
          <w:spacing w:val="-5"/>
        </w:rPr>
        <w:t xml:space="preserve"> </w:t>
      </w:r>
      <w:r w:rsidRPr="00E60ED9">
        <w:t>countries</w:t>
      </w:r>
      <w:r w:rsidRPr="00E60ED9">
        <w:rPr>
          <w:spacing w:val="-5"/>
        </w:rPr>
        <w:t xml:space="preserve"> </w:t>
      </w:r>
      <w:r w:rsidRPr="00E60ED9">
        <w:t>have</w:t>
      </w:r>
      <w:r w:rsidRPr="00E60ED9">
        <w:rPr>
          <w:spacing w:val="-5"/>
        </w:rPr>
        <w:t xml:space="preserve"> </w:t>
      </w:r>
      <w:r w:rsidRPr="00E60ED9">
        <w:t>attempted</w:t>
      </w:r>
      <w:r w:rsidRPr="00E60ED9">
        <w:rPr>
          <w:spacing w:val="-5"/>
        </w:rPr>
        <w:t xml:space="preserve"> </w:t>
      </w:r>
      <w:r w:rsidRPr="00E60ED9">
        <w:t>to</w:t>
      </w:r>
      <w:r w:rsidRPr="00E60ED9">
        <w:rPr>
          <w:spacing w:val="-5"/>
        </w:rPr>
        <w:t xml:space="preserve"> </w:t>
      </w:r>
      <w:r w:rsidRPr="00E60ED9">
        <w:t>negotiate</w:t>
      </w:r>
      <w:r w:rsidRPr="00E60ED9">
        <w:rPr>
          <w:spacing w:val="-5"/>
        </w:rPr>
        <w:t xml:space="preserve"> </w:t>
      </w:r>
      <w:r w:rsidRPr="00E60ED9">
        <w:t>short-term</w:t>
      </w:r>
      <w:r w:rsidRPr="00E60ED9">
        <w:rPr>
          <w:spacing w:val="-5"/>
        </w:rPr>
        <w:t xml:space="preserve"> </w:t>
      </w:r>
      <w:r w:rsidRPr="00E60ED9">
        <w:t>supply</w:t>
      </w:r>
      <w:r w:rsidRPr="00E60ED9">
        <w:rPr>
          <w:spacing w:val="-5"/>
        </w:rPr>
        <w:t xml:space="preserve"> </w:t>
      </w:r>
      <w:r w:rsidRPr="00E60ED9">
        <w:t>contracts</w:t>
      </w:r>
      <w:r w:rsidRPr="00E60ED9">
        <w:rPr>
          <w:spacing w:val="-5"/>
        </w:rPr>
        <w:t xml:space="preserve"> </w:t>
      </w:r>
      <w:r w:rsidRPr="00E60ED9">
        <w:t>for</w:t>
      </w:r>
      <w:r w:rsidRPr="00E60ED9">
        <w:rPr>
          <w:spacing w:val="-5"/>
        </w:rPr>
        <w:t xml:space="preserve"> </w:t>
      </w:r>
      <w:r w:rsidRPr="00E60ED9">
        <w:t>LNG,</w:t>
      </w:r>
      <w:r w:rsidRPr="00E60ED9">
        <w:rPr>
          <w:spacing w:val="-5"/>
        </w:rPr>
        <w:t xml:space="preserve"> </w:t>
      </w:r>
      <w:r w:rsidRPr="00E60ED9">
        <w:t>the</w:t>
      </w:r>
      <w:r w:rsidRPr="00E60ED9">
        <w:rPr>
          <w:spacing w:val="-5"/>
        </w:rPr>
        <w:t xml:space="preserve"> </w:t>
      </w:r>
      <w:r w:rsidRPr="00E60ED9">
        <w:t xml:space="preserve">investments </w:t>
      </w:r>
      <w:r w:rsidRPr="00E60ED9">
        <w:rPr>
          <w:spacing w:val="-4"/>
        </w:rPr>
        <w:t>made in LNG terminals and related transport infrastructure point to longer-term planning</w:t>
      </w:r>
      <w:hyperlink w:anchor="_bookmark0" w:history="1">
        <w:r w:rsidRPr="00E60ED9">
          <w:rPr>
            <w:rFonts w:ascii="Bookman Old Style" w:hAnsi="Bookman Old Style"/>
            <w:spacing w:val="-4"/>
            <w:vertAlign w:val="superscript"/>
          </w:rPr>
          <w:t>1</w:t>
        </w:r>
      </w:hyperlink>
      <w:r w:rsidRPr="00E60ED9">
        <w:rPr>
          <w:spacing w:val="-4"/>
        </w:rPr>
        <w:t>.</w:t>
      </w:r>
      <w:r w:rsidRPr="00E60ED9">
        <w:rPr>
          <w:spacing w:val="38"/>
        </w:rPr>
        <w:t xml:space="preserve"> </w:t>
      </w:r>
      <w:r w:rsidRPr="00E60ED9">
        <w:rPr>
          <w:spacing w:val="-4"/>
        </w:rPr>
        <w:t xml:space="preserve">The potential </w:t>
      </w:r>
      <w:r w:rsidRPr="00E60ED9">
        <w:rPr>
          <w:spacing w:val="-2"/>
        </w:rPr>
        <w:t>contribution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European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global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climate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goals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regional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demand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projections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uncertain.</w:t>
      </w:r>
    </w:p>
    <w:p w14:paraId="0CA45FEA" w14:textId="77777777" w:rsidR="007F257B" w:rsidRPr="00E60ED9" w:rsidRDefault="00FF3C28">
      <w:pPr>
        <w:pStyle w:val="Textkrper"/>
        <w:spacing w:before="171"/>
        <w:ind w:left="450"/>
      </w:pPr>
      <w:r w:rsidRPr="00E60ED9">
        <w:rPr>
          <w:spacing w:val="-2"/>
        </w:rPr>
        <w:t>Against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background,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6"/>
        </w:rPr>
        <w:t xml:space="preserve"> </w:t>
      </w:r>
      <w:r w:rsidR="00A42194">
        <w:rPr>
          <w:spacing w:val="-2"/>
        </w:rPr>
        <w:t>study</w:t>
      </w:r>
      <w:r w:rsidR="00A42194" w:rsidRPr="003741D5">
        <w:rPr>
          <w:spacing w:val="-2"/>
        </w:rPr>
        <w:t xml:space="preserve"> </w:t>
      </w:r>
      <w:r w:rsidRPr="00E60ED9">
        <w:rPr>
          <w:spacing w:val="-2"/>
        </w:rPr>
        <w:t>aims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answer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following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research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questions:</w:t>
      </w:r>
    </w:p>
    <w:p w14:paraId="1900404B" w14:textId="77777777" w:rsidR="007F257B" w:rsidRPr="00E60ED9" w:rsidRDefault="00FF3C28" w:rsidP="003741D5">
      <w:pPr>
        <w:pStyle w:val="Listenabsatz"/>
        <w:numPr>
          <w:ilvl w:val="0"/>
          <w:numId w:val="9"/>
        </w:numPr>
        <w:tabs>
          <w:tab w:val="left" w:pos="655"/>
          <w:tab w:val="left" w:pos="657"/>
        </w:tabs>
        <w:spacing w:before="239" w:line="237" w:lineRule="auto"/>
        <w:ind w:right="608"/>
      </w:pPr>
      <w:r w:rsidRPr="00E60ED9">
        <w:t>How, in</w:t>
      </w:r>
      <w:r w:rsidRPr="00E60ED9">
        <w:rPr>
          <w:spacing w:val="-2"/>
        </w:rPr>
        <w:t xml:space="preserve"> </w:t>
      </w:r>
      <w:r w:rsidRPr="00E60ED9">
        <w:t>terms</w:t>
      </w:r>
      <w:r w:rsidRPr="00E60ED9">
        <w:rPr>
          <w:spacing w:val="-2"/>
        </w:rPr>
        <w:t xml:space="preserve"> </w:t>
      </w:r>
      <w:r w:rsidRPr="00E60ED9">
        <w:t>of</w:t>
      </w:r>
      <w:r w:rsidRPr="00E60ED9">
        <w:rPr>
          <w:spacing w:val="-2"/>
        </w:rPr>
        <w:t xml:space="preserve"> </w:t>
      </w:r>
      <w:r w:rsidRPr="00E60ED9">
        <w:t>import</w:t>
      </w:r>
      <w:r w:rsidRPr="00E60ED9">
        <w:rPr>
          <w:spacing w:val="-2"/>
        </w:rPr>
        <w:t xml:space="preserve"> </w:t>
      </w:r>
      <w:r w:rsidRPr="00E60ED9">
        <w:t>volumes</w:t>
      </w:r>
      <w:r w:rsidRPr="00E60ED9">
        <w:rPr>
          <w:spacing w:val="-2"/>
        </w:rPr>
        <w:t xml:space="preserve"> </w:t>
      </w:r>
      <w:r w:rsidRPr="00E60ED9">
        <w:t>from</w:t>
      </w:r>
      <w:r w:rsidRPr="00E60ED9">
        <w:rPr>
          <w:spacing w:val="-2"/>
        </w:rPr>
        <w:t xml:space="preserve"> </w:t>
      </w:r>
      <w:r w:rsidRPr="00E60ED9">
        <w:t>regions</w:t>
      </w:r>
      <w:r w:rsidRPr="00E60ED9">
        <w:rPr>
          <w:spacing w:val="-2"/>
        </w:rPr>
        <w:t xml:space="preserve"> </w:t>
      </w:r>
      <w:r w:rsidRPr="00E60ED9">
        <w:t>and</w:t>
      </w:r>
      <w:r w:rsidRPr="00E60ED9">
        <w:rPr>
          <w:spacing w:val="-2"/>
        </w:rPr>
        <w:t xml:space="preserve"> </w:t>
      </w:r>
      <w:r w:rsidRPr="00E60ED9">
        <w:t>associated</w:t>
      </w:r>
      <w:r w:rsidRPr="00E60ED9">
        <w:rPr>
          <w:spacing w:val="-2"/>
        </w:rPr>
        <w:t xml:space="preserve"> </w:t>
      </w:r>
      <w:r w:rsidRPr="00E60ED9">
        <w:t>supply</w:t>
      </w:r>
      <w:r w:rsidRPr="00E60ED9">
        <w:rPr>
          <w:spacing w:val="-2"/>
        </w:rPr>
        <w:t xml:space="preserve"> </w:t>
      </w:r>
      <w:r w:rsidRPr="00E60ED9">
        <w:t>costs, will</w:t>
      </w:r>
      <w:r w:rsidRPr="00E60ED9">
        <w:rPr>
          <w:spacing w:val="-2"/>
        </w:rPr>
        <w:t xml:space="preserve"> </w:t>
      </w:r>
      <w:r w:rsidRPr="00E60ED9">
        <w:t>Europe</w:t>
      </w:r>
      <w:r w:rsidRPr="00E60ED9">
        <w:rPr>
          <w:spacing w:val="-2"/>
        </w:rPr>
        <w:t xml:space="preserve"> </w:t>
      </w:r>
      <w:r w:rsidRPr="00E60ED9">
        <w:t>meet</w:t>
      </w:r>
      <w:r w:rsidRPr="00E60ED9">
        <w:rPr>
          <w:spacing w:val="-2"/>
        </w:rPr>
        <w:t xml:space="preserve"> </w:t>
      </w:r>
      <w:r w:rsidRPr="00E60ED9">
        <w:t xml:space="preserve">its </w:t>
      </w:r>
      <w:r w:rsidRPr="00E60ED9">
        <w:rPr>
          <w:spacing w:val="-4"/>
        </w:rPr>
        <w:t>expected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LNG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demand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2040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given</w:t>
      </w:r>
      <w:r w:rsidR="004673CD" w:rsidRPr="003741D5">
        <w:rPr>
          <w:spacing w:val="-4"/>
        </w:rPr>
        <w:t xml:space="preserve"> </w:t>
      </w:r>
      <w:r w:rsidR="004673CD">
        <w:rPr>
          <w:spacing w:val="-4"/>
        </w:rPr>
        <w:t>th</w:t>
      </w:r>
      <w:r w:rsidR="00D93D98">
        <w:rPr>
          <w:spacing w:val="-4"/>
        </w:rPr>
        <w:t>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increased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global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LNG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demand</w:t>
      </w:r>
      <w:r w:rsidR="00D93D98" w:rsidRPr="003741D5">
        <w:rPr>
          <w:spacing w:val="-4"/>
        </w:rPr>
        <w:t xml:space="preserve"> </w:t>
      </w:r>
      <w:r w:rsidR="00D93D98">
        <w:rPr>
          <w:spacing w:val="-4"/>
        </w:rPr>
        <w:t>mainly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driven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by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 xml:space="preserve">developing </w:t>
      </w:r>
      <w:r w:rsidRPr="00E60ED9">
        <w:rPr>
          <w:spacing w:val="-2"/>
        </w:rPr>
        <w:t>countries?</w:t>
      </w:r>
    </w:p>
    <w:p w14:paraId="39AF3E22" w14:textId="77777777" w:rsidR="007F257B" w:rsidRPr="00E60ED9" w:rsidRDefault="00FF3C28" w:rsidP="003741D5">
      <w:pPr>
        <w:pStyle w:val="Listenabsatz"/>
        <w:numPr>
          <w:ilvl w:val="0"/>
          <w:numId w:val="9"/>
        </w:numPr>
        <w:tabs>
          <w:tab w:val="left" w:pos="655"/>
          <w:tab w:val="left" w:pos="657"/>
        </w:tabs>
        <w:spacing w:before="180" w:line="237" w:lineRule="auto"/>
        <w:ind w:right="607"/>
      </w:pPr>
      <w:r w:rsidRPr="00E60ED9">
        <w:t>Which</w:t>
      </w:r>
      <w:r w:rsidRPr="00E60ED9">
        <w:rPr>
          <w:spacing w:val="-14"/>
        </w:rPr>
        <w:t xml:space="preserve"> </w:t>
      </w:r>
      <w:r w:rsidRPr="00E60ED9">
        <w:t>impact</w:t>
      </w:r>
      <w:r w:rsidRPr="00E60ED9">
        <w:rPr>
          <w:spacing w:val="-14"/>
        </w:rPr>
        <w:t xml:space="preserve"> </w:t>
      </w:r>
      <w:r w:rsidRPr="00E60ED9">
        <w:t>will</w:t>
      </w:r>
      <w:r w:rsidRPr="00E60ED9">
        <w:rPr>
          <w:spacing w:val="-14"/>
        </w:rPr>
        <w:t xml:space="preserve"> </w:t>
      </w:r>
      <w:r w:rsidRPr="00E60ED9">
        <w:t>geopolitical</w:t>
      </w:r>
      <w:r w:rsidRPr="00E60ED9">
        <w:rPr>
          <w:spacing w:val="-13"/>
        </w:rPr>
        <w:t xml:space="preserve"> </w:t>
      </w:r>
      <w:r w:rsidRPr="00E60ED9">
        <w:t>tensions</w:t>
      </w:r>
      <w:r w:rsidRPr="00E60ED9">
        <w:rPr>
          <w:spacing w:val="-14"/>
        </w:rPr>
        <w:t xml:space="preserve"> </w:t>
      </w:r>
      <w:r w:rsidRPr="00E60ED9">
        <w:t>between</w:t>
      </w:r>
      <w:r w:rsidRPr="00E60ED9">
        <w:rPr>
          <w:spacing w:val="-14"/>
        </w:rPr>
        <w:t xml:space="preserve"> </w:t>
      </w:r>
      <w:r w:rsidRPr="00E60ED9">
        <w:t>importing</w:t>
      </w:r>
      <w:r w:rsidRPr="00E60ED9">
        <w:rPr>
          <w:spacing w:val="-14"/>
        </w:rPr>
        <w:t xml:space="preserve"> </w:t>
      </w:r>
      <w:r w:rsidRPr="00E60ED9">
        <w:t>and</w:t>
      </w:r>
      <w:r w:rsidRPr="00E60ED9">
        <w:rPr>
          <w:spacing w:val="-13"/>
        </w:rPr>
        <w:t xml:space="preserve"> </w:t>
      </w:r>
      <w:r w:rsidRPr="00E60ED9">
        <w:t>exporting</w:t>
      </w:r>
      <w:r w:rsidRPr="00E60ED9">
        <w:rPr>
          <w:spacing w:val="-14"/>
        </w:rPr>
        <w:t xml:space="preserve"> </w:t>
      </w:r>
      <w:r w:rsidRPr="00E60ED9">
        <w:t>regions</w:t>
      </w:r>
      <w:r w:rsidRPr="00E60ED9">
        <w:rPr>
          <w:spacing w:val="-14"/>
        </w:rPr>
        <w:t xml:space="preserve"> </w:t>
      </w:r>
      <w:r w:rsidRPr="00E60ED9">
        <w:t>have</w:t>
      </w:r>
      <w:r w:rsidRPr="00E60ED9">
        <w:rPr>
          <w:spacing w:val="-14"/>
        </w:rPr>
        <w:t xml:space="preserve"> </w:t>
      </w:r>
      <w:r w:rsidRPr="00E60ED9">
        <w:t>on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European LNG supply if global LNG trade is prone to be used as a political weapon?</w:t>
      </w:r>
      <w:r w:rsidRPr="00E60ED9">
        <w:rPr>
          <w:spacing w:val="39"/>
        </w:rPr>
        <w:t xml:space="preserve"> </w:t>
      </w:r>
      <w:r w:rsidRPr="00E60ED9">
        <w:t xml:space="preserve">Against this background and with a view to a possible cultural change regarding CCS in Europe, the </w:t>
      </w:r>
      <w:r w:rsidR="00D93D98">
        <w:t xml:space="preserve">following </w:t>
      </w:r>
      <w:r w:rsidRPr="00E60ED9">
        <w:t>question</w:t>
      </w:r>
      <w:r w:rsidR="00D93D98">
        <w:t xml:space="preserve"> arises:</w:t>
      </w:r>
      <w:r w:rsidRPr="00E60ED9">
        <w:t xml:space="preserve"> </w:t>
      </w:r>
      <w:r w:rsidR="00D93D98">
        <w:t>Can</w:t>
      </w:r>
      <w:r w:rsidRPr="00E60ED9">
        <w:t xml:space="preserve"> European domestic natural gas production equipped with CCS be part of the solution for covering the demand in a decarbonized European energy system</w:t>
      </w:r>
      <w:del w:id="11" w:author="Author" w:date="2024-02-01T10:43:00Z">
        <w:r w:rsidR="00581875">
          <w:delText>.</w:delText>
        </w:r>
      </w:del>
      <w:ins w:id="12" w:author="Author" w:date="2024-02-01T10:43:00Z">
        <w:r w:rsidR="00D93D98">
          <w:t>?</w:t>
        </w:r>
      </w:ins>
    </w:p>
    <w:p w14:paraId="12EF83BC" w14:textId="77777777" w:rsidR="007F257B" w:rsidRPr="00E60ED9" w:rsidRDefault="00FF3C28">
      <w:pPr>
        <w:pStyle w:val="Textkrper"/>
        <w:spacing w:before="241" w:line="237" w:lineRule="auto"/>
        <w:ind w:left="112" w:right="608" w:firstLine="338"/>
        <w:jc w:val="both"/>
      </w:pPr>
      <w:r w:rsidRPr="00E60ED9">
        <w:rPr>
          <w:spacing w:val="-2"/>
        </w:rPr>
        <w:t>Consequently,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core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objective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9"/>
        </w:rPr>
        <w:t xml:space="preserve"> </w:t>
      </w:r>
      <w:r w:rsidR="00D93D98">
        <w:rPr>
          <w:spacing w:val="-2"/>
        </w:rPr>
        <w:t>study</w:t>
      </w:r>
      <w:r w:rsidR="00D93D98" w:rsidRPr="00E60ED9">
        <w:rPr>
          <w:spacing w:val="-9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investigate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dynamics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global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 xml:space="preserve">market </w:t>
      </w:r>
      <w:r w:rsidRPr="00E60ED9">
        <w:t>equilibrium until 2040.</w:t>
      </w:r>
      <w:r w:rsidRPr="00E60ED9">
        <w:rPr>
          <w:spacing w:val="40"/>
        </w:rPr>
        <w:t xml:space="preserve"> </w:t>
      </w:r>
      <w:r w:rsidRPr="00E60ED9">
        <w:t>For this, we focus our analysis on the traded LNG quantities among the most relevant</w:t>
      </w:r>
      <w:r w:rsidRPr="00E60ED9">
        <w:rPr>
          <w:spacing w:val="-6"/>
        </w:rPr>
        <w:t xml:space="preserve"> </w:t>
      </w:r>
      <w:r w:rsidRPr="00E60ED9">
        <w:t>import</w:t>
      </w:r>
      <w:r w:rsidRPr="00E60ED9">
        <w:rPr>
          <w:spacing w:val="-6"/>
        </w:rPr>
        <w:t xml:space="preserve"> </w:t>
      </w:r>
      <w:r w:rsidRPr="00E60ED9">
        <w:t>and</w:t>
      </w:r>
      <w:r w:rsidRPr="00E60ED9">
        <w:rPr>
          <w:spacing w:val="-6"/>
        </w:rPr>
        <w:t xml:space="preserve"> </w:t>
      </w:r>
      <w:r w:rsidRPr="00E60ED9">
        <w:t>export</w:t>
      </w:r>
      <w:r w:rsidRPr="00E60ED9">
        <w:rPr>
          <w:spacing w:val="-6"/>
        </w:rPr>
        <w:t xml:space="preserve"> </w:t>
      </w:r>
      <w:r w:rsidRPr="00E60ED9">
        <w:t>countries</w:t>
      </w:r>
      <w:r w:rsidRPr="00E60ED9">
        <w:rPr>
          <w:spacing w:val="-6"/>
        </w:rPr>
        <w:t xml:space="preserve"> </w:t>
      </w:r>
      <w:r w:rsidRPr="00E60ED9">
        <w:t>to</w:t>
      </w:r>
      <w:r w:rsidRPr="00E60ED9">
        <w:rPr>
          <w:spacing w:val="-6"/>
        </w:rPr>
        <w:t xml:space="preserve"> </w:t>
      </w:r>
      <w:r w:rsidRPr="00E60ED9">
        <w:t>meet</w:t>
      </w:r>
      <w:r w:rsidRPr="00E60ED9">
        <w:rPr>
          <w:spacing w:val="-6"/>
        </w:rPr>
        <w:t xml:space="preserve"> </w:t>
      </w:r>
      <w:r w:rsidR="004B3F1A">
        <w:rPr>
          <w:spacing w:val="-6"/>
        </w:rPr>
        <w:t xml:space="preserve">the </w:t>
      </w:r>
      <w:r w:rsidRPr="00E60ED9">
        <w:t>expected</w:t>
      </w:r>
      <w:r w:rsidRPr="00E60ED9">
        <w:rPr>
          <w:spacing w:val="-6"/>
        </w:rPr>
        <w:t xml:space="preserve"> </w:t>
      </w:r>
      <w:r w:rsidRPr="00E60ED9">
        <w:t>demands</w:t>
      </w:r>
      <w:r w:rsidRPr="00E60ED9">
        <w:rPr>
          <w:spacing w:val="-6"/>
        </w:rPr>
        <w:t xml:space="preserve"> </w:t>
      </w:r>
      <w:r w:rsidRPr="00E60ED9">
        <w:t>and</w:t>
      </w:r>
      <w:r w:rsidRPr="00E60ED9">
        <w:rPr>
          <w:spacing w:val="-6"/>
        </w:rPr>
        <w:t xml:space="preserve"> </w:t>
      </w:r>
      <w:r w:rsidRPr="00E60ED9">
        <w:t>resulting</w:t>
      </w:r>
      <w:r w:rsidRPr="00E60ED9">
        <w:rPr>
          <w:spacing w:val="-6"/>
        </w:rPr>
        <w:t xml:space="preserve"> </w:t>
      </w:r>
      <w:r w:rsidRPr="00E60ED9">
        <w:t>regional</w:t>
      </w:r>
      <w:r w:rsidRPr="00E60ED9">
        <w:rPr>
          <w:spacing w:val="-6"/>
        </w:rPr>
        <w:t xml:space="preserve"> </w:t>
      </w:r>
      <w:r w:rsidRPr="00E60ED9">
        <w:t>LNG</w:t>
      </w:r>
      <w:r w:rsidRPr="00E60ED9">
        <w:rPr>
          <w:spacing w:val="-6"/>
        </w:rPr>
        <w:t xml:space="preserve"> </w:t>
      </w:r>
      <w:r w:rsidRPr="00E60ED9">
        <w:t>costs.</w:t>
      </w:r>
      <w:r w:rsidRPr="00E60ED9">
        <w:rPr>
          <w:spacing w:val="18"/>
        </w:rPr>
        <w:t xml:space="preserve"> </w:t>
      </w:r>
      <w:r w:rsidRPr="00E60ED9">
        <w:t xml:space="preserve">We </w:t>
      </w:r>
      <w:r w:rsidRPr="00E60ED9">
        <w:rPr>
          <w:spacing w:val="-4"/>
        </w:rPr>
        <w:t>specifically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look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at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European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market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most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relevant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export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countries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covering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Europe’s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 xml:space="preserve">demand </w:t>
      </w:r>
      <w:r w:rsidRPr="00E60ED9">
        <w:t>until</w:t>
      </w:r>
      <w:r w:rsidRPr="00E60ED9">
        <w:rPr>
          <w:spacing w:val="-6"/>
        </w:rPr>
        <w:t xml:space="preserve"> </w:t>
      </w:r>
      <w:r w:rsidRPr="00E60ED9">
        <w:t>2040.</w:t>
      </w:r>
      <w:r w:rsidRPr="00E60ED9">
        <w:rPr>
          <w:spacing w:val="15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analysis</w:t>
      </w:r>
      <w:r w:rsidRPr="00E60ED9">
        <w:rPr>
          <w:spacing w:val="-6"/>
        </w:rPr>
        <w:t xml:space="preserve"> </w:t>
      </w:r>
      <w:r w:rsidRPr="00E60ED9">
        <w:t>also</w:t>
      </w:r>
      <w:r w:rsidRPr="00E60ED9">
        <w:rPr>
          <w:spacing w:val="-6"/>
        </w:rPr>
        <w:t xml:space="preserve"> </w:t>
      </w:r>
      <w:r w:rsidRPr="00E60ED9">
        <w:t>allows</w:t>
      </w:r>
      <w:r w:rsidRPr="00E60ED9">
        <w:rPr>
          <w:spacing w:val="-6"/>
        </w:rPr>
        <w:t xml:space="preserve"> </w:t>
      </w:r>
      <w:r w:rsidR="004B3F1A" w:rsidRPr="00E60ED9">
        <w:t>estimati</w:t>
      </w:r>
      <w:r w:rsidR="004B3F1A">
        <w:t>on of</w:t>
      </w:r>
      <w:r w:rsidR="004B3F1A" w:rsidRPr="00E60ED9">
        <w:rPr>
          <w:spacing w:val="-6"/>
        </w:rPr>
        <w:t xml:space="preserve"> </w:t>
      </w:r>
      <w:r w:rsidRPr="00E60ED9">
        <w:t>LNG</w:t>
      </w:r>
      <w:r w:rsidRPr="00E60ED9">
        <w:rPr>
          <w:spacing w:val="-6"/>
        </w:rPr>
        <w:t xml:space="preserve"> </w:t>
      </w:r>
      <w:r w:rsidRPr="00E60ED9">
        <w:t>price</w:t>
      </w:r>
      <w:r w:rsidRPr="00E60ED9">
        <w:rPr>
          <w:spacing w:val="-6"/>
        </w:rPr>
        <w:t xml:space="preserve"> </w:t>
      </w:r>
      <w:r w:rsidRPr="00E60ED9">
        <w:t>developments</w:t>
      </w:r>
      <w:r w:rsidRPr="00E60ED9">
        <w:rPr>
          <w:spacing w:val="-6"/>
        </w:rPr>
        <w:t xml:space="preserve"> </w:t>
      </w:r>
      <w:r w:rsidRPr="00E60ED9">
        <w:t>until</w:t>
      </w:r>
      <w:r w:rsidRPr="00E60ED9">
        <w:rPr>
          <w:spacing w:val="-6"/>
        </w:rPr>
        <w:t xml:space="preserve"> </w:t>
      </w:r>
      <w:r w:rsidRPr="00E60ED9">
        <w:t>2040,</w:t>
      </w:r>
      <w:r w:rsidRPr="00E60ED9">
        <w:rPr>
          <w:spacing w:val="-5"/>
        </w:rPr>
        <w:t xml:space="preserve"> </w:t>
      </w:r>
      <w:r w:rsidRPr="00E60ED9">
        <w:t>which</w:t>
      </w:r>
      <w:r w:rsidRPr="00E60ED9">
        <w:rPr>
          <w:spacing w:val="-6"/>
        </w:rPr>
        <w:t xml:space="preserve"> </w:t>
      </w:r>
      <w:r w:rsidRPr="00E60ED9">
        <w:t>is</w:t>
      </w:r>
      <w:r w:rsidRPr="00E60ED9">
        <w:rPr>
          <w:spacing w:val="-6"/>
        </w:rPr>
        <w:t xml:space="preserve"> </w:t>
      </w:r>
      <w:r w:rsidRPr="00E60ED9">
        <w:t>not</w:t>
      </w:r>
      <w:r w:rsidRPr="00E60ED9">
        <w:rPr>
          <w:spacing w:val="-6"/>
        </w:rPr>
        <w:t xml:space="preserve"> </w:t>
      </w:r>
      <w:r w:rsidRPr="00E60ED9">
        <w:t>only</w:t>
      </w:r>
      <w:r w:rsidRPr="00E60ED9">
        <w:rPr>
          <w:spacing w:val="-6"/>
        </w:rPr>
        <w:t xml:space="preserve"> </w:t>
      </w:r>
      <w:r w:rsidRPr="00E60ED9">
        <w:t xml:space="preserve">a </w:t>
      </w:r>
      <w:r w:rsidRPr="00E60ED9">
        <w:rPr>
          <w:spacing w:val="-2"/>
        </w:rPr>
        <w:t>main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novelty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7"/>
        </w:rPr>
        <w:t xml:space="preserve"> </w:t>
      </w:r>
      <w:r w:rsidR="00A42194">
        <w:rPr>
          <w:spacing w:val="-2"/>
        </w:rPr>
        <w:t>study</w:t>
      </w:r>
      <w:r w:rsidR="00A42194" w:rsidRPr="003741D5">
        <w:rPr>
          <w:spacing w:val="-2"/>
        </w:rPr>
        <w:t xml:space="preserve"> </w:t>
      </w:r>
      <w:r w:rsidRPr="00E60ED9">
        <w:rPr>
          <w:spacing w:val="-2"/>
        </w:rPr>
        <w:t>but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also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relevant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contribution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literature.</w:t>
      </w:r>
      <w:r w:rsidRPr="00E60ED9">
        <w:rPr>
          <w:spacing w:val="20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costs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are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often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required for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modeling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systems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are,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those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predominantly,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exogenous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input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parameter.</w:t>
      </w:r>
      <w:r w:rsidRPr="00E60ED9">
        <w:rPr>
          <w:spacing w:val="7"/>
        </w:rPr>
        <w:t xml:space="preserve"> </w:t>
      </w:r>
      <w:r w:rsidRPr="00E60ED9">
        <w:rPr>
          <w:spacing w:val="-2"/>
        </w:rPr>
        <w:t xml:space="preserve">Providing </w:t>
      </w:r>
      <w:r w:rsidRPr="00E60ED9">
        <w:t>present</w:t>
      </w:r>
      <w:r w:rsidRPr="00E60ED9">
        <w:rPr>
          <w:spacing w:val="-3"/>
        </w:rPr>
        <w:t xml:space="preserve"> </w:t>
      </w:r>
      <w:r w:rsidRPr="00E60ED9">
        <w:t>values</w:t>
      </w:r>
      <w:r w:rsidRPr="00E60ED9">
        <w:rPr>
          <w:spacing w:val="-3"/>
        </w:rPr>
        <w:t xml:space="preserve"> </w:t>
      </w:r>
      <w:r w:rsidRPr="00E60ED9">
        <w:t>for</w:t>
      </w:r>
      <w:r w:rsidRPr="00E60ED9">
        <w:rPr>
          <w:spacing w:val="-3"/>
        </w:rPr>
        <w:t xml:space="preserve"> </w:t>
      </w:r>
      <w:r w:rsidRPr="00E60ED9">
        <w:t>LNG</w:t>
      </w:r>
      <w:r w:rsidRPr="00E60ED9">
        <w:rPr>
          <w:spacing w:val="-4"/>
        </w:rPr>
        <w:t xml:space="preserve"> </w:t>
      </w:r>
      <w:r w:rsidRPr="00E60ED9">
        <w:t>price</w:t>
      </w:r>
      <w:r w:rsidRPr="00E60ED9">
        <w:rPr>
          <w:spacing w:val="-3"/>
        </w:rPr>
        <w:t xml:space="preserve"> </w:t>
      </w:r>
      <w:r w:rsidRPr="00E60ED9">
        <w:t>trends,</w:t>
      </w:r>
      <w:r w:rsidRPr="00E60ED9">
        <w:rPr>
          <w:spacing w:val="-2"/>
        </w:rPr>
        <w:t xml:space="preserve"> </w:t>
      </w:r>
      <w:r w:rsidR="00055442">
        <w:t>particularly</w:t>
      </w:r>
      <w:r w:rsidR="00055442" w:rsidRPr="00E60ED9">
        <w:rPr>
          <w:spacing w:val="-3"/>
        </w:rPr>
        <w:t xml:space="preserve"> </w:t>
      </w:r>
      <w:r w:rsidRPr="00E60ED9">
        <w:t>for</w:t>
      </w:r>
      <w:r w:rsidRPr="00E60ED9">
        <w:rPr>
          <w:spacing w:val="-3"/>
        </w:rPr>
        <w:t xml:space="preserve"> </w:t>
      </w:r>
      <w:r w:rsidRPr="00E60ED9">
        <w:t>those</w:t>
      </w:r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3"/>
        </w:rPr>
        <w:t xml:space="preserve"> </w:t>
      </w:r>
      <w:r w:rsidRPr="00E60ED9">
        <w:t>Europe</w:t>
      </w:r>
      <w:r w:rsidRPr="00E60ED9">
        <w:rPr>
          <w:spacing w:val="-3"/>
        </w:rPr>
        <w:t xml:space="preserve"> </w:t>
      </w:r>
      <w:r w:rsidRPr="00E60ED9">
        <w:t>considering</w:t>
      </w:r>
      <w:r w:rsidRPr="00E60ED9">
        <w:rPr>
          <w:spacing w:val="-3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t>absence</w:t>
      </w:r>
      <w:r w:rsidRPr="00E60ED9">
        <w:rPr>
          <w:spacing w:val="-4"/>
        </w:rPr>
        <w:t xml:space="preserve"> </w:t>
      </w:r>
      <w:r w:rsidRPr="00E60ED9">
        <w:t>of</w:t>
      </w:r>
      <w:r w:rsidRPr="00E60ED9">
        <w:rPr>
          <w:spacing w:val="-3"/>
        </w:rPr>
        <w:t xml:space="preserve"> </w:t>
      </w:r>
      <w:r w:rsidRPr="00E60ED9">
        <w:t>Russian pipeline</w:t>
      </w:r>
      <w:r w:rsidRPr="00E60ED9">
        <w:rPr>
          <w:spacing w:val="-7"/>
        </w:rPr>
        <w:t xml:space="preserve"> </w:t>
      </w:r>
      <w:r w:rsidRPr="00E60ED9">
        <w:t>gas,</w:t>
      </w:r>
      <w:r w:rsidRPr="00E60ED9">
        <w:rPr>
          <w:spacing w:val="-5"/>
        </w:rPr>
        <w:t xml:space="preserve"> </w:t>
      </w:r>
      <w:r w:rsidRPr="00E60ED9">
        <w:t>may</w:t>
      </w:r>
      <w:r w:rsidRPr="00E60ED9">
        <w:rPr>
          <w:spacing w:val="-7"/>
        </w:rPr>
        <w:t xml:space="preserve"> </w:t>
      </w:r>
      <w:r w:rsidRPr="00E60ED9">
        <w:t>therefore</w:t>
      </w:r>
      <w:r w:rsidRPr="00E60ED9">
        <w:rPr>
          <w:spacing w:val="-7"/>
        </w:rPr>
        <w:t xml:space="preserve"> </w:t>
      </w:r>
      <w:r w:rsidRPr="00E60ED9">
        <w:t>be</w:t>
      </w:r>
      <w:r w:rsidRPr="00E60ED9">
        <w:rPr>
          <w:spacing w:val="-7"/>
        </w:rPr>
        <w:t xml:space="preserve"> </w:t>
      </w:r>
      <w:r w:rsidRPr="00E60ED9">
        <w:t>of</w:t>
      </w:r>
      <w:r w:rsidRPr="00E60ED9">
        <w:rPr>
          <w:spacing w:val="-7"/>
        </w:rPr>
        <w:t xml:space="preserve"> </w:t>
      </w:r>
      <w:r w:rsidRPr="00E60ED9">
        <w:t>great</w:t>
      </w:r>
      <w:r w:rsidRPr="00E60ED9">
        <w:rPr>
          <w:spacing w:val="-7"/>
        </w:rPr>
        <w:t xml:space="preserve"> </w:t>
      </w:r>
      <w:r w:rsidRPr="00E60ED9">
        <w:t>relevance</w:t>
      </w:r>
      <w:r w:rsidRPr="00E60ED9">
        <w:rPr>
          <w:spacing w:val="-7"/>
        </w:rPr>
        <w:t xml:space="preserve"> </w:t>
      </w:r>
      <w:r w:rsidRPr="00E60ED9">
        <w:t>for</w:t>
      </w:r>
      <w:r w:rsidRPr="00E60ED9">
        <w:rPr>
          <w:spacing w:val="-7"/>
        </w:rPr>
        <w:t xml:space="preserve"> </w:t>
      </w:r>
      <w:r w:rsidRPr="00E60ED9">
        <w:t>future</w:t>
      </w:r>
      <w:r w:rsidRPr="00E60ED9">
        <w:rPr>
          <w:spacing w:val="-7"/>
        </w:rPr>
        <w:t xml:space="preserve"> </w:t>
      </w:r>
      <w:r w:rsidRPr="00E60ED9">
        <w:t>work</w:t>
      </w:r>
      <w:r w:rsidRPr="00E60ED9">
        <w:rPr>
          <w:spacing w:val="-7"/>
        </w:rPr>
        <w:t xml:space="preserve"> </w:t>
      </w:r>
      <w:r w:rsidRPr="00E60ED9">
        <w:t>of</w:t>
      </w:r>
      <w:r w:rsidRPr="00E60ED9">
        <w:rPr>
          <w:spacing w:val="-7"/>
        </w:rPr>
        <w:t xml:space="preserve"> </w:t>
      </w:r>
      <w:r w:rsidRPr="00E60ED9">
        <w:t>the</w:t>
      </w:r>
      <w:r w:rsidRPr="00E60ED9">
        <w:rPr>
          <w:spacing w:val="-7"/>
        </w:rPr>
        <w:t xml:space="preserve"> </w:t>
      </w:r>
      <w:r w:rsidRPr="00E60ED9">
        <w:t>scientific</w:t>
      </w:r>
      <w:r w:rsidRPr="00E60ED9">
        <w:rPr>
          <w:spacing w:val="-7"/>
        </w:rPr>
        <w:t xml:space="preserve"> </w:t>
      </w:r>
      <w:r w:rsidRPr="00E60ED9">
        <w:t>community</w:t>
      </w:r>
      <w:r w:rsidRPr="00E60ED9">
        <w:rPr>
          <w:spacing w:val="-7"/>
        </w:rPr>
        <w:t xml:space="preserve"> </w:t>
      </w:r>
      <w:r w:rsidRPr="00E60ED9">
        <w:t>analyzing the trajectory of the European energy system toward carbon neutrality.</w:t>
      </w:r>
    </w:p>
    <w:p w14:paraId="099D6D8F" w14:textId="77777777" w:rsidR="007F257B" w:rsidRPr="00E60ED9" w:rsidRDefault="00FF3C28">
      <w:pPr>
        <w:pStyle w:val="Textkrper"/>
        <w:spacing w:before="184" w:line="225" w:lineRule="auto"/>
        <w:ind w:left="112" w:right="608" w:firstLine="338"/>
        <w:jc w:val="both"/>
      </w:pPr>
      <w:r w:rsidRPr="00E60ED9">
        <w:t>The</w:t>
      </w:r>
      <w:r w:rsidRPr="00E60ED9">
        <w:rPr>
          <w:spacing w:val="-12"/>
        </w:rPr>
        <w:t xml:space="preserve"> </w:t>
      </w:r>
      <w:r w:rsidRPr="00E60ED9">
        <w:t>method</w:t>
      </w:r>
      <w:r w:rsidRPr="00E60ED9">
        <w:rPr>
          <w:spacing w:val="-12"/>
        </w:rPr>
        <w:t xml:space="preserve"> </w:t>
      </w:r>
      <w:r w:rsidRPr="00E60ED9">
        <w:t>applied</w:t>
      </w:r>
      <w:r w:rsidRPr="00E60ED9">
        <w:rPr>
          <w:spacing w:val="-12"/>
        </w:rPr>
        <w:t xml:space="preserve"> </w:t>
      </w:r>
      <w:r w:rsidRPr="00E60ED9">
        <w:t>is</w:t>
      </w:r>
      <w:r w:rsidRPr="00E60ED9">
        <w:rPr>
          <w:spacing w:val="-12"/>
        </w:rPr>
        <w:t xml:space="preserve"> </w:t>
      </w:r>
      <w:r w:rsidRPr="00E60ED9">
        <w:t>the</w:t>
      </w:r>
      <w:r w:rsidRPr="00E60ED9">
        <w:rPr>
          <w:spacing w:val="-12"/>
        </w:rPr>
        <w:t xml:space="preserve"> </w:t>
      </w:r>
      <w:r w:rsidRPr="00E60ED9">
        <w:t>development</w:t>
      </w:r>
      <w:r w:rsidRPr="00E60ED9">
        <w:rPr>
          <w:spacing w:val="-12"/>
        </w:rPr>
        <w:t xml:space="preserve"> </w:t>
      </w:r>
      <w:r w:rsidRPr="00E60ED9">
        <w:t>of</w:t>
      </w:r>
      <w:r w:rsidRPr="00E60ED9">
        <w:rPr>
          <w:spacing w:val="-12"/>
        </w:rPr>
        <w:t xml:space="preserve"> </w:t>
      </w:r>
      <w:r w:rsidRPr="00E60ED9">
        <w:t>a</w:t>
      </w:r>
      <w:r w:rsidRPr="00E60ED9">
        <w:rPr>
          <w:spacing w:val="-12"/>
        </w:rPr>
        <w:t xml:space="preserve"> </w:t>
      </w:r>
      <w:r w:rsidRPr="00E60ED9">
        <w:t>linear</w:t>
      </w:r>
      <w:r w:rsidRPr="00E60ED9">
        <w:rPr>
          <w:spacing w:val="-12"/>
        </w:rPr>
        <w:t xml:space="preserve"> </w:t>
      </w:r>
      <w:r w:rsidRPr="00E60ED9">
        <w:t>optimization</w:t>
      </w:r>
      <w:r w:rsidRPr="00E60ED9">
        <w:rPr>
          <w:spacing w:val="-12"/>
        </w:rPr>
        <w:t xml:space="preserve"> </w:t>
      </w:r>
      <w:r w:rsidRPr="00E60ED9">
        <w:t>model.</w:t>
      </w:r>
      <w:r w:rsidRPr="00E60ED9">
        <w:rPr>
          <w:spacing w:val="4"/>
        </w:rPr>
        <w:t xml:space="preserve"> </w:t>
      </w:r>
      <w:r w:rsidRPr="00E60ED9">
        <w:t>The</w:t>
      </w:r>
      <w:r w:rsidRPr="00E60ED9">
        <w:rPr>
          <w:spacing w:val="-12"/>
        </w:rPr>
        <w:t xml:space="preserve"> </w:t>
      </w:r>
      <w:r w:rsidRPr="00E60ED9">
        <w:t>objective</w:t>
      </w:r>
      <w:r w:rsidRPr="00E60ED9">
        <w:rPr>
          <w:spacing w:val="-12"/>
        </w:rPr>
        <w:t xml:space="preserve"> </w:t>
      </w:r>
      <w:r w:rsidRPr="00E60ED9">
        <w:t>is</w:t>
      </w:r>
      <w:r w:rsidRPr="00E60ED9">
        <w:rPr>
          <w:spacing w:val="-12"/>
        </w:rPr>
        <w:t xml:space="preserve"> </w:t>
      </w:r>
      <w:r w:rsidRPr="00E60ED9">
        <w:t>to</w:t>
      </w:r>
      <w:r w:rsidRPr="00E60ED9">
        <w:rPr>
          <w:spacing w:val="-12"/>
        </w:rPr>
        <w:t xml:space="preserve"> </w:t>
      </w:r>
      <w:r w:rsidRPr="00E60ED9">
        <w:t xml:space="preserve">minimize total LNG import costs (i.e., the sum of costs from all import countries) while fulfilling all importers’ </w:t>
      </w:r>
      <w:r w:rsidRPr="00E60ED9">
        <w:rPr>
          <w:spacing w:val="-2"/>
        </w:rPr>
        <w:t>exogenously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predefined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demands.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demands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are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taken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from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existing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studies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 xml:space="preserve">scenario </w:t>
      </w:r>
      <w:r w:rsidRPr="00E60ED9">
        <w:t>with</w:t>
      </w:r>
      <w:r w:rsidRPr="00E60ED9">
        <w:rPr>
          <w:spacing w:val="11"/>
        </w:rPr>
        <w:t xml:space="preserve"> </w:t>
      </w:r>
      <w:r w:rsidRPr="00E60ED9">
        <w:t>high</w:t>
      </w:r>
      <w:r w:rsidRPr="00E60ED9">
        <w:rPr>
          <w:spacing w:val="11"/>
        </w:rPr>
        <w:t xml:space="preserve"> </w:t>
      </w:r>
      <w:r w:rsidRPr="00E60ED9">
        <w:t>ambitions</w:t>
      </w:r>
      <w:r w:rsidRPr="00E60ED9">
        <w:rPr>
          <w:spacing w:val="12"/>
        </w:rPr>
        <w:t xml:space="preserve"> </w:t>
      </w:r>
      <w:r w:rsidRPr="00E60ED9">
        <w:t>to</w:t>
      </w:r>
      <w:r w:rsidRPr="00E60ED9">
        <w:rPr>
          <w:spacing w:val="11"/>
        </w:rPr>
        <w:t xml:space="preserve"> </w:t>
      </w:r>
      <w:r w:rsidRPr="00E60ED9">
        <w:t>decarbonize</w:t>
      </w:r>
      <w:r w:rsidRPr="00E60ED9">
        <w:rPr>
          <w:spacing w:val="12"/>
        </w:rPr>
        <w:t xml:space="preserve"> </w:t>
      </w:r>
      <w:r w:rsidRPr="00E60ED9">
        <w:t>the</w:t>
      </w:r>
      <w:r w:rsidRPr="00E60ED9">
        <w:rPr>
          <w:spacing w:val="11"/>
        </w:rPr>
        <w:t xml:space="preserve"> </w:t>
      </w:r>
      <w:r w:rsidRPr="00E60ED9">
        <w:t>global</w:t>
      </w:r>
      <w:r w:rsidRPr="00E60ED9">
        <w:rPr>
          <w:spacing w:val="12"/>
        </w:rPr>
        <w:t xml:space="preserve"> </w:t>
      </w:r>
      <w:r w:rsidRPr="00E60ED9">
        <w:t>energy</w:t>
      </w:r>
      <w:r w:rsidRPr="00E60ED9">
        <w:rPr>
          <w:spacing w:val="11"/>
        </w:rPr>
        <w:t xml:space="preserve"> </w:t>
      </w:r>
      <w:r w:rsidRPr="00E60ED9">
        <w:t>system</w:t>
      </w:r>
      <w:r w:rsidRPr="00E60ED9">
        <w:rPr>
          <w:spacing w:val="11"/>
        </w:rPr>
        <w:t xml:space="preserve"> </w:t>
      </w:r>
      <w:r w:rsidRPr="00E60ED9">
        <w:t>(the</w:t>
      </w:r>
      <w:r w:rsidRPr="00E60ED9">
        <w:rPr>
          <w:spacing w:val="12"/>
        </w:rPr>
        <w:t xml:space="preserve"> </w:t>
      </w:r>
      <w:r w:rsidRPr="00E60ED9">
        <w:t>so-called</w:t>
      </w:r>
      <w:r w:rsidRPr="00E60ED9">
        <w:rPr>
          <w:spacing w:val="11"/>
        </w:rPr>
        <w:t xml:space="preserve"> </w:t>
      </w:r>
      <w:r w:rsidRPr="00E60ED9">
        <w:rPr>
          <w:rFonts w:ascii="Euclid" w:hAnsi="Euclid"/>
          <w:i/>
        </w:rPr>
        <w:t>Net</w:t>
      </w:r>
      <w:r w:rsidRPr="00E60ED9">
        <w:rPr>
          <w:rFonts w:ascii="Euclid" w:hAnsi="Euclid"/>
          <w:i/>
          <w:spacing w:val="-4"/>
        </w:rPr>
        <w:t xml:space="preserve"> </w:t>
      </w:r>
      <w:r w:rsidRPr="00E60ED9">
        <w:rPr>
          <w:rFonts w:ascii="Euclid" w:hAnsi="Euclid"/>
          <w:i/>
        </w:rPr>
        <w:t>Zero</w:t>
      </w:r>
      <w:r w:rsidRPr="00E60ED9">
        <w:rPr>
          <w:rFonts w:ascii="Euclid" w:hAnsi="Euclid"/>
          <w:i/>
          <w:spacing w:val="2"/>
        </w:rPr>
        <w:t xml:space="preserve"> </w:t>
      </w:r>
      <w:r w:rsidRPr="00E60ED9">
        <w:t>scenario)</w:t>
      </w:r>
      <w:r w:rsidRPr="00E60ED9">
        <w:rPr>
          <w:spacing w:val="12"/>
        </w:rPr>
        <w:t xml:space="preserve"> </w:t>
      </w:r>
      <w:r w:rsidRPr="00E60ED9">
        <w:t>and</w:t>
      </w:r>
      <w:r w:rsidRPr="00E60ED9">
        <w:rPr>
          <w:spacing w:val="11"/>
        </w:rPr>
        <w:t xml:space="preserve"> </w:t>
      </w:r>
      <w:r w:rsidRPr="00E60ED9">
        <w:rPr>
          <w:spacing w:val="-10"/>
        </w:rPr>
        <w:t>a</w:t>
      </w:r>
    </w:p>
    <w:p w14:paraId="7780CB81" w14:textId="77777777" w:rsidR="007F257B" w:rsidRPr="00E60ED9" w:rsidRDefault="00FF3C28">
      <w:pPr>
        <w:pStyle w:val="Textkrper"/>
        <w:spacing w:line="232" w:lineRule="exact"/>
        <w:ind w:left="112"/>
        <w:jc w:val="both"/>
        <w:rPr>
          <w:rFonts w:ascii="Euclid"/>
          <w:i/>
        </w:rPr>
      </w:pPr>
      <w:proofErr w:type="gramStart"/>
      <w:r w:rsidRPr="00E60ED9">
        <w:rPr>
          <w:spacing w:val="-2"/>
        </w:rPr>
        <w:t>scenario</w:t>
      </w:r>
      <w:proofErr w:type="gramEnd"/>
      <w:r w:rsidRPr="00E60ED9">
        <w:rPr>
          <w:spacing w:val="2"/>
        </w:rPr>
        <w:t xml:space="preserve"> </w:t>
      </w:r>
      <w:r w:rsidRPr="00E60ED9">
        <w:rPr>
          <w:spacing w:val="-2"/>
        </w:rPr>
        <w:t>with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further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increase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due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growing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global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demand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(the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so-called</w:t>
      </w:r>
      <w:r w:rsidRPr="00E60ED9">
        <w:rPr>
          <w:spacing w:val="3"/>
        </w:rPr>
        <w:t xml:space="preserve"> </w:t>
      </w:r>
      <w:r w:rsidRPr="00E60ED9">
        <w:rPr>
          <w:rFonts w:ascii="Euclid"/>
          <w:i/>
          <w:spacing w:val="-2"/>
        </w:rPr>
        <w:t>Persisting</w:t>
      </w:r>
    </w:p>
    <w:p w14:paraId="230C1BC9" w14:textId="77777777" w:rsidR="00C63B96" w:rsidRDefault="00FF3C28">
      <w:pPr>
        <w:pStyle w:val="Textkrper"/>
        <w:spacing w:line="201" w:lineRule="auto"/>
        <w:ind w:left="112" w:right="607"/>
        <w:jc w:val="both"/>
        <w:rPr>
          <w:del w:id="13" w:author="Author" w:date="2024-02-01T10:43:00Z"/>
        </w:rPr>
      </w:pPr>
      <w:r w:rsidRPr="00E60ED9">
        <w:rPr>
          <w:rFonts w:ascii="Euclid"/>
          <w:i/>
          <w:spacing w:val="-2"/>
        </w:rPr>
        <w:t>Fossil</w:t>
      </w:r>
      <w:r w:rsidRPr="00E60ED9">
        <w:rPr>
          <w:rFonts w:ascii="Euclid"/>
          <w:i/>
          <w:spacing w:val="-17"/>
        </w:rPr>
        <w:t xml:space="preserve"> </w:t>
      </w:r>
      <w:r w:rsidRPr="00E60ED9">
        <w:rPr>
          <w:rFonts w:ascii="Euclid"/>
          <w:i/>
          <w:spacing w:val="-2"/>
        </w:rPr>
        <w:t>Demand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spacing w:val="-2"/>
        </w:rPr>
        <w:t>scenario).</w:t>
      </w:r>
      <w:r w:rsidR="00055442" w:rsidRPr="003741D5">
        <w:rPr>
          <w:spacing w:val="-2"/>
        </w:rPr>
        <w:t xml:space="preserve"> </w:t>
      </w:r>
      <w:r w:rsidR="00055442">
        <w:rPr>
          <w:spacing w:val="-2"/>
        </w:rPr>
        <w:t>In the model,</w:t>
      </w:r>
      <w:r w:rsidRPr="00E60ED9">
        <w:rPr>
          <w:spacing w:val="12"/>
        </w:rPr>
        <w:t xml:space="preserve"> </w:t>
      </w:r>
      <w:r w:rsidR="00055442">
        <w:rPr>
          <w:spacing w:val="-2"/>
        </w:rPr>
        <w:t>i</w:t>
      </w:r>
      <w:r w:rsidR="00055442" w:rsidRPr="00E60ED9">
        <w:rPr>
          <w:spacing w:val="-2"/>
        </w:rPr>
        <w:t>mport</w:t>
      </w:r>
      <w:r w:rsidR="00055442" w:rsidRPr="00E60ED9">
        <w:rPr>
          <w:spacing w:val="-12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export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countries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are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represented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by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nodes.</w:t>
      </w:r>
      <w:r w:rsidRPr="00E60ED9">
        <w:rPr>
          <w:spacing w:val="16"/>
        </w:rPr>
        <w:t xml:space="preserve"> </w:t>
      </w:r>
      <w:r w:rsidR="00055442">
        <w:rPr>
          <w:spacing w:val="16"/>
        </w:rPr>
        <w:t xml:space="preserve">The </w:t>
      </w:r>
      <w:r w:rsidR="00055442">
        <w:rPr>
          <w:spacing w:val="-2"/>
        </w:rPr>
        <w:t>o</w:t>
      </w:r>
      <w:r w:rsidR="00055442" w:rsidRPr="00E60ED9">
        <w:rPr>
          <w:spacing w:val="-2"/>
        </w:rPr>
        <w:t xml:space="preserve">ptimality </w:t>
      </w:r>
      <w:r w:rsidRPr="00E60ED9">
        <w:t>of</w:t>
      </w:r>
      <w:r w:rsidRPr="00E60ED9">
        <w:rPr>
          <w:spacing w:val="12"/>
        </w:rPr>
        <w:t xml:space="preserve"> </w:t>
      </w:r>
      <w:r w:rsidRPr="00E60ED9">
        <w:t>the</w:t>
      </w:r>
      <w:r w:rsidRPr="00E60ED9">
        <w:rPr>
          <w:spacing w:val="12"/>
        </w:rPr>
        <w:t xml:space="preserve"> </w:t>
      </w:r>
      <w:r w:rsidRPr="00E60ED9">
        <w:t>model</w:t>
      </w:r>
      <w:r w:rsidRPr="00E60ED9">
        <w:rPr>
          <w:spacing w:val="12"/>
        </w:rPr>
        <w:t xml:space="preserve"> </w:t>
      </w:r>
      <w:r w:rsidRPr="00E60ED9">
        <w:t>finds,</w:t>
      </w:r>
      <w:r w:rsidRPr="00E60ED9">
        <w:rPr>
          <w:spacing w:val="16"/>
        </w:rPr>
        <w:t xml:space="preserve"> </w:t>
      </w:r>
      <w:r w:rsidRPr="00E60ED9">
        <w:t>among</w:t>
      </w:r>
      <w:r w:rsidRPr="00E60ED9">
        <w:rPr>
          <w:spacing w:val="11"/>
        </w:rPr>
        <w:t xml:space="preserve"> </w:t>
      </w:r>
      <w:r w:rsidRPr="00E60ED9">
        <w:t>others,</w:t>
      </w:r>
      <w:r w:rsidRPr="00E60ED9">
        <w:rPr>
          <w:spacing w:val="16"/>
        </w:rPr>
        <w:t xml:space="preserve"> </w:t>
      </w:r>
      <w:r w:rsidRPr="00E60ED9">
        <w:t>optimal</w:t>
      </w:r>
      <w:r w:rsidRPr="00E60ED9">
        <w:rPr>
          <w:spacing w:val="12"/>
        </w:rPr>
        <w:t xml:space="preserve"> </w:t>
      </w:r>
      <w:r w:rsidRPr="00E60ED9">
        <w:t>LNG</w:t>
      </w:r>
      <w:r w:rsidRPr="00E60ED9">
        <w:rPr>
          <w:spacing w:val="13"/>
        </w:rPr>
        <w:t xml:space="preserve"> </w:t>
      </w:r>
      <w:r w:rsidRPr="00E60ED9">
        <w:t>flows</w:t>
      </w:r>
      <w:r w:rsidRPr="00E60ED9">
        <w:rPr>
          <w:spacing w:val="12"/>
        </w:rPr>
        <w:t xml:space="preserve"> </w:t>
      </w:r>
      <w:r w:rsidRPr="00E60ED9">
        <w:t>from</w:t>
      </w:r>
      <w:r w:rsidRPr="00E60ED9">
        <w:rPr>
          <w:spacing w:val="12"/>
        </w:rPr>
        <w:t xml:space="preserve"> </w:t>
      </w:r>
      <w:r w:rsidRPr="00E60ED9">
        <w:t>each</w:t>
      </w:r>
      <w:r w:rsidRPr="00E60ED9">
        <w:rPr>
          <w:spacing w:val="12"/>
        </w:rPr>
        <w:t xml:space="preserve"> </w:t>
      </w:r>
      <w:r w:rsidRPr="00E60ED9">
        <w:t>export</w:t>
      </w:r>
      <w:r w:rsidRPr="00E60ED9">
        <w:rPr>
          <w:spacing w:val="13"/>
        </w:rPr>
        <w:t xml:space="preserve"> </w:t>
      </w:r>
      <w:r w:rsidRPr="00E60ED9">
        <w:t>to</w:t>
      </w:r>
      <w:r w:rsidRPr="00E60ED9">
        <w:rPr>
          <w:spacing w:val="11"/>
        </w:rPr>
        <w:t xml:space="preserve"> </w:t>
      </w:r>
      <w:r w:rsidRPr="00E60ED9">
        <w:t>each</w:t>
      </w:r>
      <w:r w:rsidRPr="00E60ED9">
        <w:rPr>
          <w:spacing w:val="12"/>
        </w:rPr>
        <w:t xml:space="preserve"> </w:t>
      </w:r>
      <w:r w:rsidRPr="00E60ED9">
        <w:t>import</w:t>
      </w:r>
      <w:r w:rsidRPr="00E60ED9">
        <w:rPr>
          <w:spacing w:val="13"/>
        </w:rPr>
        <w:t xml:space="preserve"> </w:t>
      </w:r>
      <w:r w:rsidRPr="00E60ED9">
        <w:t>country.</w:t>
      </w:r>
      <w:r w:rsidRPr="00E60ED9">
        <w:rPr>
          <w:spacing w:val="60"/>
        </w:rPr>
        <w:t xml:space="preserve"> </w:t>
      </w:r>
      <w:r w:rsidRPr="00E60ED9">
        <w:rPr>
          <w:spacing w:val="-5"/>
        </w:rPr>
        <w:t>For</w:t>
      </w:r>
    </w:p>
    <w:p w14:paraId="2292B4AE" w14:textId="77777777" w:rsidR="007F257B" w:rsidRPr="00E60ED9" w:rsidRDefault="003C6BC9" w:rsidP="003741D5">
      <w:pPr>
        <w:pStyle w:val="Textkrper"/>
        <w:spacing w:line="201" w:lineRule="auto"/>
        <w:ind w:left="112" w:right="607"/>
        <w:jc w:val="both"/>
      </w:pPr>
      <w:ins w:id="14" w:author="Author" w:date="2024-02-01T10:43:00Z">
        <w:r>
          <w:t xml:space="preserve"> </w:t>
        </w:r>
      </w:ins>
      <w:proofErr w:type="gramStart"/>
      <w:r w:rsidR="00FF3C28" w:rsidRPr="00E60ED9">
        <w:t>the</w:t>
      </w:r>
      <w:proofErr w:type="gramEnd"/>
      <w:r w:rsidR="00FF3C28" w:rsidRPr="00E60ED9">
        <w:rPr>
          <w:spacing w:val="-2"/>
        </w:rPr>
        <w:t xml:space="preserve"> </w:t>
      </w:r>
      <w:r w:rsidR="00FF3C28" w:rsidRPr="00E60ED9">
        <w:t>European</w:t>
      </w:r>
      <w:r w:rsidR="00FF3C28" w:rsidRPr="00E60ED9">
        <w:rPr>
          <w:spacing w:val="-2"/>
        </w:rPr>
        <w:t xml:space="preserve"> </w:t>
      </w:r>
      <w:r w:rsidR="00FF3C28" w:rsidRPr="00E60ED9">
        <w:t>importers,</w:t>
      </w:r>
      <w:r w:rsidR="00FF3C28" w:rsidRPr="00E60ED9">
        <w:rPr>
          <w:spacing w:val="-1"/>
        </w:rPr>
        <w:t xml:space="preserve"> </w:t>
      </w:r>
      <w:r w:rsidR="00FF3C28" w:rsidRPr="00E60ED9">
        <w:t>optimality</w:t>
      </w:r>
      <w:r w:rsidR="00FF3C28" w:rsidRPr="00E60ED9">
        <w:rPr>
          <w:spacing w:val="-2"/>
        </w:rPr>
        <w:t xml:space="preserve"> </w:t>
      </w:r>
      <w:r w:rsidR="00FF3C28" w:rsidRPr="00E60ED9">
        <w:t>also</w:t>
      </w:r>
      <w:r w:rsidR="00FF3C28" w:rsidRPr="00E60ED9">
        <w:rPr>
          <w:spacing w:val="-2"/>
        </w:rPr>
        <w:t xml:space="preserve"> </w:t>
      </w:r>
      <w:r w:rsidR="00FF3C28" w:rsidRPr="00E60ED9">
        <w:t>includes</w:t>
      </w:r>
      <w:r w:rsidR="00FF3C28" w:rsidRPr="00E60ED9">
        <w:rPr>
          <w:spacing w:val="-2"/>
        </w:rPr>
        <w:t xml:space="preserve"> </w:t>
      </w:r>
      <w:r w:rsidR="00FF3C28" w:rsidRPr="00E60ED9">
        <w:t>the</w:t>
      </w:r>
      <w:r w:rsidR="00FF3C28" w:rsidRPr="00E60ED9">
        <w:rPr>
          <w:spacing w:val="-2"/>
        </w:rPr>
        <w:t xml:space="preserve"> </w:t>
      </w:r>
      <w:r w:rsidR="00FF3C28" w:rsidRPr="00E60ED9">
        <w:t>amount</w:t>
      </w:r>
      <w:r w:rsidR="00FF3C28" w:rsidRPr="00E60ED9">
        <w:rPr>
          <w:spacing w:val="-2"/>
        </w:rPr>
        <w:t xml:space="preserve"> </w:t>
      </w:r>
      <w:r w:rsidR="00FF3C28" w:rsidRPr="00E60ED9">
        <w:t>of</w:t>
      </w:r>
      <w:r w:rsidR="00FF3C28" w:rsidRPr="00E60ED9">
        <w:rPr>
          <w:spacing w:val="-2"/>
        </w:rPr>
        <w:t xml:space="preserve"> </w:t>
      </w:r>
      <w:r w:rsidR="00FF3C28" w:rsidRPr="00E60ED9">
        <w:t>LNG</w:t>
      </w:r>
      <w:r w:rsidR="00FF3C28" w:rsidRPr="00E60ED9">
        <w:rPr>
          <w:spacing w:val="-2"/>
        </w:rPr>
        <w:t xml:space="preserve"> </w:t>
      </w:r>
      <w:r w:rsidR="00FF3C28" w:rsidRPr="00E60ED9">
        <w:t>imports</w:t>
      </w:r>
      <w:r w:rsidR="00FF3C28" w:rsidRPr="00E60ED9">
        <w:rPr>
          <w:spacing w:val="-2"/>
        </w:rPr>
        <w:t xml:space="preserve"> </w:t>
      </w:r>
      <w:r w:rsidR="00FF3C28" w:rsidRPr="00E60ED9">
        <w:t>substituted</w:t>
      </w:r>
      <w:r w:rsidR="00FF3C28" w:rsidRPr="00E60ED9">
        <w:rPr>
          <w:spacing w:val="-2"/>
        </w:rPr>
        <w:t xml:space="preserve"> </w:t>
      </w:r>
      <w:r w:rsidR="00FF3C28" w:rsidRPr="00E60ED9">
        <w:t>by</w:t>
      </w:r>
      <w:r w:rsidR="00FF3C28" w:rsidRPr="00E60ED9">
        <w:rPr>
          <w:spacing w:val="-2"/>
        </w:rPr>
        <w:t xml:space="preserve"> </w:t>
      </w:r>
      <w:r w:rsidR="00FF3C28" w:rsidRPr="00E60ED9">
        <w:t>domestic natural gas production with CCS. Input parameters encompass LNG import volumes (i.e., demands) with</w:t>
      </w:r>
      <w:r w:rsidR="00FF3C28" w:rsidRPr="00E60ED9">
        <w:rPr>
          <w:spacing w:val="-7"/>
        </w:rPr>
        <w:t xml:space="preserve"> </w:t>
      </w:r>
      <w:r w:rsidR="00FF3C28" w:rsidRPr="00E60ED9">
        <w:t>a</w:t>
      </w:r>
      <w:r w:rsidR="00FF3C28" w:rsidRPr="00E60ED9">
        <w:rPr>
          <w:spacing w:val="-7"/>
        </w:rPr>
        <w:t xml:space="preserve"> </w:t>
      </w:r>
      <w:r w:rsidR="00FF3C28" w:rsidRPr="00E60ED9">
        <w:t>monthly</w:t>
      </w:r>
      <w:r w:rsidR="00FF3C28" w:rsidRPr="00E60ED9">
        <w:rPr>
          <w:spacing w:val="-7"/>
        </w:rPr>
        <w:t xml:space="preserve"> </w:t>
      </w:r>
      <w:r w:rsidR="00FF3C28" w:rsidRPr="00E60ED9">
        <w:t>or</w:t>
      </w:r>
      <w:r w:rsidR="00FF3C28" w:rsidRPr="00E60ED9">
        <w:rPr>
          <w:spacing w:val="-7"/>
        </w:rPr>
        <w:t xml:space="preserve"> </w:t>
      </w:r>
      <w:r w:rsidR="00FF3C28" w:rsidRPr="00E60ED9">
        <w:t>yearly</w:t>
      </w:r>
      <w:r w:rsidR="00FF3C28" w:rsidRPr="00E60ED9">
        <w:rPr>
          <w:spacing w:val="-7"/>
        </w:rPr>
        <w:t xml:space="preserve"> </w:t>
      </w:r>
      <w:r w:rsidR="00FF3C28" w:rsidRPr="00E60ED9">
        <w:t>resolution,</w:t>
      </w:r>
      <w:r w:rsidR="00FF3C28" w:rsidRPr="00E60ED9">
        <w:rPr>
          <w:spacing w:val="-5"/>
        </w:rPr>
        <w:t xml:space="preserve"> </w:t>
      </w:r>
      <w:r w:rsidR="00FF3C28" w:rsidRPr="00E60ED9">
        <w:t>LNG</w:t>
      </w:r>
      <w:r w:rsidR="00FF3C28" w:rsidRPr="00E60ED9">
        <w:rPr>
          <w:spacing w:val="-7"/>
        </w:rPr>
        <w:t xml:space="preserve"> </w:t>
      </w:r>
      <w:r w:rsidR="00FF3C28" w:rsidRPr="00E60ED9">
        <w:t>export</w:t>
      </w:r>
      <w:r w:rsidR="00FF3C28" w:rsidRPr="00E60ED9">
        <w:rPr>
          <w:spacing w:val="-7"/>
        </w:rPr>
        <w:t xml:space="preserve"> </w:t>
      </w:r>
      <w:r w:rsidR="00FF3C28" w:rsidRPr="00E60ED9">
        <w:t>capacities,</w:t>
      </w:r>
      <w:r w:rsidR="00FF3C28" w:rsidRPr="00E60ED9">
        <w:rPr>
          <w:spacing w:val="-5"/>
        </w:rPr>
        <w:t xml:space="preserve"> </w:t>
      </w:r>
      <w:r w:rsidR="00FF3C28" w:rsidRPr="00E60ED9">
        <w:t>and</w:t>
      </w:r>
      <w:r w:rsidR="00FF3C28" w:rsidRPr="00E60ED9">
        <w:rPr>
          <w:spacing w:val="-7"/>
        </w:rPr>
        <w:t xml:space="preserve"> </w:t>
      </w:r>
      <w:r w:rsidR="00FF3C28" w:rsidRPr="00E60ED9">
        <w:t>LNG</w:t>
      </w:r>
      <w:r w:rsidR="00FF3C28" w:rsidRPr="00E60ED9">
        <w:rPr>
          <w:spacing w:val="-7"/>
        </w:rPr>
        <w:t xml:space="preserve"> </w:t>
      </w:r>
      <w:r w:rsidR="00FF3C28" w:rsidRPr="00E60ED9">
        <w:t>break-even</w:t>
      </w:r>
      <w:r w:rsidR="00FF3C28" w:rsidRPr="00E60ED9">
        <w:rPr>
          <w:spacing w:val="-7"/>
        </w:rPr>
        <w:t xml:space="preserve"> </w:t>
      </w:r>
      <w:r w:rsidR="00FF3C28" w:rsidRPr="00E60ED9">
        <w:t>prices.</w:t>
      </w:r>
      <w:r w:rsidR="00FF3C28" w:rsidRPr="00E60ED9">
        <w:rPr>
          <w:spacing w:val="18"/>
        </w:rPr>
        <w:t xml:space="preserve"> </w:t>
      </w:r>
      <w:r>
        <w:t>In addition</w:t>
      </w:r>
      <w:r w:rsidR="00FF3C28" w:rsidRPr="00E60ED9">
        <w:t>, spatial</w:t>
      </w:r>
      <w:r w:rsidR="00FF3C28" w:rsidRPr="00E60ED9">
        <w:rPr>
          <w:spacing w:val="-2"/>
        </w:rPr>
        <w:t xml:space="preserve"> </w:t>
      </w:r>
      <w:r w:rsidR="00FF3C28" w:rsidRPr="00E60ED9">
        <w:t>and</w:t>
      </w:r>
      <w:r w:rsidR="00FF3C28" w:rsidRPr="00E60ED9">
        <w:rPr>
          <w:spacing w:val="-2"/>
        </w:rPr>
        <w:t xml:space="preserve"> </w:t>
      </w:r>
      <w:r w:rsidR="00FF3C28" w:rsidRPr="00E60ED9">
        <w:t>further</w:t>
      </w:r>
      <w:r w:rsidR="00FF3C28" w:rsidRPr="00E60ED9">
        <w:rPr>
          <w:spacing w:val="-2"/>
        </w:rPr>
        <w:t xml:space="preserve"> </w:t>
      </w:r>
      <w:r w:rsidR="00FF3C28" w:rsidRPr="00E60ED9">
        <w:t>techno-economic</w:t>
      </w:r>
      <w:r w:rsidR="00FF3C28" w:rsidRPr="00E60ED9">
        <w:rPr>
          <w:spacing w:val="-2"/>
        </w:rPr>
        <w:t xml:space="preserve"> </w:t>
      </w:r>
      <w:r w:rsidR="00FF3C28" w:rsidRPr="00E60ED9">
        <w:t>data</w:t>
      </w:r>
      <w:r w:rsidR="00FF3C28" w:rsidRPr="00E60ED9">
        <w:rPr>
          <w:spacing w:val="-2"/>
        </w:rPr>
        <w:t xml:space="preserve"> </w:t>
      </w:r>
      <w:r w:rsidR="00FF3C28" w:rsidRPr="00E60ED9">
        <w:t>are</w:t>
      </w:r>
      <w:r w:rsidR="00FF3C28" w:rsidRPr="00E60ED9">
        <w:rPr>
          <w:spacing w:val="-2"/>
        </w:rPr>
        <w:t xml:space="preserve"> </w:t>
      </w:r>
      <w:r w:rsidR="00FF3C28" w:rsidRPr="00E60ED9">
        <w:t>used</w:t>
      </w:r>
      <w:r w:rsidR="00FF3C28" w:rsidRPr="00E60ED9">
        <w:rPr>
          <w:spacing w:val="-2"/>
        </w:rPr>
        <w:t xml:space="preserve"> </w:t>
      </w:r>
      <w:r w:rsidR="00FF3C28" w:rsidRPr="00E60ED9">
        <w:t>to</w:t>
      </w:r>
      <w:r w:rsidR="00FF3C28" w:rsidRPr="00E60ED9">
        <w:rPr>
          <w:spacing w:val="-2"/>
        </w:rPr>
        <w:t xml:space="preserve"> </w:t>
      </w:r>
      <w:r w:rsidR="00FF3C28" w:rsidRPr="00E60ED9">
        <w:t>calculate</w:t>
      </w:r>
      <w:r w:rsidR="00FF3C28" w:rsidRPr="00E60ED9">
        <w:rPr>
          <w:spacing w:val="-2"/>
        </w:rPr>
        <w:t xml:space="preserve"> </w:t>
      </w:r>
      <w:r w:rsidR="00FF3C28" w:rsidRPr="00E60ED9">
        <w:t>LNG</w:t>
      </w:r>
      <w:r w:rsidR="00FF3C28" w:rsidRPr="00E60ED9">
        <w:rPr>
          <w:spacing w:val="-2"/>
        </w:rPr>
        <w:t xml:space="preserve"> </w:t>
      </w:r>
      <w:r w:rsidR="00FF3C28" w:rsidRPr="00E60ED9">
        <w:t>transportation</w:t>
      </w:r>
      <w:r w:rsidR="00FF3C28" w:rsidRPr="00E60ED9">
        <w:rPr>
          <w:spacing w:val="-2"/>
        </w:rPr>
        <w:t xml:space="preserve"> </w:t>
      </w:r>
      <w:r w:rsidR="00FF3C28" w:rsidRPr="00E60ED9">
        <w:t>costs</w:t>
      </w:r>
      <w:r w:rsidR="00FF3C28" w:rsidRPr="00E60ED9">
        <w:rPr>
          <w:spacing w:val="-2"/>
        </w:rPr>
        <w:t xml:space="preserve"> </w:t>
      </w:r>
      <w:r w:rsidR="00FF3C28" w:rsidRPr="00E60ED9">
        <w:t>between</w:t>
      </w:r>
      <w:r w:rsidR="00FF3C28" w:rsidRPr="00E60ED9">
        <w:rPr>
          <w:spacing w:val="-2"/>
        </w:rPr>
        <w:t xml:space="preserve"> </w:t>
      </w:r>
      <w:r w:rsidR="00FF3C28" w:rsidRPr="00E60ED9">
        <w:t>each export and each import region.</w:t>
      </w:r>
    </w:p>
    <w:p w14:paraId="712A35B3" w14:textId="77777777" w:rsidR="007F257B" w:rsidRPr="00E60ED9" w:rsidRDefault="00FF3C28">
      <w:pPr>
        <w:pStyle w:val="Textkrper"/>
        <w:spacing w:before="171" w:line="237" w:lineRule="auto"/>
        <w:ind w:left="112" w:right="609" w:firstLine="338"/>
        <w:jc w:val="both"/>
      </w:pPr>
      <w:r w:rsidRPr="00E60ED9">
        <w:t xml:space="preserve">The </w:t>
      </w:r>
      <w:r w:rsidR="003C6BC9">
        <w:t xml:space="preserve">remainder of this </w:t>
      </w:r>
      <w:r w:rsidRPr="00E60ED9">
        <w:t>paper is organized as follows.</w:t>
      </w:r>
      <w:r w:rsidRPr="00E60ED9">
        <w:rPr>
          <w:spacing w:val="40"/>
        </w:rPr>
        <w:t xml:space="preserve"> </w:t>
      </w:r>
      <w:r w:rsidRPr="00E60ED9">
        <w:t xml:space="preserve">Section </w:t>
      </w:r>
      <w:hyperlink w:anchor="_bookmark1" w:history="1">
        <w:r w:rsidRPr="00E60ED9">
          <w:t>2</w:t>
        </w:r>
      </w:hyperlink>
      <w:r w:rsidRPr="00E60ED9">
        <w:t xml:space="preserve"> provides relevant background information from the </w:t>
      </w:r>
      <w:r w:rsidRPr="00E60ED9">
        <w:rPr>
          <w:spacing w:val="-2"/>
        </w:rPr>
        <w:t>scientific</w:t>
      </w:r>
      <w:r w:rsidRPr="00E60ED9">
        <w:rPr>
          <w:spacing w:val="9"/>
        </w:rPr>
        <w:t xml:space="preserve"> </w:t>
      </w:r>
      <w:r w:rsidRPr="00E60ED9">
        <w:rPr>
          <w:spacing w:val="-2"/>
        </w:rPr>
        <w:t>literature</w:t>
      </w:r>
      <w:r w:rsidRPr="00E60ED9">
        <w:rPr>
          <w:spacing w:val="10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9"/>
        </w:rPr>
        <w:t xml:space="preserve"> </w:t>
      </w:r>
      <w:r w:rsidRPr="00E60ED9">
        <w:rPr>
          <w:spacing w:val="-2"/>
        </w:rPr>
        <w:t>outlines</w:t>
      </w:r>
      <w:r w:rsidRPr="00E60ED9">
        <w:rPr>
          <w:spacing w:val="10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9"/>
        </w:rPr>
        <w:t xml:space="preserve"> </w:t>
      </w:r>
      <w:r w:rsidRPr="00E60ED9">
        <w:rPr>
          <w:spacing w:val="-2"/>
        </w:rPr>
        <w:t>novelties</w:t>
      </w:r>
      <w:r w:rsidRPr="00E60ED9">
        <w:rPr>
          <w:spacing w:val="10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9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10"/>
        </w:rPr>
        <w:t xml:space="preserve"> </w:t>
      </w:r>
      <w:r w:rsidRPr="00E60ED9">
        <w:rPr>
          <w:spacing w:val="-2"/>
        </w:rPr>
        <w:t>work</w:t>
      </w:r>
      <w:r w:rsidRPr="00E60ED9">
        <w:rPr>
          <w:spacing w:val="9"/>
        </w:rPr>
        <w:t xml:space="preserve"> </w:t>
      </w:r>
      <w:r w:rsidRPr="00E60ED9">
        <w:rPr>
          <w:spacing w:val="-2"/>
        </w:rPr>
        <w:t>beyond</w:t>
      </w:r>
      <w:r w:rsidRPr="00E60ED9">
        <w:rPr>
          <w:spacing w:val="10"/>
        </w:rPr>
        <w:t xml:space="preserve"> </w:t>
      </w:r>
      <w:r w:rsidRPr="00E60ED9">
        <w:rPr>
          <w:spacing w:val="-2"/>
        </w:rPr>
        <w:t>existing</w:t>
      </w:r>
      <w:r w:rsidRPr="00E60ED9">
        <w:rPr>
          <w:spacing w:val="9"/>
        </w:rPr>
        <w:t xml:space="preserve"> </w:t>
      </w:r>
      <w:r w:rsidRPr="00E60ED9">
        <w:rPr>
          <w:spacing w:val="-2"/>
        </w:rPr>
        <w:t>research.</w:t>
      </w:r>
      <w:r w:rsidRPr="00E60ED9">
        <w:rPr>
          <w:spacing w:val="45"/>
        </w:rPr>
        <w:t xml:space="preserve"> </w:t>
      </w:r>
      <w:r w:rsidRPr="00E60ED9">
        <w:rPr>
          <w:spacing w:val="-2"/>
        </w:rPr>
        <w:t>Section</w:t>
      </w:r>
      <w:r w:rsidRPr="00E60ED9">
        <w:rPr>
          <w:spacing w:val="9"/>
        </w:rPr>
        <w:t xml:space="preserve"> </w:t>
      </w:r>
      <w:hyperlink w:anchor="_bookmark6" w:history="1">
        <w:r w:rsidRPr="00E60ED9">
          <w:rPr>
            <w:spacing w:val="-2"/>
          </w:rPr>
          <w:t>3</w:t>
        </w:r>
      </w:hyperlink>
      <w:r w:rsidRPr="00E60ED9">
        <w:rPr>
          <w:spacing w:val="10"/>
        </w:rPr>
        <w:t xml:space="preserve"> </w:t>
      </w:r>
      <w:r w:rsidRPr="00E60ED9">
        <w:rPr>
          <w:spacing w:val="-2"/>
        </w:rPr>
        <w:t>presents</w:t>
      </w:r>
    </w:p>
    <w:p w14:paraId="7B5B0098" w14:textId="77777777" w:rsidR="007F257B" w:rsidRPr="00E60ED9" w:rsidRDefault="00FF3C28">
      <w:pPr>
        <w:pStyle w:val="Textkrper"/>
        <w:spacing w:before="1"/>
        <w:rPr>
          <w:sz w:val="8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3DEAD39" wp14:editId="50A84DE1">
                <wp:simplePos x="0" y="0"/>
                <wp:positionH relativeFrom="page">
                  <wp:posOffset>731519</wp:posOffset>
                </wp:positionH>
                <wp:positionV relativeFrom="paragraph">
                  <wp:posOffset>79603</wp:posOffset>
                </wp:positionV>
                <wp:extent cx="2524125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4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4125">
                              <a:moveTo>
                                <a:pt x="0" y="0"/>
                              </a:moveTo>
                              <a:lnTo>
                                <a:pt x="252370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2974" id="Graphic 3" o:spid="_x0000_s1026" style="position:absolute;margin-left:57.6pt;margin-top:6.25pt;width:198.75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4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" path="m,l2523705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6D32CF10" w14:textId="77777777" w:rsidR="007F257B" w:rsidRPr="00E60ED9" w:rsidRDefault="00FF3C28">
      <w:pPr>
        <w:spacing w:before="50"/>
        <w:ind w:left="297"/>
        <w:rPr>
          <w:rFonts w:ascii="Bookman Old Style"/>
          <w:sz w:val="12"/>
        </w:rPr>
      </w:pPr>
      <w:r w:rsidRPr="00E60ED9">
        <w:rPr>
          <w:rFonts w:ascii="Lucida Handwriting"/>
          <w:w w:val="110"/>
          <w:position w:val="5"/>
          <w:sz w:val="10"/>
        </w:rPr>
        <w:t>1</w:t>
      </w:r>
      <w:r w:rsidRPr="00E60ED9">
        <w:rPr>
          <w:rFonts w:ascii="Lucida Handwriting"/>
          <w:spacing w:val="-28"/>
          <w:w w:val="110"/>
          <w:position w:val="5"/>
          <w:sz w:val="10"/>
        </w:rPr>
        <w:t xml:space="preserve"> </w:t>
      </w:r>
      <w:bookmarkStart w:id="15" w:name="_bookmark0"/>
      <w:bookmarkEnd w:id="15"/>
      <w:r w:rsidRPr="00E60ED9">
        <w:rPr>
          <w:rFonts w:ascii="Bookman Old Style"/>
          <w:w w:val="110"/>
          <w:sz w:val="12"/>
        </w:rPr>
        <w:t>For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example,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the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LNG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terminal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in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Poland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will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not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start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operations</w:t>
      </w:r>
      <w:r w:rsidRPr="00E60ED9">
        <w:rPr>
          <w:rFonts w:ascii="Bookman Old Style"/>
          <w:spacing w:val="5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until</w:t>
      </w:r>
      <w:r w:rsidRPr="00E60ED9">
        <w:rPr>
          <w:rFonts w:ascii="Bookman Old Style"/>
          <w:spacing w:val="4"/>
          <w:w w:val="110"/>
          <w:sz w:val="12"/>
        </w:rPr>
        <w:t xml:space="preserve"> </w:t>
      </w:r>
      <w:r w:rsidRPr="00E60ED9">
        <w:rPr>
          <w:rFonts w:ascii="Bookman Old Style"/>
          <w:spacing w:val="-4"/>
          <w:w w:val="110"/>
          <w:sz w:val="12"/>
        </w:rPr>
        <w:t>2025.</w:t>
      </w:r>
    </w:p>
    <w:p w14:paraId="513E7ECA" w14:textId="77777777" w:rsidR="007F257B" w:rsidRPr="00E60ED9" w:rsidRDefault="007F257B">
      <w:pPr>
        <w:rPr>
          <w:rFonts w:ascii="Bookman Old Style"/>
          <w:sz w:val="12"/>
        </w:rPr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6592ED76" w14:textId="77777777" w:rsidR="007F257B" w:rsidRPr="00E60ED9" w:rsidRDefault="00FF3C28">
      <w:pPr>
        <w:pStyle w:val="Textkrper"/>
        <w:spacing w:before="42" w:line="237" w:lineRule="auto"/>
        <w:ind w:left="112" w:right="608"/>
        <w:jc w:val="both"/>
      </w:pPr>
      <w:proofErr w:type="gramStart"/>
      <w:r w:rsidRPr="00E60ED9">
        <w:rPr>
          <w:spacing w:val="-2"/>
        </w:rPr>
        <w:lastRenderedPageBreak/>
        <w:t>the</w:t>
      </w:r>
      <w:proofErr w:type="gramEnd"/>
      <w:r w:rsidRPr="00E60ED9">
        <w:rPr>
          <w:spacing w:val="-12"/>
        </w:rPr>
        <w:t xml:space="preserve"> </w:t>
      </w:r>
      <w:r w:rsidRPr="00E60ED9">
        <w:rPr>
          <w:spacing w:val="-2"/>
        </w:rPr>
        <w:t>materials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methods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developed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work,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including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mathematical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formulation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model, </w:t>
      </w:r>
      <w:r w:rsidRPr="00E60ED9">
        <w:t>input data, and scenarios.</w:t>
      </w:r>
      <w:r w:rsidRPr="00E60ED9">
        <w:rPr>
          <w:spacing w:val="34"/>
        </w:rPr>
        <w:t xml:space="preserve"> </w:t>
      </w:r>
      <w:r w:rsidRPr="00E60ED9">
        <w:t xml:space="preserve">Section </w:t>
      </w:r>
      <w:hyperlink w:anchor="_bookmark20" w:history="1">
        <w:r w:rsidRPr="00E60ED9">
          <w:t>4</w:t>
        </w:r>
      </w:hyperlink>
      <w:r w:rsidRPr="00E60ED9">
        <w:t xml:space="preserve"> presents the results of this work, including the impact of political tensions</w:t>
      </w:r>
      <w:r w:rsidRPr="00E60ED9">
        <w:rPr>
          <w:spacing w:val="-6"/>
        </w:rPr>
        <w:t xml:space="preserve"> </w:t>
      </w:r>
      <w:r w:rsidRPr="00E60ED9">
        <w:t>on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European</w:t>
      </w:r>
      <w:r w:rsidRPr="00E60ED9">
        <w:rPr>
          <w:spacing w:val="-6"/>
        </w:rPr>
        <w:t xml:space="preserve"> </w:t>
      </w:r>
      <w:r w:rsidRPr="00E60ED9">
        <w:t>LNG</w:t>
      </w:r>
      <w:r w:rsidRPr="00E60ED9">
        <w:rPr>
          <w:spacing w:val="-6"/>
        </w:rPr>
        <w:t xml:space="preserve"> </w:t>
      </w:r>
      <w:r w:rsidRPr="00E60ED9">
        <w:t>imports</w:t>
      </w:r>
      <w:r w:rsidRPr="00E60ED9">
        <w:rPr>
          <w:spacing w:val="-6"/>
        </w:rPr>
        <w:t xml:space="preserve"> </w:t>
      </w:r>
      <w:r w:rsidRPr="00E60ED9">
        <w:t>and</w:t>
      </w:r>
      <w:r w:rsidRPr="00E60ED9">
        <w:rPr>
          <w:spacing w:val="-6"/>
        </w:rPr>
        <w:t xml:space="preserve"> </w:t>
      </w:r>
      <w:r w:rsidRPr="00E60ED9">
        <w:t>supply</w:t>
      </w:r>
      <w:r w:rsidRPr="00E60ED9">
        <w:rPr>
          <w:spacing w:val="-6"/>
        </w:rPr>
        <w:t xml:space="preserve"> </w:t>
      </w:r>
      <w:r w:rsidRPr="00E60ED9">
        <w:t>costs.</w:t>
      </w:r>
      <w:r w:rsidRPr="00E60ED9">
        <w:rPr>
          <w:spacing w:val="13"/>
        </w:rPr>
        <w:t xml:space="preserve"> </w:t>
      </w:r>
      <w:r w:rsidRPr="00E60ED9">
        <w:t>Section</w:t>
      </w:r>
      <w:r w:rsidRPr="00E60ED9">
        <w:rPr>
          <w:spacing w:val="-6"/>
        </w:rPr>
        <w:t xml:space="preserve"> </w:t>
      </w:r>
      <w:hyperlink w:anchor="_bookmark40" w:history="1">
        <w:r w:rsidRPr="00E60ED9">
          <w:t>5</w:t>
        </w:r>
      </w:hyperlink>
      <w:r w:rsidRPr="00E60ED9">
        <w:rPr>
          <w:spacing w:val="-7"/>
        </w:rPr>
        <w:t xml:space="preserve"> </w:t>
      </w:r>
      <w:r w:rsidRPr="00E60ED9">
        <w:t>discusses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results,</w:t>
      </w:r>
      <w:r w:rsidRPr="00E60ED9">
        <w:rPr>
          <w:spacing w:val="-6"/>
        </w:rPr>
        <w:t xml:space="preserve"> </w:t>
      </w:r>
      <w:r w:rsidRPr="00E60ED9">
        <w:t>concludes</w:t>
      </w:r>
      <w:r w:rsidRPr="00E60ED9">
        <w:rPr>
          <w:spacing w:val="-6"/>
        </w:rPr>
        <w:t xml:space="preserve"> </w:t>
      </w:r>
      <w:r w:rsidRPr="00E60ED9">
        <w:t xml:space="preserve">the </w:t>
      </w:r>
      <w:r w:rsidR="00055559">
        <w:t>paper</w:t>
      </w:r>
      <w:r w:rsidRPr="00E60ED9">
        <w:t>, and outlines possible future research.</w:t>
      </w:r>
    </w:p>
    <w:p w14:paraId="50ACBF27" w14:textId="77777777" w:rsidR="007F257B" w:rsidRPr="00E60ED9" w:rsidRDefault="007F257B">
      <w:pPr>
        <w:pStyle w:val="Textkrper"/>
        <w:spacing w:before="90"/>
      </w:pPr>
    </w:p>
    <w:p w14:paraId="0E2E1B9B" w14:textId="77777777" w:rsidR="007F257B" w:rsidRPr="00E60ED9" w:rsidRDefault="00FF3C28" w:rsidP="003741D5">
      <w:pPr>
        <w:pStyle w:val="berschrift1"/>
        <w:numPr>
          <w:ilvl w:val="0"/>
          <w:numId w:val="10"/>
        </w:numPr>
        <w:tabs>
          <w:tab w:val="left" w:pos="595"/>
        </w:tabs>
        <w:ind w:left="595" w:hanging="483"/>
        <w:jc w:val="both"/>
      </w:pPr>
      <w:bookmarkStart w:id="16" w:name="Background"/>
      <w:bookmarkStart w:id="17" w:name="_bookmark1"/>
      <w:bookmarkEnd w:id="16"/>
      <w:bookmarkEnd w:id="17"/>
      <w:r w:rsidRPr="00E60ED9">
        <w:rPr>
          <w:spacing w:val="-2"/>
          <w:w w:val="110"/>
        </w:rPr>
        <w:t>Background</w:t>
      </w:r>
    </w:p>
    <w:p w14:paraId="19E5B405" w14:textId="77777777" w:rsidR="007F257B" w:rsidRPr="00E60ED9" w:rsidRDefault="00FF3C28">
      <w:pPr>
        <w:pStyle w:val="Textkrper"/>
        <w:spacing w:before="204" w:line="237" w:lineRule="auto"/>
        <w:ind w:left="112" w:right="607"/>
        <w:jc w:val="both"/>
      </w:pPr>
      <w:r w:rsidRPr="00E60ED9">
        <w:t>This section contains background literature on the broad topic of LNG in sustainable energy systems, which</w:t>
      </w:r>
      <w:r w:rsidRPr="00E60ED9">
        <w:rPr>
          <w:spacing w:val="-2"/>
        </w:rPr>
        <w:t xml:space="preserve"> </w:t>
      </w:r>
      <w:r w:rsidRPr="00E60ED9">
        <w:t>is</w:t>
      </w:r>
      <w:r w:rsidRPr="00E60ED9">
        <w:rPr>
          <w:spacing w:val="-2"/>
        </w:rPr>
        <w:t xml:space="preserve"> </w:t>
      </w:r>
      <w:r w:rsidRPr="00E60ED9">
        <w:t>the</w:t>
      </w:r>
      <w:r w:rsidRPr="00E60ED9">
        <w:rPr>
          <w:spacing w:val="-2"/>
        </w:rPr>
        <w:t xml:space="preserve"> </w:t>
      </w:r>
      <w:r w:rsidRPr="00E60ED9">
        <w:t>focus</w:t>
      </w:r>
      <w:r w:rsidRPr="00E60ED9">
        <w:rPr>
          <w:spacing w:val="-2"/>
        </w:rPr>
        <w:t xml:space="preserve"> </w:t>
      </w:r>
      <w:r w:rsidRPr="00E60ED9">
        <w:t>of</w:t>
      </w:r>
      <w:r w:rsidRPr="00E60ED9">
        <w:rPr>
          <w:spacing w:val="-2"/>
        </w:rPr>
        <w:t xml:space="preserve"> </w:t>
      </w:r>
      <w:r w:rsidRPr="00E60ED9">
        <w:t>this</w:t>
      </w:r>
      <w:r w:rsidRPr="00E60ED9">
        <w:rPr>
          <w:spacing w:val="-2"/>
        </w:rPr>
        <w:t xml:space="preserve"> </w:t>
      </w:r>
      <w:r w:rsidR="009C77DD">
        <w:t>study</w:t>
      </w:r>
      <w:r w:rsidRPr="00E60ED9">
        <w:t>. It</w:t>
      </w:r>
      <w:r w:rsidRPr="00E60ED9">
        <w:rPr>
          <w:spacing w:val="-2"/>
        </w:rPr>
        <w:t xml:space="preserve"> </w:t>
      </w:r>
      <w:r w:rsidRPr="00E60ED9">
        <w:t>is</w:t>
      </w:r>
      <w:r w:rsidRPr="00E60ED9">
        <w:rPr>
          <w:spacing w:val="-2"/>
        </w:rPr>
        <w:t xml:space="preserve"> </w:t>
      </w:r>
      <w:r w:rsidRPr="00E60ED9">
        <w:t>divided</w:t>
      </w:r>
      <w:r w:rsidRPr="00E60ED9">
        <w:rPr>
          <w:spacing w:val="-2"/>
        </w:rPr>
        <w:t xml:space="preserve"> </w:t>
      </w:r>
      <w:r w:rsidRPr="00E60ED9">
        <w:t>into</w:t>
      </w:r>
      <w:r w:rsidRPr="00E60ED9">
        <w:rPr>
          <w:spacing w:val="-2"/>
        </w:rPr>
        <w:t xml:space="preserve"> </w:t>
      </w:r>
      <w:r w:rsidRPr="00E60ED9">
        <w:t>three</w:t>
      </w:r>
      <w:r w:rsidRPr="00E60ED9">
        <w:rPr>
          <w:spacing w:val="-2"/>
        </w:rPr>
        <w:t xml:space="preserve"> </w:t>
      </w:r>
      <w:r w:rsidRPr="00E60ED9">
        <w:t xml:space="preserve">subsections. </w:t>
      </w:r>
      <w:r w:rsidR="004B2B86">
        <w:t>S</w:t>
      </w:r>
      <w:r w:rsidRPr="00E60ED9">
        <w:t>ubsection</w:t>
      </w:r>
      <w:r w:rsidRPr="00E60ED9">
        <w:rPr>
          <w:spacing w:val="-2"/>
        </w:rPr>
        <w:t xml:space="preserve"> </w:t>
      </w:r>
      <w:hyperlink w:anchor="_bookmark2" w:history="1">
        <w:r w:rsidRPr="00E60ED9">
          <w:t>2.1</w:t>
        </w:r>
      </w:hyperlink>
      <w:r w:rsidRPr="00E60ED9">
        <w:rPr>
          <w:spacing w:val="-2"/>
        </w:rPr>
        <w:t xml:space="preserve"> </w:t>
      </w:r>
      <w:r w:rsidRPr="00E60ED9">
        <w:t>deals</w:t>
      </w:r>
      <w:r w:rsidRPr="00E60ED9">
        <w:rPr>
          <w:spacing w:val="-2"/>
        </w:rPr>
        <w:t xml:space="preserve"> </w:t>
      </w:r>
      <w:r w:rsidRPr="00E60ED9">
        <w:t xml:space="preserve">with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role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future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systems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decarbonization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pathways.</w:t>
      </w:r>
      <w:r w:rsidRPr="00E60ED9">
        <w:rPr>
          <w:spacing w:val="12"/>
        </w:rPr>
        <w:t xml:space="preserve"> </w:t>
      </w:r>
      <w:r w:rsidRPr="00E60ED9">
        <w:rPr>
          <w:spacing w:val="-2"/>
        </w:rPr>
        <w:t>Among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things,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="004B2B86">
        <w:rPr>
          <w:spacing w:val="-2"/>
        </w:rPr>
        <w:t>view</w:t>
      </w:r>
      <w:r w:rsidR="004B2B86" w:rsidRPr="00E60ED9">
        <w:rPr>
          <w:spacing w:val="-2"/>
        </w:rPr>
        <w:t xml:space="preserve"> </w:t>
      </w:r>
      <w:r w:rsidRPr="00E60ED9">
        <w:t>that LNG is, for many, a promising so-called bridge technology in the transition toward decarbonized energy</w:t>
      </w:r>
      <w:r w:rsidRPr="00E60ED9">
        <w:rPr>
          <w:spacing w:val="-2"/>
        </w:rPr>
        <w:t xml:space="preserve"> </w:t>
      </w:r>
      <w:r w:rsidRPr="00E60ED9">
        <w:t>systems</w:t>
      </w:r>
      <w:r w:rsidRPr="00E60ED9">
        <w:rPr>
          <w:spacing w:val="-2"/>
        </w:rPr>
        <w:t xml:space="preserve"> </w:t>
      </w:r>
      <w:r w:rsidRPr="00E60ED9">
        <w:t>(including</w:t>
      </w:r>
      <w:r w:rsidRPr="00E60ED9">
        <w:rPr>
          <w:spacing w:val="-2"/>
        </w:rPr>
        <w:t xml:space="preserve"> </w:t>
      </w:r>
      <w:r w:rsidRPr="00E60ED9">
        <w:t>also</w:t>
      </w:r>
      <w:r w:rsidRPr="00E60ED9">
        <w:rPr>
          <w:spacing w:val="-2"/>
        </w:rPr>
        <w:t xml:space="preserve"> </w:t>
      </w:r>
      <w:r w:rsidRPr="00E60ED9">
        <w:t>an</w:t>
      </w:r>
      <w:r w:rsidRPr="00E60ED9">
        <w:rPr>
          <w:spacing w:val="-2"/>
        </w:rPr>
        <w:t xml:space="preserve"> </w:t>
      </w:r>
      <w:r w:rsidRPr="00E60ED9">
        <w:t>option</w:t>
      </w:r>
      <w:r w:rsidRPr="00E60ED9">
        <w:rPr>
          <w:spacing w:val="-2"/>
        </w:rPr>
        <w:t xml:space="preserve"> </w:t>
      </w:r>
      <w:r w:rsidRPr="00E60ED9">
        <w:t>for</w:t>
      </w:r>
      <w:r w:rsidRPr="00E60ED9">
        <w:rPr>
          <w:spacing w:val="-2"/>
        </w:rPr>
        <w:t xml:space="preserve"> </w:t>
      </w:r>
      <w:r w:rsidRPr="00E60ED9">
        <w:t>tackling</w:t>
      </w:r>
      <w:r w:rsidRPr="00E60ED9">
        <w:rPr>
          <w:spacing w:val="-2"/>
        </w:rPr>
        <w:t xml:space="preserve"> </w:t>
      </w:r>
      <w:r w:rsidRPr="00E60ED9">
        <w:t>energy</w:t>
      </w:r>
      <w:r w:rsidRPr="00E60ED9">
        <w:rPr>
          <w:spacing w:val="-2"/>
        </w:rPr>
        <w:t xml:space="preserve"> </w:t>
      </w:r>
      <w:r w:rsidRPr="00E60ED9">
        <w:t>crises)</w:t>
      </w:r>
      <w:r w:rsidRPr="00E60ED9">
        <w:rPr>
          <w:spacing w:val="-2"/>
        </w:rPr>
        <w:t xml:space="preserve"> </w:t>
      </w:r>
      <w:r w:rsidRPr="00E60ED9">
        <w:t>is</w:t>
      </w:r>
      <w:r w:rsidRPr="00E60ED9">
        <w:rPr>
          <w:spacing w:val="-2"/>
        </w:rPr>
        <w:t xml:space="preserve"> </w:t>
      </w:r>
      <w:r w:rsidRPr="00E60ED9">
        <w:t>discussed</w:t>
      </w:r>
      <w:r w:rsidRPr="00E60ED9">
        <w:rPr>
          <w:spacing w:val="-2"/>
        </w:rPr>
        <w:t xml:space="preserve"> </w:t>
      </w:r>
      <w:r w:rsidRPr="00E60ED9">
        <w:t>in</w:t>
      </w:r>
      <w:r w:rsidRPr="00E60ED9">
        <w:rPr>
          <w:spacing w:val="-2"/>
        </w:rPr>
        <w:t xml:space="preserve"> </w:t>
      </w:r>
      <w:r w:rsidRPr="00E60ED9">
        <w:t>detail.</w:t>
      </w:r>
      <w:r w:rsidRPr="00E60ED9">
        <w:rPr>
          <w:spacing w:val="27"/>
        </w:rPr>
        <w:t xml:space="preserve"> </w:t>
      </w:r>
      <w:r w:rsidR="004B2B86">
        <w:t>Simultaneously</w:t>
      </w:r>
      <w:r w:rsidRPr="00E60ED9">
        <w:t>,</w:t>
      </w:r>
      <w:r w:rsidRPr="00E60ED9">
        <w:rPr>
          <w:spacing w:val="-8"/>
        </w:rPr>
        <w:t xml:space="preserve"> </w:t>
      </w:r>
      <w:r w:rsidRPr="00E60ED9">
        <w:t>literature</w:t>
      </w:r>
      <w:r w:rsidRPr="00E60ED9">
        <w:rPr>
          <w:spacing w:val="-8"/>
        </w:rPr>
        <w:t xml:space="preserve"> </w:t>
      </w:r>
      <w:r w:rsidRPr="00E60ED9">
        <w:t>is</w:t>
      </w:r>
      <w:r w:rsidRPr="00E60ED9">
        <w:rPr>
          <w:spacing w:val="-8"/>
        </w:rPr>
        <w:t xml:space="preserve"> </w:t>
      </w:r>
      <w:r w:rsidRPr="00E60ED9">
        <w:t>highlighted</w:t>
      </w:r>
      <w:r w:rsidRPr="00E60ED9">
        <w:rPr>
          <w:spacing w:val="-8"/>
        </w:rPr>
        <w:t xml:space="preserve"> </w:t>
      </w:r>
      <w:r w:rsidRPr="00E60ED9">
        <w:t>that</w:t>
      </w:r>
      <w:r w:rsidRPr="00E60ED9">
        <w:rPr>
          <w:spacing w:val="-8"/>
        </w:rPr>
        <w:t xml:space="preserve"> </w:t>
      </w:r>
      <w:r w:rsidRPr="00E60ED9">
        <w:t>critically</w:t>
      </w:r>
      <w:r w:rsidRPr="00E60ED9">
        <w:rPr>
          <w:spacing w:val="-8"/>
        </w:rPr>
        <w:t xml:space="preserve"> </w:t>
      </w:r>
      <w:r w:rsidRPr="00E60ED9">
        <w:t>questions</w:t>
      </w:r>
      <w:r w:rsidRPr="00E60ED9">
        <w:rPr>
          <w:spacing w:val="-8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feasibility</w:t>
      </w:r>
      <w:r w:rsidRPr="00E60ED9">
        <w:rPr>
          <w:spacing w:val="-8"/>
        </w:rPr>
        <w:t xml:space="preserve"> </w:t>
      </w:r>
      <w:r w:rsidRPr="00E60ED9">
        <w:t>of</w:t>
      </w:r>
      <w:r w:rsidRPr="00E60ED9">
        <w:rPr>
          <w:spacing w:val="-8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fossil</w:t>
      </w:r>
      <w:r w:rsidRPr="00E60ED9">
        <w:rPr>
          <w:spacing w:val="-8"/>
        </w:rPr>
        <w:t xml:space="preserve"> </w:t>
      </w:r>
      <w:r w:rsidRPr="00E60ED9">
        <w:t>fuel</w:t>
      </w:r>
      <w:r w:rsidRPr="00E60ED9">
        <w:rPr>
          <w:spacing w:val="-8"/>
        </w:rPr>
        <w:t xml:space="preserve"> </w:t>
      </w:r>
      <w:r w:rsidRPr="00E60ED9">
        <w:t>LNG</w:t>
      </w:r>
      <w:r w:rsidRPr="00E60ED9">
        <w:rPr>
          <w:spacing w:val="-8"/>
        </w:rPr>
        <w:t xml:space="preserve"> </w:t>
      </w:r>
      <w:r w:rsidRPr="00E60ED9">
        <w:t>when</w:t>
      </w:r>
      <w:r w:rsidRPr="00E60ED9">
        <w:rPr>
          <w:spacing w:val="-8"/>
        </w:rPr>
        <w:t xml:space="preserve"> </w:t>
      </w:r>
      <w:r w:rsidRPr="00E60ED9">
        <w:t>aiming for</w:t>
      </w:r>
      <w:r w:rsidRPr="00E60ED9">
        <w:rPr>
          <w:spacing w:val="-4"/>
        </w:rPr>
        <w:t xml:space="preserve"> </w:t>
      </w:r>
      <w:r w:rsidRPr="00E60ED9">
        <w:t>zero-emission</w:t>
      </w:r>
      <w:r w:rsidRPr="00E60ED9">
        <w:rPr>
          <w:spacing w:val="-4"/>
        </w:rPr>
        <w:t xml:space="preserve"> </w:t>
      </w:r>
      <w:r w:rsidRPr="00E60ED9">
        <w:t>future</w:t>
      </w:r>
      <w:r w:rsidRPr="00E60ED9">
        <w:rPr>
          <w:spacing w:val="-5"/>
        </w:rPr>
        <w:t xml:space="preserve"> </w:t>
      </w:r>
      <w:r w:rsidRPr="00E60ED9">
        <w:t>energy</w:t>
      </w:r>
      <w:r w:rsidRPr="00E60ED9">
        <w:rPr>
          <w:spacing w:val="-4"/>
        </w:rPr>
        <w:t xml:space="preserve"> </w:t>
      </w:r>
      <w:r w:rsidRPr="00E60ED9">
        <w:t>systems.</w:t>
      </w:r>
      <w:r w:rsidRPr="00E60ED9">
        <w:rPr>
          <w:spacing w:val="25"/>
        </w:rPr>
        <w:t xml:space="preserve"> </w:t>
      </w:r>
      <w:r w:rsidR="003A0239">
        <w:t>Furthermore</w:t>
      </w:r>
      <w:r w:rsidRPr="00E60ED9">
        <w:t>,</w:t>
      </w:r>
      <w:r w:rsidRPr="00E60ED9">
        <w:rPr>
          <w:spacing w:val="-2"/>
        </w:rPr>
        <w:t xml:space="preserve"> </w:t>
      </w:r>
      <w:r w:rsidRPr="00E60ED9">
        <w:t>this</w:t>
      </w:r>
      <w:r w:rsidRPr="00E60ED9">
        <w:rPr>
          <w:spacing w:val="-4"/>
        </w:rPr>
        <w:t xml:space="preserve"> </w:t>
      </w:r>
      <w:r w:rsidRPr="00E60ED9">
        <w:t>complex</w:t>
      </w:r>
      <w:r w:rsidRPr="00E60ED9">
        <w:rPr>
          <w:spacing w:val="-4"/>
        </w:rPr>
        <w:t xml:space="preserve"> </w:t>
      </w:r>
      <w:r w:rsidRPr="00E60ED9">
        <w:t>discussion</w:t>
      </w:r>
      <w:r w:rsidRPr="00E60ED9">
        <w:rPr>
          <w:spacing w:val="-4"/>
        </w:rPr>
        <w:t xml:space="preserve"> </w:t>
      </w:r>
      <w:r w:rsidRPr="00E60ED9">
        <w:t>attempts</w:t>
      </w:r>
      <w:r w:rsidRPr="00E60ED9">
        <w:rPr>
          <w:spacing w:val="-4"/>
        </w:rPr>
        <w:t xml:space="preserve"> </w:t>
      </w:r>
      <w:r w:rsidRPr="00E60ED9">
        <w:t>to</w:t>
      </w:r>
      <w:r w:rsidRPr="00E60ED9">
        <w:rPr>
          <w:spacing w:val="-5"/>
        </w:rPr>
        <w:t xml:space="preserve"> </w:t>
      </w:r>
      <w:r w:rsidRPr="00E60ED9">
        <w:t>consider</w:t>
      </w:r>
      <w:r w:rsidRPr="00E60ED9">
        <w:rPr>
          <w:spacing w:val="-4"/>
        </w:rPr>
        <w:t xml:space="preserve"> </w:t>
      </w:r>
      <w:r w:rsidRPr="00E60ED9">
        <w:t xml:space="preserve">the </w:t>
      </w:r>
      <w:r w:rsidRPr="00E60ED9">
        <w:rPr>
          <w:spacing w:val="-4"/>
        </w:rPr>
        <w:t>different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perspectives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of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developed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developing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countries.</w:t>
      </w:r>
      <w:r w:rsidRPr="00E60ED9">
        <w:rPr>
          <w:spacing w:val="11"/>
        </w:rPr>
        <w:t xml:space="preserve"> </w:t>
      </w:r>
      <w:r w:rsidRPr="00E60ED9">
        <w:rPr>
          <w:spacing w:val="-4"/>
        </w:rPr>
        <w:t>Therefore,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it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is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expressly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pointed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out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that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 xml:space="preserve">no </w:t>
      </w:r>
      <w:r w:rsidRPr="00E60ED9">
        <w:rPr>
          <w:spacing w:val="-2"/>
        </w:rPr>
        <w:t>claim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completeness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made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subsection,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not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subsections.</w:t>
      </w:r>
      <w:r w:rsidRPr="00E60ED9">
        <w:rPr>
          <w:spacing w:val="19"/>
        </w:rPr>
        <w:t xml:space="preserve"> </w:t>
      </w:r>
      <w:r w:rsidR="003A0239">
        <w:rPr>
          <w:spacing w:val="-2"/>
        </w:rPr>
        <w:t>S</w:t>
      </w:r>
      <w:r w:rsidRPr="00E60ED9">
        <w:rPr>
          <w:spacing w:val="-2"/>
        </w:rPr>
        <w:t>ubsection</w:t>
      </w:r>
      <w:r w:rsidRPr="00E60ED9">
        <w:rPr>
          <w:spacing w:val="-7"/>
        </w:rPr>
        <w:t xml:space="preserve"> </w:t>
      </w:r>
      <w:hyperlink w:anchor="_bookmark3" w:history="1">
        <w:r w:rsidRPr="00E60ED9">
          <w:rPr>
            <w:spacing w:val="-2"/>
          </w:rPr>
          <w:t>2.2</w:t>
        </w:r>
      </w:hyperlink>
      <w:r w:rsidRPr="00E60ED9">
        <w:rPr>
          <w:spacing w:val="-7"/>
        </w:rPr>
        <w:t xml:space="preserve"> </w:t>
      </w:r>
      <w:r w:rsidRPr="00E60ED9">
        <w:rPr>
          <w:spacing w:val="-2"/>
        </w:rPr>
        <w:t>is dedicated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literature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dealing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specifically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with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modeling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and,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particular,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0"/>
        </w:rPr>
        <w:t xml:space="preserve"> </w:t>
      </w:r>
      <w:r w:rsidRPr="00E60ED9">
        <w:t>global</w:t>
      </w:r>
      <w:r w:rsidRPr="00E60ED9">
        <w:rPr>
          <w:spacing w:val="-6"/>
        </w:rPr>
        <w:t xml:space="preserve"> </w:t>
      </w:r>
      <w:r w:rsidRPr="00E60ED9">
        <w:t>LNG</w:t>
      </w:r>
      <w:r w:rsidRPr="00E60ED9">
        <w:rPr>
          <w:spacing w:val="-7"/>
        </w:rPr>
        <w:t xml:space="preserve"> </w:t>
      </w:r>
      <w:r w:rsidRPr="00E60ED9">
        <w:t>trade.</w:t>
      </w:r>
      <w:r w:rsidRPr="00E60ED9">
        <w:rPr>
          <w:spacing w:val="20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focus</w:t>
      </w:r>
      <w:r w:rsidRPr="00E60ED9">
        <w:rPr>
          <w:spacing w:val="-6"/>
        </w:rPr>
        <w:t xml:space="preserve"> </w:t>
      </w:r>
      <w:r w:rsidRPr="00E60ED9">
        <w:t>is</w:t>
      </w:r>
      <w:r w:rsidRPr="00E60ED9">
        <w:rPr>
          <w:spacing w:val="-7"/>
        </w:rPr>
        <w:t xml:space="preserve"> </w:t>
      </w:r>
      <w:ins w:id="18" w:author="Author" w:date="2024-02-01T10:43:00Z">
        <w:r w:rsidR="003A0239">
          <w:t>mainly</w:t>
        </w:r>
      </w:ins>
      <w:r w:rsidR="003A0239" w:rsidRPr="00E60ED9">
        <w:rPr>
          <w:spacing w:val="-7"/>
        </w:rPr>
        <w:t xml:space="preserve"> </w:t>
      </w:r>
      <w:r w:rsidRPr="00E60ED9">
        <w:t>on</w:t>
      </w:r>
      <w:r w:rsidRPr="00E60ED9">
        <w:rPr>
          <w:spacing w:val="-7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different</w:t>
      </w:r>
      <w:r w:rsidRPr="00E60ED9">
        <w:rPr>
          <w:spacing w:val="-7"/>
        </w:rPr>
        <w:t xml:space="preserve"> </w:t>
      </w:r>
      <w:r w:rsidRPr="00E60ED9">
        <w:t>techno-economic</w:t>
      </w:r>
      <w:r w:rsidRPr="00E60ED9">
        <w:rPr>
          <w:spacing w:val="-7"/>
        </w:rPr>
        <w:t xml:space="preserve"> </w:t>
      </w:r>
      <w:r w:rsidRPr="00E60ED9">
        <w:t>modeling</w:t>
      </w:r>
      <w:r w:rsidRPr="00E60ED9">
        <w:rPr>
          <w:spacing w:val="-7"/>
        </w:rPr>
        <w:t xml:space="preserve"> </w:t>
      </w:r>
      <w:r w:rsidRPr="00E60ED9">
        <w:t>approaches</w:t>
      </w:r>
      <w:r w:rsidRPr="00E60ED9">
        <w:rPr>
          <w:spacing w:val="-7"/>
        </w:rPr>
        <w:t xml:space="preserve"> </w:t>
      </w:r>
      <w:r w:rsidRPr="00E60ED9">
        <w:t>for determining</w:t>
      </w:r>
      <w:r w:rsidRPr="00E60ED9">
        <w:rPr>
          <w:spacing w:val="-6"/>
        </w:rPr>
        <w:t xml:space="preserve"> </w:t>
      </w:r>
      <w:r w:rsidRPr="00E60ED9">
        <w:t>LNG</w:t>
      </w:r>
      <w:r w:rsidRPr="00E60ED9">
        <w:rPr>
          <w:spacing w:val="-5"/>
        </w:rPr>
        <w:t xml:space="preserve"> </w:t>
      </w:r>
      <w:r w:rsidRPr="00E60ED9">
        <w:t>trading</w:t>
      </w:r>
      <w:r w:rsidRPr="00E60ED9">
        <w:rPr>
          <w:spacing w:val="-6"/>
        </w:rPr>
        <w:t xml:space="preserve"> </w:t>
      </w:r>
      <w:r w:rsidRPr="00E60ED9">
        <w:t>volumes</w:t>
      </w:r>
      <w:r w:rsidRPr="00E60ED9">
        <w:rPr>
          <w:spacing w:val="-5"/>
        </w:rPr>
        <w:t xml:space="preserve"> </w:t>
      </w:r>
      <w:r w:rsidRPr="00E60ED9">
        <w:t>between</w:t>
      </w:r>
      <w:r w:rsidRPr="00E60ED9">
        <w:rPr>
          <w:spacing w:val="-5"/>
        </w:rPr>
        <w:t xml:space="preserve"> </w:t>
      </w:r>
      <w:r w:rsidRPr="00E60ED9">
        <w:t>exporters</w:t>
      </w:r>
      <w:r w:rsidRPr="00E60ED9">
        <w:rPr>
          <w:spacing w:val="-5"/>
        </w:rPr>
        <w:t xml:space="preserve"> </w:t>
      </w:r>
      <w:r w:rsidRPr="00E60ED9">
        <w:t>and</w:t>
      </w:r>
      <w:r w:rsidRPr="00E60ED9">
        <w:rPr>
          <w:spacing w:val="-6"/>
        </w:rPr>
        <w:t xml:space="preserve"> </w:t>
      </w:r>
      <w:r w:rsidRPr="00E60ED9">
        <w:t>importers</w:t>
      </w:r>
      <w:r w:rsidRPr="00E60ED9">
        <w:rPr>
          <w:spacing w:val="-5"/>
        </w:rPr>
        <w:t xml:space="preserve"> </w:t>
      </w:r>
      <w:r w:rsidRPr="00E60ED9">
        <w:t>and</w:t>
      </w:r>
      <w:r w:rsidRPr="00E60ED9">
        <w:rPr>
          <w:spacing w:val="-6"/>
        </w:rPr>
        <w:t xml:space="preserve"> </w:t>
      </w:r>
      <w:r w:rsidRPr="00E60ED9">
        <w:t>LNG</w:t>
      </w:r>
      <w:r w:rsidRPr="00E60ED9">
        <w:rPr>
          <w:spacing w:val="-6"/>
        </w:rPr>
        <w:t xml:space="preserve"> </w:t>
      </w:r>
      <w:r w:rsidRPr="00E60ED9">
        <w:t>supply</w:t>
      </w:r>
      <w:r w:rsidRPr="00E60ED9">
        <w:rPr>
          <w:spacing w:val="-5"/>
        </w:rPr>
        <w:t xml:space="preserve"> </w:t>
      </w:r>
      <w:r w:rsidRPr="00E60ED9">
        <w:t>costs.</w:t>
      </w:r>
      <w:r w:rsidR="00EA705B" w:rsidRPr="003741D5">
        <w:t xml:space="preserve"> </w:t>
      </w:r>
      <w:ins w:id="19" w:author="Author" w:date="2024-02-01T10:43:00Z">
        <w:r w:rsidR="00EA705B">
          <w:t>Finally,</w:t>
        </w:r>
        <w:r w:rsidR="00EA705B" w:rsidRPr="00E60ED9">
          <w:rPr>
            <w:spacing w:val="-4"/>
          </w:rPr>
          <w:t xml:space="preserve"> </w:t>
        </w:r>
        <w:r w:rsidR="00EA705B">
          <w:t>S</w:t>
        </w:r>
        <w:r w:rsidR="00293DAC">
          <w:t>ubsection</w:t>
        </w:r>
      </w:ins>
      <w:r w:rsidRPr="00E60ED9">
        <w:rPr>
          <w:spacing w:val="-9"/>
        </w:rPr>
        <w:t xml:space="preserve"> </w:t>
      </w:r>
      <w:hyperlink w:anchor="_bookmark4" w:history="1">
        <w:r w:rsidRPr="00E60ED9">
          <w:rPr>
            <w:spacing w:val="-2"/>
          </w:rPr>
          <w:t>2.3</w:t>
        </w:r>
      </w:hyperlink>
      <w:r w:rsidRPr="00E60ED9">
        <w:rPr>
          <w:spacing w:val="-9"/>
        </w:rPr>
        <w:t xml:space="preserve"> </w:t>
      </w:r>
      <w:r w:rsidRPr="00E60ED9">
        <w:rPr>
          <w:spacing w:val="-2"/>
        </w:rPr>
        <w:t>elaborates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carriers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political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weapon.</w:t>
      </w:r>
      <w:r w:rsidRPr="00E60ED9">
        <w:rPr>
          <w:spacing w:val="17"/>
        </w:rPr>
        <w:t xml:space="preserve"> </w:t>
      </w:r>
      <w:r w:rsidRPr="00E60ED9">
        <w:rPr>
          <w:spacing w:val="-2"/>
        </w:rPr>
        <w:t>Selected</w:t>
      </w:r>
      <w:r w:rsidRPr="00E60ED9">
        <w:rPr>
          <w:spacing w:val="-9"/>
        </w:rPr>
        <w:t xml:space="preserve"> </w:t>
      </w:r>
      <w:ins w:id="20" w:author="Author" w:date="2024-02-01T10:43:00Z">
        <w:r w:rsidR="00643DD7">
          <w:rPr>
            <w:spacing w:val="-2"/>
          </w:rPr>
          <w:t>studie</w:t>
        </w:r>
        <w:r w:rsidR="003A56C7">
          <w:rPr>
            <w:spacing w:val="-2"/>
          </w:rPr>
          <w:t>s</w:t>
        </w:r>
        <w:r w:rsidR="00643DD7" w:rsidRPr="00E60ED9">
          <w:rPr>
            <w:spacing w:val="-9"/>
          </w:rPr>
          <w:t xml:space="preserve"> </w:t>
        </w:r>
        <w:r w:rsidRPr="00E60ED9">
          <w:rPr>
            <w:spacing w:val="-2"/>
          </w:rPr>
          <w:t>examin</w:t>
        </w:r>
        <w:r w:rsidR="00643DD7">
          <w:rPr>
            <w:spacing w:val="-2"/>
          </w:rPr>
          <w:t>ing</w:t>
        </w:r>
      </w:ins>
      <w:r w:rsidRPr="00E60ED9">
        <w:rPr>
          <w:spacing w:val="-2"/>
        </w:rPr>
        <w:t xml:space="preserve"> the</w:t>
      </w:r>
      <w:r w:rsidRPr="00E60ED9">
        <w:rPr>
          <w:spacing w:val="-10"/>
        </w:rPr>
        <w:t xml:space="preserve"> </w:t>
      </w:r>
      <w:ins w:id="21" w:author="Author" w:date="2024-02-01T10:43:00Z">
        <w:r w:rsidR="00643DD7">
          <w:rPr>
            <w:spacing w:val="-2"/>
          </w:rPr>
          <w:t>association</w:t>
        </w:r>
      </w:ins>
      <w:r w:rsidR="00643DD7" w:rsidRPr="00E60ED9">
        <w:rPr>
          <w:spacing w:val="-10"/>
        </w:rPr>
        <w:t xml:space="preserve"> </w:t>
      </w:r>
      <w:r w:rsidRPr="00E60ED9">
        <w:rPr>
          <w:spacing w:val="-2"/>
        </w:rPr>
        <w:t>between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geopolitical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tensions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systems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are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listed.</w:t>
      </w:r>
      <w:r w:rsidRPr="00E60ED9">
        <w:rPr>
          <w:spacing w:val="13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most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important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 xml:space="preserve">aspects </w:t>
      </w:r>
      <w:r w:rsidRPr="00E60ED9">
        <w:t>of</w:t>
      </w:r>
      <w:r w:rsidRPr="00E60ED9">
        <w:rPr>
          <w:spacing w:val="-9"/>
        </w:rPr>
        <w:t xml:space="preserve"> </w:t>
      </w:r>
      <w:ins w:id="22" w:author="Author" w:date="2024-02-01T10:43:00Z">
        <w:r w:rsidRPr="00E60ED9">
          <w:t>th</w:t>
        </w:r>
        <w:r w:rsidR="00C44366">
          <w:t>e</w:t>
        </w:r>
        <w:r w:rsidR="00C44366" w:rsidRPr="00E60ED9">
          <w:rPr>
            <w:spacing w:val="-9"/>
          </w:rPr>
          <w:t xml:space="preserve"> </w:t>
        </w:r>
      </w:ins>
      <w:r w:rsidRPr="00E60ED9">
        <w:t>historical</w:t>
      </w:r>
      <w:r w:rsidRPr="00E60ED9">
        <w:rPr>
          <w:spacing w:val="-9"/>
        </w:rPr>
        <w:t xml:space="preserve"> </w:t>
      </w:r>
      <w:r w:rsidRPr="00E60ED9">
        <w:t>context</w:t>
      </w:r>
      <w:r w:rsidR="00C44366" w:rsidRPr="003741D5">
        <w:t xml:space="preserve"> </w:t>
      </w:r>
      <w:ins w:id="23" w:author="Author" w:date="2024-02-01T10:43:00Z">
        <w:r w:rsidR="00C44366">
          <w:t>of this association</w:t>
        </w:r>
        <w:r w:rsidRPr="00E60ED9">
          <w:rPr>
            <w:spacing w:val="-9"/>
          </w:rPr>
          <w:t xml:space="preserve"> </w:t>
        </w:r>
      </w:ins>
      <w:r w:rsidRPr="00E60ED9">
        <w:t>are</w:t>
      </w:r>
      <w:r w:rsidRPr="00E60ED9">
        <w:rPr>
          <w:spacing w:val="-9"/>
        </w:rPr>
        <w:t xml:space="preserve"> </w:t>
      </w:r>
      <w:r w:rsidRPr="00E60ED9">
        <w:t>also</w:t>
      </w:r>
      <w:r w:rsidRPr="00E60ED9">
        <w:rPr>
          <w:spacing w:val="-9"/>
        </w:rPr>
        <w:t xml:space="preserve"> </w:t>
      </w:r>
      <w:r w:rsidRPr="00E60ED9">
        <w:t>subject</w:t>
      </w:r>
      <w:r w:rsidRPr="00E60ED9">
        <w:rPr>
          <w:spacing w:val="-9"/>
        </w:rPr>
        <w:t xml:space="preserve"> </w:t>
      </w:r>
      <w:r w:rsidRPr="00E60ED9">
        <w:t>to</w:t>
      </w:r>
      <w:r w:rsidRPr="00E60ED9">
        <w:rPr>
          <w:spacing w:val="-9"/>
        </w:rPr>
        <w:t xml:space="preserve"> </w:t>
      </w:r>
      <w:r w:rsidRPr="00E60ED9">
        <w:t>this</w:t>
      </w:r>
      <w:r w:rsidRPr="00E60ED9">
        <w:rPr>
          <w:spacing w:val="-9"/>
        </w:rPr>
        <w:t xml:space="preserve"> </w:t>
      </w:r>
      <w:r w:rsidRPr="00E60ED9">
        <w:t>discussion. Finally,</w:t>
      </w:r>
      <w:r w:rsidRPr="00E60ED9">
        <w:rPr>
          <w:spacing w:val="-9"/>
        </w:rPr>
        <w:t xml:space="preserve"> </w:t>
      </w:r>
      <w:ins w:id="24" w:author="Author" w:date="2024-02-01T10:43:00Z">
        <w:r w:rsidR="003A56C7">
          <w:rPr>
            <w:spacing w:val="-9"/>
          </w:rPr>
          <w:t xml:space="preserve">Subsection 2.4 outlines </w:t>
        </w:r>
      </w:ins>
      <w:r w:rsidRPr="00E60ED9">
        <w:t>the</w:t>
      </w:r>
      <w:r w:rsidRPr="00E60ED9">
        <w:rPr>
          <w:spacing w:val="-9"/>
        </w:rPr>
        <w:t xml:space="preserve"> </w:t>
      </w:r>
      <w:r w:rsidRPr="00E60ED9">
        <w:t>novelties</w:t>
      </w:r>
      <w:r w:rsidRPr="00E60ED9">
        <w:rPr>
          <w:spacing w:val="-9"/>
        </w:rPr>
        <w:t xml:space="preserve"> </w:t>
      </w:r>
      <w:r w:rsidRPr="00E60ED9">
        <w:t>and</w:t>
      </w:r>
      <w:r w:rsidRPr="00E60ED9">
        <w:rPr>
          <w:spacing w:val="-9"/>
        </w:rPr>
        <w:t xml:space="preserve"> </w:t>
      </w:r>
      <w:r w:rsidRPr="00E60ED9">
        <w:t xml:space="preserve">own contributions of this </w:t>
      </w:r>
      <w:ins w:id="25" w:author="Author" w:date="2024-02-01T10:43:00Z">
        <w:r w:rsidR="003A56C7">
          <w:t>study.</w:t>
        </w:r>
      </w:ins>
    </w:p>
    <w:p w14:paraId="1C37EBD3" w14:textId="77777777" w:rsidR="007F257B" w:rsidRPr="00E60ED9" w:rsidRDefault="007F257B">
      <w:pPr>
        <w:pStyle w:val="Textkrper"/>
        <w:spacing w:before="28"/>
      </w:pPr>
    </w:p>
    <w:p w14:paraId="285EC67C" w14:textId="77777777" w:rsidR="007F257B" w:rsidRPr="00E60ED9" w:rsidRDefault="00FF3C28" w:rsidP="003741D5">
      <w:pPr>
        <w:pStyle w:val="berschrift2"/>
        <w:numPr>
          <w:ilvl w:val="1"/>
          <w:numId w:val="10"/>
        </w:numPr>
        <w:tabs>
          <w:tab w:val="left" w:pos="724"/>
        </w:tabs>
        <w:ind w:hanging="612"/>
        <w:jc w:val="both"/>
      </w:pPr>
      <w:bookmarkStart w:id="26" w:name="The_role_of_LNG_in_future_energy_systems"/>
      <w:bookmarkStart w:id="27" w:name="_bookmark2"/>
      <w:bookmarkEnd w:id="26"/>
      <w:bookmarkEnd w:id="27"/>
      <w:r w:rsidRPr="00E60ED9">
        <w:rPr>
          <w:w w:val="105"/>
        </w:rPr>
        <w:t>The</w:t>
      </w:r>
      <w:r w:rsidRPr="00E60ED9">
        <w:rPr>
          <w:spacing w:val="20"/>
          <w:w w:val="105"/>
        </w:rPr>
        <w:t xml:space="preserve"> </w:t>
      </w:r>
      <w:r w:rsidRPr="00E60ED9">
        <w:rPr>
          <w:w w:val="105"/>
        </w:rPr>
        <w:t>role</w:t>
      </w:r>
      <w:r w:rsidRPr="00E60ED9">
        <w:rPr>
          <w:spacing w:val="20"/>
          <w:w w:val="105"/>
        </w:rPr>
        <w:t xml:space="preserve"> </w:t>
      </w:r>
      <w:r w:rsidRPr="00E60ED9">
        <w:rPr>
          <w:w w:val="105"/>
        </w:rPr>
        <w:t>of</w:t>
      </w:r>
      <w:r w:rsidRPr="00E60ED9">
        <w:rPr>
          <w:spacing w:val="21"/>
          <w:w w:val="105"/>
        </w:rPr>
        <w:t xml:space="preserve"> </w:t>
      </w:r>
      <w:r w:rsidRPr="00E60ED9">
        <w:rPr>
          <w:w w:val="105"/>
        </w:rPr>
        <w:t>LNG</w:t>
      </w:r>
      <w:r w:rsidRPr="00E60ED9">
        <w:rPr>
          <w:spacing w:val="20"/>
          <w:w w:val="105"/>
        </w:rPr>
        <w:t xml:space="preserve"> </w:t>
      </w:r>
      <w:r w:rsidRPr="00E60ED9">
        <w:rPr>
          <w:w w:val="105"/>
        </w:rPr>
        <w:t>in</w:t>
      </w:r>
      <w:r w:rsidRPr="00E60ED9">
        <w:rPr>
          <w:spacing w:val="21"/>
          <w:w w:val="105"/>
        </w:rPr>
        <w:t xml:space="preserve"> </w:t>
      </w:r>
      <w:r w:rsidRPr="00E60ED9">
        <w:rPr>
          <w:w w:val="105"/>
        </w:rPr>
        <w:t>future</w:t>
      </w:r>
      <w:r w:rsidRPr="00E60ED9">
        <w:rPr>
          <w:spacing w:val="20"/>
          <w:w w:val="105"/>
        </w:rPr>
        <w:t xml:space="preserve"> </w:t>
      </w:r>
      <w:r w:rsidRPr="00E60ED9">
        <w:rPr>
          <w:w w:val="105"/>
        </w:rPr>
        <w:t>energy</w:t>
      </w:r>
      <w:r w:rsidRPr="00E60ED9">
        <w:rPr>
          <w:spacing w:val="21"/>
          <w:w w:val="105"/>
        </w:rPr>
        <w:t xml:space="preserve"> </w:t>
      </w:r>
      <w:r w:rsidRPr="00E60ED9">
        <w:rPr>
          <w:w w:val="105"/>
        </w:rPr>
        <w:t>systems</w:t>
      </w:r>
      <w:r w:rsidRPr="00E60ED9">
        <w:rPr>
          <w:spacing w:val="20"/>
          <w:w w:val="105"/>
        </w:rPr>
        <w:t xml:space="preserve"> </w:t>
      </w:r>
      <w:r w:rsidRPr="00E60ED9">
        <w:rPr>
          <w:w w:val="105"/>
        </w:rPr>
        <w:t>and</w:t>
      </w:r>
      <w:r w:rsidRPr="00E60ED9">
        <w:rPr>
          <w:spacing w:val="21"/>
          <w:w w:val="105"/>
        </w:rPr>
        <w:t xml:space="preserve"> </w:t>
      </w:r>
      <w:r w:rsidRPr="00E60ED9">
        <w:rPr>
          <w:w w:val="105"/>
        </w:rPr>
        <w:t>decarbonization</w:t>
      </w:r>
      <w:r w:rsidRPr="00E60ED9">
        <w:rPr>
          <w:spacing w:val="20"/>
          <w:w w:val="105"/>
        </w:rPr>
        <w:t xml:space="preserve"> </w:t>
      </w:r>
      <w:r w:rsidRPr="00E60ED9">
        <w:rPr>
          <w:spacing w:val="-2"/>
          <w:w w:val="105"/>
        </w:rPr>
        <w:t>pathways</w:t>
      </w:r>
    </w:p>
    <w:p w14:paraId="56F14BCD" w14:textId="77777777" w:rsidR="007F257B" w:rsidRPr="00E60ED9" w:rsidRDefault="00FF3C28">
      <w:pPr>
        <w:pStyle w:val="Textkrper"/>
        <w:spacing w:before="139" w:line="237" w:lineRule="auto"/>
        <w:ind w:left="112" w:right="607"/>
        <w:jc w:val="both"/>
      </w:pPr>
      <w:r w:rsidRPr="00E60ED9">
        <w:rPr>
          <w:spacing w:val="-4"/>
        </w:rPr>
        <w:t>A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discussion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of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role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of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LNG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future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energy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systems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from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a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global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perspective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can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be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found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 xml:space="preserve">various </w:t>
      </w:r>
      <w:r w:rsidRPr="00E60ED9">
        <w:rPr>
          <w:spacing w:val="-2"/>
        </w:rPr>
        <w:t>references.</w:t>
      </w:r>
      <w:r w:rsidRPr="00E60ED9">
        <w:rPr>
          <w:spacing w:val="-10"/>
        </w:rPr>
        <w:t xml:space="preserve"> </w:t>
      </w:r>
      <w:moveToRangeStart w:id="28" w:author="Author" w:date="2024-02-01T10:43:00Z" w:name="move157676605"/>
      <w:moveTo w:id="29" w:author="Author" w:date="2024-02-01T10:43:00Z">
        <w:r w:rsidR="00D13348" w:rsidRPr="00E60ED9">
          <w:t>Kumar</w:t>
        </w:r>
        <w:r w:rsidR="00D13348" w:rsidRPr="00E60ED9">
          <w:rPr>
            <w:spacing w:val="-5"/>
          </w:rPr>
          <w:t xml:space="preserve"> </w:t>
        </w:r>
        <w:r w:rsidR="00D13348" w:rsidRPr="00E60ED9">
          <w:t>et</w:t>
        </w:r>
        <w:r w:rsidR="00D13348" w:rsidRPr="00E60ED9">
          <w:rPr>
            <w:spacing w:val="-5"/>
          </w:rPr>
          <w:t xml:space="preserve"> </w:t>
        </w:r>
        <w:r w:rsidR="00D13348" w:rsidRPr="00E60ED9">
          <w:t>al.</w:t>
        </w:r>
      </w:moveTo>
      <w:moveToRangeEnd w:id="28"/>
      <w:del w:id="30" w:author="Author" w:date="2024-02-01T10:43:00Z">
        <w:r w:rsidR="00581875">
          <w:rPr>
            <w:spacing w:val="-2"/>
          </w:rPr>
          <w:delText>A</w:delText>
        </w:r>
      </w:del>
      <w:ins w:id="31" w:author="Author" w:date="2024-02-01T10:43:00Z">
        <w:r w:rsidR="00D13348" w:rsidRPr="00E60ED9">
          <w:t xml:space="preserve"> </w:t>
        </w:r>
        <w:r w:rsidR="00D13348">
          <w:t>conducted a</w:t>
        </w:r>
      </w:ins>
      <w:r w:rsidR="00D13348" w:rsidRPr="003741D5">
        <w:t xml:space="preserve"> </w:t>
      </w:r>
      <w:r w:rsidRPr="00E60ED9">
        <w:rPr>
          <w:spacing w:val="-2"/>
        </w:rPr>
        <w:t>comprehensive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review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future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expectations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demand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supply,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starting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with </w:t>
      </w:r>
      <w:r w:rsidRPr="00E60ED9">
        <w:t>the</w:t>
      </w:r>
      <w:r w:rsidRPr="00E60ED9">
        <w:rPr>
          <w:spacing w:val="-5"/>
        </w:rPr>
        <w:t xml:space="preserve"> </w:t>
      </w:r>
      <w:r w:rsidRPr="00E60ED9">
        <w:t>current</w:t>
      </w:r>
      <w:r w:rsidRPr="00E60ED9">
        <w:rPr>
          <w:spacing w:val="-5"/>
        </w:rPr>
        <w:t xml:space="preserve"> </w:t>
      </w:r>
      <w:r w:rsidRPr="00E60ED9">
        <w:t>status</w:t>
      </w:r>
      <w:del w:id="32" w:author="Author" w:date="2024-02-01T10:43:00Z">
        <w:r w:rsidR="00581875">
          <w:delText>,</w:delText>
        </w:r>
        <w:r w:rsidR="00581875">
          <w:rPr>
            <w:spacing w:val="-5"/>
          </w:rPr>
          <w:delText xml:space="preserve"> </w:delText>
        </w:r>
        <w:r w:rsidR="00581875">
          <w:delText>is</w:delText>
        </w:r>
        <w:r w:rsidR="00581875">
          <w:rPr>
            <w:spacing w:val="-5"/>
          </w:rPr>
          <w:delText xml:space="preserve"> </w:delText>
        </w:r>
        <w:r w:rsidR="00581875">
          <w:delText>given</w:delText>
        </w:r>
        <w:r w:rsidR="00581875">
          <w:rPr>
            <w:spacing w:val="-5"/>
          </w:rPr>
          <w:delText xml:space="preserve"> </w:delText>
        </w:r>
        <w:r w:rsidR="00581875">
          <w:delText>by</w:delText>
        </w:r>
        <w:r w:rsidR="00581875">
          <w:rPr>
            <w:spacing w:val="-5"/>
          </w:rPr>
          <w:delText xml:space="preserve"> </w:delText>
        </w:r>
      </w:del>
      <w:moveFromRangeStart w:id="33" w:author="Author" w:date="2024-02-01T10:43:00Z" w:name="move157676605"/>
      <w:moveFrom w:id="34" w:author="Author" w:date="2024-02-01T10:43:00Z">
        <w:r w:rsidR="00D13348" w:rsidRPr="00E60ED9">
          <w:t>Kumar</w:t>
        </w:r>
        <w:r w:rsidR="00D13348" w:rsidRPr="00E60ED9">
          <w:rPr>
            <w:spacing w:val="-5"/>
          </w:rPr>
          <w:t xml:space="preserve"> </w:t>
        </w:r>
        <w:r w:rsidR="00D13348" w:rsidRPr="00E60ED9">
          <w:t>et</w:t>
        </w:r>
        <w:r w:rsidR="00D13348" w:rsidRPr="00E60ED9">
          <w:rPr>
            <w:spacing w:val="-5"/>
          </w:rPr>
          <w:t xml:space="preserve"> </w:t>
        </w:r>
        <w:r w:rsidR="00D13348" w:rsidRPr="00E60ED9">
          <w:t>al.</w:t>
        </w:r>
      </w:moveFrom>
      <w:moveFromRangeEnd w:id="33"/>
      <w:r w:rsidRPr="003741D5">
        <w:rPr>
          <w:spacing w:val="-5"/>
        </w:rPr>
        <w:t xml:space="preserve"> </w:t>
      </w:r>
      <w:hyperlink w:anchor="_bookmark55" w:history="1">
        <w:r w:rsidRPr="00E60ED9">
          <w:t>[15].</w:t>
        </w:r>
      </w:hyperlink>
      <w:r w:rsidRPr="00E60ED9">
        <w:t xml:space="preserve"> The</w:t>
      </w:r>
      <w:r w:rsidRPr="00E60ED9">
        <w:rPr>
          <w:spacing w:val="-5"/>
        </w:rPr>
        <w:t xml:space="preserve"> </w:t>
      </w:r>
      <w:del w:id="35" w:author="Author" w:date="2024-02-01T10:43:00Z">
        <w:r w:rsidR="00581875">
          <w:delText>paper</w:delText>
        </w:r>
      </w:del>
      <w:ins w:id="36" w:author="Author" w:date="2024-02-01T10:43:00Z">
        <w:r w:rsidR="00A42194">
          <w:rPr>
            <w:spacing w:val="-5"/>
          </w:rPr>
          <w:t>study</w:t>
        </w:r>
      </w:ins>
      <w:r w:rsidR="00A42194">
        <w:rPr>
          <w:spacing w:val="-5"/>
        </w:rPr>
        <w:t xml:space="preserve"> </w:t>
      </w:r>
      <w:r w:rsidRPr="00E60ED9">
        <w:t>has</w:t>
      </w:r>
      <w:r w:rsidRPr="00E60ED9">
        <w:rPr>
          <w:spacing w:val="-5"/>
        </w:rPr>
        <w:t xml:space="preserve"> </w:t>
      </w:r>
      <w:r w:rsidRPr="00E60ED9">
        <w:t>been</w:t>
      </w:r>
      <w:r w:rsidRPr="00E60ED9">
        <w:rPr>
          <w:spacing w:val="-5"/>
        </w:rPr>
        <w:t xml:space="preserve"> </w:t>
      </w:r>
      <w:r w:rsidRPr="00E60ED9">
        <w:t>published</w:t>
      </w:r>
      <w:r w:rsidRPr="00E60ED9">
        <w:rPr>
          <w:spacing w:val="-5"/>
        </w:rPr>
        <w:t xml:space="preserve"> </w:t>
      </w:r>
      <w:r w:rsidRPr="00E60ED9">
        <w:t>in</w:t>
      </w:r>
      <w:r w:rsidRPr="00E60ED9">
        <w:rPr>
          <w:spacing w:val="-5"/>
        </w:rPr>
        <w:t xml:space="preserve"> </w:t>
      </w:r>
      <w:r w:rsidRPr="00E60ED9">
        <w:t>2011</w:t>
      </w:r>
      <w:r w:rsidRPr="00E60ED9">
        <w:rPr>
          <w:spacing w:val="-5"/>
        </w:rPr>
        <w:t xml:space="preserve"> </w:t>
      </w:r>
      <w:r w:rsidRPr="00E60ED9">
        <w:t>and</w:t>
      </w:r>
      <w:r w:rsidRPr="00E60ED9">
        <w:rPr>
          <w:spacing w:val="-5"/>
        </w:rPr>
        <w:t xml:space="preserve"> </w:t>
      </w:r>
      <w:r w:rsidRPr="00E60ED9">
        <w:t>provides</w:t>
      </w:r>
      <w:r w:rsidRPr="00E60ED9">
        <w:rPr>
          <w:spacing w:val="-5"/>
        </w:rPr>
        <w:t xml:space="preserve"> </w:t>
      </w:r>
      <w:r w:rsidRPr="00E60ED9">
        <w:t>an outlook</w:t>
      </w:r>
      <w:r w:rsidRPr="00E60ED9">
        <w:rPr>
          <w:spacing w:val="-5"/>
        </w:rPr>
        <w:t xml:space="preserve"> </w:t>
      </w:r>
      <w:r w:rsidRPr="00E60ED9">
        <w:t>for</w:t>
      </w:r>
      <w:r w:rsidRPr="00E60ED9">
        <w:rPr>
          <w:spacing w:val="-5"/>
        </w:rPr>
        <w:t xml:space="preserve"> </w:t>
      </w:r>
      <w:r w:rsidRPr="00E60ED9">
        <w:t>LNG</w:t>
      </w:r>
      <w:r w:rsidRPr="00E60ED9">
        <w:rPr>
          <w:spacing w:val="-5"/>
        </w:rPr>
        <w:t xml:space="preserve"> </w:t>
      </w:r>
      <w:r w:rsidRPr="00E60ED9">
        <w:t>until</w:t>
      </w:r>
      <w:r w:rsidRPr="00E60ED9">
        <w:rPr>
          <w:spacing w:val="-5"/>
        </w:rPr>
        <w:t xml:space="preserve"> </w:t>
      </w:r>
      <w:r w:rsidRPr="00E60ED9">
        <w:t>2030.</w:t>
      </w:r>
      <w:r w:rsidRPr="00E60ED9">
        <w:rPr>
          <w:spacing w:val="16"/>
        </w:rPr>
        <w:t xml:space="preserve"> </w:t>
      </w:r>
      <w:del w:id="37" w:author="Author" w:date="2024-02-01T10:43:00Z">
        <w:r w:rsidR="00581875">
          <w:delText>More</w:delText>
        </w:r>
        <w:r w:rsidR="00581875">
          <w:rPr>
            <w:spacing w:val="-5"/>
          </w:rPr>
          <w:delText xml:space="preserve"> </w:delText>
        </w:r>
        <w:r w:rsidR="00581875">
          <w:delText>recently,</w:delText>
        </w:r>
        <w:r w:rsidR="00581875">
          <w:rPr>
            <w:spacing w:val="-5"/>
          </w:rPr>
          <w:delText xml:space="preserve"> </w:delText>
        </w:r>
        <w:r w:rsidR="00581875">
          <w:delText>in</w:delText>
        </w:r>
      </w:del>
      <w:ins w:id="38" w:author="Author" w:date="2024-02-01T10:43:00Z">
        <w:r w:rsidR="007B2772">
          <w:t>I</w:t>
        </w:r>
        <w:r w:rsidR="007B2772" w:rsidRPr="00E60ED9">
          <w:t>n</w:t>
        </w:r>
      </w:ins>
      <w:r w:rsidR="007B2772" w:rsidRPr="00E60ED9">
        <w:rPr>
          <w:spacing w:val="-5"/>
        </w:rPr>
        <w:t xml:space="preserve"> </w:t>
      </w:r>
      <w:r w:rsidR="007B2772" w:rsidRPr="00E60ED9">
        <w:t>2020</w:t>
      </w:r>
      <w:r w:rsidRPr="00E60ED9">
        <w:t>,</w:t>
      </w:r>
      <w:r w:rsidRPr="00E60ED9">
        <w:rPr>
          <w:spacing w:val="-5"/>
        </w:rPr>
        <w:t xml:space="preserve"> </w:t>
      </w:r>
      <w:proofErr w:type="spellStart"/>
      <w:r w:rsidRPr="00E60ED9">
        <w:t>Najm</w:t>
      </w:r>
      <w:proofErr w:type="spellEnd"/>
      <w:r w:rsidRPr="00E60ED9">
        <w:rPr>
          <w:spacing w:val="-5"/>
        </w:rPr>
        <w:t xml:space="preserve"> </w:t>
      </w:r>
      <w:r w:rsidRPr="00E60ED9">
        <w:t>and</w:t>
      </w:r>
      <w:r w:rsidRPr="00E60ED9">
        <w:rPr>
          <w:spacing w:val="-5"/>
        </w:rPr>
        <w:t xml:space="preserve"> </w:t>
      </w:r>
      <w:r w:rsidRPr="00E60ED9">
        <w:t>Matsumoto</w:t>
      </w:r>
      <w:r w:rsidRPr="00E60ED9">
        <w:rPr>
          <w:spacing w:val="-5"/>
        </w:rPr>
        <w:t xml:space="preserve"> </w:t>
      </w:r>
      <w:hyperlink w:anchor="_bookmark56" w:history="1">
        <w:r w:rsidRPr="00E60ED9">
          <w:t>[16]</w:t>
        </w:r>
      </w:hyperlink>
      <w:r w:rsidRPr="00E60ED9">
        <w:rPr>
          <w:spacing w:val="-5"/>
        </w:rPr>
        <w:t xml:space="preserve"> </w:t>
      </w:r>
      <w:del w:id="39" w:author="Author" w:date="2024-02-01T10:43:00Z">
        <w:r w:rsidR="00581875">
          <w:delText>investigated</w:delText>
        </w:r>
      </w:del>
      <w:ins w:id="40" w:author="Author" w:date="2024-02-01T10:43:00Z">
        <w:r w:rsidR="007B2772">
          <w:t>determined</w:t>
        </w:r>
      </w:ins>
      <w:r w:rsidR="007B2772" w:rsidRPr="00E60ED9">
        <w:rPr>
          <w:spacing w:val="-5"/>
        </w:rPr>
        <w:t xml:space="preserve"> </w:t>
      </w:r>
      <w:r w:rsidRPr="00E60ED9">
        <w:t>whether</w:t>
      </w:r>
      <w:del w:id="41" w:author="Author" w:date="2024-02-01T10:43:00Z">
        <w:r w:rsidR="00581875">
          <w:rPr>
            <w:spacing w:val="-5"/>
          </w:rPr>
          <w:delText xml:space="preserve"> </w:delText>
        </w:r>
        <w:r w:rsidR="00581875">
          <w:delText xml:space="preserve">or </w:delText>
        </w:r>
        <w:r w:rsidR="00581875">
          <w:rPr>
            <w:spacing w:val="-2"/>
          </w:rPr>
          <w:delText>not</w:delText>
        </w:r>
      </w:del>
      <w:r w:rsidRPr="003741D5">
        <w:rPr>
          <w:spacing w:val="-5"/>
        </w:rPr>
        <w:t xml:space="preserve"> </w:t>
      </w:r>
      <w:r w:rsidRPr="00E60ED9">
        <w:rPr>
          <w:spacing w:val="-2"/>
        </w:rPr>
        <w:t>international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trade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substituted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by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renewable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sustainable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transition.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 xml:space="preserve">They </w:t>
      </w:r>
      <w:del w:id="42" w:author="Author" w:date="2024-02-01T10:43:00Z">
        <w:r w:rsidR="00581875">
          <w:delText>find</w:delText>
        </w:r>
      </w:del>
      <w:ins w:id="43" w:author="Author" w:date="2024-02-01T10:43:00Z">
        <w:r w:rsidR="007B2772" w:rsidRPr="00E60ED9">
          <w:t>f</w:t>
        </w:r>
        <w:r w:rsidR="007B2772">
          <w:t>ound</w:t>
        </w:r>
      </w:ins>
      <w:r w:rsidR="007B2772" w:rsidRPr="00E60ED9">
        <w:t xml:space="preserve"> </w:t>
      </w:r>
      <w:r w:rsidRPr="00E60ED9">
        <w:t>empirical evidence that energy transition policies lead to a reduction of international LNG trade</w:t>
      </w:r>
      <w:del w:id="44" w:author="Author" w:date="2024-02-01T10:43:00Z">
        <w:r w:rsidR="00581875">
          <w:delText xml:space="preserve">, </w:delText>
        </w:r>
        <w:commentRangeStart w:id="45"/>
        <w:r w:rsidR="00581875">
          <w:rPr>
            <w:spacing w:val="-4"/>
          </w:rPr>
          <w:delText>while</w:delText>
        </w:r>
      </w:del>
      <w:ins w:id="46" w:author="Author" w:date="2024-02-01T10:43:00Z">
        <w:r w:rsidRPr="00E60ED9">
          <w:t xml:space="preserve"> </w:t>
        </w:r>
        <w:r w:rsidRPr="00E60ED9">
          <w:rPr>
            <w:spacing w:val="-4"/>
          </w:rPr>
          <w:t>whe</w:t>
        </w:r>
        <w:r w:rsidR="00312368">
          <w:rPr>
            <w:spacing w:val="-4"/>
          </w:rPr>
          <w:t>reas</w:t>
        </w:r>
      </w:ins>
      <w:r w:rsidRPr="00E60ED9">
        <w:rPr>
          <w:spacing w:val="-10"/>
        </w:rPr>
        <w:t xml:space="preserve"> </w:t>
      </w:r>
      <w:commentRangeEnd w:id="45"/>
      <w:r w:rsidR="003741D5">
        <w:rPr>
          <w:rStyle w:val="Kommentarzeichen"/>
        </w:rPr>
        <w:commentReference w:id="45"/>
      </w:r>
      <w:r w:rsidRPr="00E60ED9">
        <w:rPr>
          <w:spacing w:val="-4"/>
        </w:rPr>
        <w:t>more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accessible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trade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policies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can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also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stimulate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it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simultaneously.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This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equivocal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tendency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is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 xml:space="preserve">closely </w:t>
      </w:r>
      <w:del w:id="47" w:author="Author" w:date="2024-02-01T10:43:00Z">
        <w:r w:rsidR="00581875">
          <w:delText>connected</w:delText>
        </w:r>
        <w:r w:rsidR="00581875">
          <w:rPr>
            <w:spacing w:val="-13"/>
          </w:rPr>
          <w:delText xml:space="preserve"> </w:delText>
        </w:r>
        <w:r w:rsidR="00581875">
          <w:delText>to</w:delText>
        </w:r>
      </w:del>
      <w:ins w:id="48" w:author="Author" w:date="2024-02-01T10:43:00Z">
        <w:r w:rsidR="00312368">
          <w:t>associated</w:t>
        </w:r>
        <w:r w:rsidR="00312368" w:rsidRPr="00E60ED9">
          <w:rPr>
            <w:spacing w:val="-13"/>
          </w:rPr>
          <w:t xml:space="preserve"> </w:t>
        </w:r>
        <w:r w:rsidR="00312368">
          <w:rPr>
            <w:spacing w:val="-13"/>
          </w:rPr>
          <w:t>with</w:t>
        </w:r>
      </w:ins>
      <w:r w:rsidR="00312368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promising</w:t>
      </w:r>
      <w:r w:rsidRPr="00E60ED9">
        <w:rPr>
          <w:spacing w:val="-13"/>
        </w:rPr>
        <w:t xml:space="preserve"> </w:t>
      </w:r>
      <w:r w:rsidRPr="00E60ED9">
        <w:t>role</w:t>
      </w:r>
      <w:r w:rsidRPr="00E60ED9">
        <w:rPr>
          <w:spacing w:val="-13"/>
        </w:rPr>
        <w:t xml:space="preserve"> </w:t>
      </w:r>
      <w:r w:rsidRPr="00E60ED9">
        <w:t>of</w:t>
      </w:r>
      <w:r w:rsidRPr="00E60ED9">
        <w:rPr>
          <w:spacing w:val="-13"/>
        </w:rPr>
        <w:t xml:space="preserve"> </w:t>
      </w:r>
      <w:r w:rsidRPr="00E60ED9">
        <w:t>LNG</w:t>
      </w:r>
      <w:r w:rsidRPr="00E60ED9">
        <w:rPr>
          <w:spacing w:val="-13"/>
        </w:rPr>
        <w:t xml:space="preserve"> </w:t>
      </w:r>
      <w:r w:rsidRPr="00E60ED9">
        <w:t>as</w:t>
      </w:r>
      <w:r w:rsidRPr="00E60ED9">
        <w:rPr>
          <w:spacing w:val="-13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bridging</w:t>
      </w:r>
      <w:r w:rsidRPr="00E60ED9">
        <w:rPr>
          <w:spacing w:val="-13"/>
        </w:rPr>
        <w:t xml:space="preserve"> </w:t>
      </w:r>
      <w:r w:rsidRPr="00E60ED9">
        <w:t>technology</w:t>
      </w:r>
      <w:r w:rsidRPr="00E60ED9">
        <w:rPr>
          <w:spacing w:val="-13"/>
        </w:rPr>
        <w:t xml:space="preserve"> </w:t>
      </w:r>
      <w:r w:rsidRPr="00E60ED9">
        <w:t>toward</w:t>
      </w:r>
      <w:r w:rsidRPr="00E60ED9">
        <w:rPr>
          <w:spacing w:val="-13"/>
        </w:rPr>
        <w:t xml:space="preserve"> </w:t>
      </w:r>
      <w:r w:rsidRPr="00E60ED9">
        <w:t>decarbonized</w:t>
      </w:r>
      <w:r w:rsidRPr="00E60ED9">
        <w:rPr>
          <w:spacing w:val="-13"/>
        </w:rPr>
        <w:t xml:space="preserve"> </w:t>
      </w:r>
      <w:r w:rsidRPr="00E60ED9">
        <w:t>energy</w:t>
      </w:r>
      <w:r w:rsidRPr="00E60ED9">
        <w:rPr>
          <w:spacing w:val="-13"/>
        </w:rPr>
        <w:t xml:space="preserve"> </w:t>
      </w:r>
      <w:r w:rsidRPr="00E60ED9">
        <w:t xml:space="preserve">systems. One of the main ideas of LNG as a bridging technology is to replace other fossil fuels (more precisely, </w:t>
      </w:r>
      <w:r w:rsidRPr="00E60ED9">
        <w:rPr>
          <w:spacing w:val="-4"/>
        </w:rPr>
        <w:t>those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with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higher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specific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carbon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emissions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such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as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coal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oil)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thus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reduce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carbon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emissions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 xml:space="preserve">overall. </w:t>
      </w:r>
      <w:proofErr w:type="spellStart"/>
      <w:r w:rsidRPr="00E60ED9">
        <w:t>Herath</w:t>
      </w:r>
      <w:proofErr w:type="spellEnd"/>
      <w:r w:rsidRPr="00E60ED9">
        <w:rPr>
          <w:spacing w:val="-10"/>
        </w:rPr>
        <w:t xml:space="preserve"> </w:t>
      </w:r>
      <w:r w:rsidRPr="00E60ED9">
        <w:t>and</w:t>
      </w:r>
      <w:r w:rsidRPr="00E60ED9">
        <w:rPr>
          <w:spacing w:val="-10"/>
        </w:rPr>
        <w:t xml:space="preserve"> </w:t>
      </w:r>
      <w:r w:rsidRPr="00E60ED9">
        <w:t>Jung</w:t>
      </w:r>
      <w:r w:rsidRPr="00E60ED9">
        <w:rPr>
          <w:spacing w:val="-10"/>
        </w:rPr>
        <w:t xml:space="preserve"> </w:t>
      </w:r>
      <w:hyperlink w:anchor="_bookmark57" w:history="1">
        <w:r w:rsidRPr="00E60ED9">
          <w:t>[17]</w:t>
        </w:r>
      </w:hyperlink>
      <w:r w:rsidRPr="00E60ED9">
        <w:rPr>
          <w:spacing w:val="-10"/>
        </w:rPr>
        <w:t xml:space="preserve"> </w:t>
      </w:r>
      <w:del w:id="49" w:author="Author" w:date="2024-02-01T10:43:00Z">
        <w:r w:rsidR="00581875">
          <w:delText>focus</w:delText>
        </w:r>
      </w:del>
      <w:ins w:id="50" w:author="Author" w:date="2024-02-01T10:43:00Z">
        <w:r w:rsidRPr="00E60ED9">
          <w:t>focus</w:t>
        </w:r>
        <w:r w:rsidR="003E609F">
          <w:t>ed</w:t>
        </w:r>
      </w:ins>
      <w:r w:rsidRPr="00E60ED9">
        <w:rPr>
          <w:spacing w:val="-10"/>
        </w:rPr>
        <w:t xml:space="preserve"> </w:t>
      </w:r>
      <w:r w:rsidRPr="00E60ED9">
        <w:t>on</w:t>
      </w:r>
      <w:r w:rsidRPr="00E60ED9">
        <w:rPr>
          <w:spacing w:val="-10"/>
        </w:rPr>
        <w:t xml:space="preserve"> </w:t>
      </w:r>
      <w:r w:rsidRPr="00E60ED9">
        <w:t>this</w:t>
      </w:r>
      <w:r w:rsidRPr="00E60ED9">
        <w:rPr>
          <w:spacing w:val="-10"/>
        </w:rPr>
        <w:t xml:space="preserve"> </w:t>
      </w:r>
      <w:r w:rsidRPr="00E60ED9">
        <w:t>carbon</w:t>
      </w:r>
      <w:r w:rsidRPr="00E60ED9">
        <w:rPr>
          <w:spacing w:val="-10"/>
        </w:rPr>
        <w:t xml:space="preserve"> </w:t>
      </w:r>
      <w:r w:rsidRPr="00E60ED9">
        <w:t>emission</w:t>
      </w:r>
      <w:r w:rsidRPr="00E60ED9">
        <w:rPr>
          <w:spacing w:val="-10"/>
        </w:rPr>
        <w:t xml:space="preserve"> </w:t>
      </w:r>
      <w:r w:rsidRPr="00E60ED9">
        <w:t>reduction</w:t>
      </w:r>
      <w:r w:rsidRPr="00E60ED9">
        <w:rPr>
          <w:spacing w:val="-10"/>
        </w:rPr>
        <w:t xml:space="preserve"> </w:t>
      </w:r>
      <w:r w:rsidRPr="00E60ED9">
        <w:t>potential.</w:t>
      </w:r>
      <w:r w:rsidRPr="00E60ED9">
        <w:rPr>
          <w:spacing w:val="7"/>
        </w:rPr>
        <w:t xml:space="preserve"> </w:t>
      </w:r>
      <w:r w:rsidRPr="00E60ED9">
        <w:t>In</w:t>
      </w:r>
      <w:r w:rsidRPr="00E60ED9">
        <w:rPr>
          <w:spacing w:val="-10"/>
        </w:rPr>
        <w:t xml:space="preserve"> </w:t>
      </w:r>
      <w:r w:rsidRPr="00E60ED9">
        <w:t>their</w:t>
      </w:r>
      <w:r w:rsidRPr="00E60ED9">
        <w:rPr>
          <w:spacing w:val="-10"/>
        </w:rPr>
        <w:t xml:space="preserve"> </w:t>
      </w:r>
      <w:r w:rsidRPr="00E60ED9">
        <w:t>study,</w:t>
      </w:r>
      <w:r w:rsidRPr="00E60ED9">
        <w:rPr>
          <w:spacing w:val="-9"/>
        </w:rPr>
        <w:t xml:space="preserve"> </w:t>
      </w:r>
      <w:r w:rsidRPr="00E60ED9">
        <w:t>LNG</w:t>
      </w:r>
      <w:r w:rsidRPr="00E60ED9">
        <w:rPr>
          <w:spacing w:val="-10"/>
        </w:rPr>
        <w:t xml:space="preserve"> </w:t>
      </w:r>
      <w:r w:rsidRPr="00E60ED9">
        <w:t>substitutes coal in the power generation of a developing country, with a significant increase in power demand to reduce carbon emissions.</w:t>
      </w:r>
      <w:r w:rsidRPr="00E60ED9">
        <w:rPr>
          <w:spacing w:val="40"/>
        </w:rPr>
        <w:t xml:space="preserve"> </w:t>
      </w:r>
      <w:moveToRangeStart w:id="51" w:author="Author" w:date="2024-02-01T10:43:00Z" w:name="move157676606"/>
      <w:proofErr w:type="spellStart"/>
      <w:moveTo w:id="52" w:author="Author" w:date="2024-02-01T10:43:00Z">
        <w:r w:rsidR="00E77BED" w:rsidRPr="00E60ED9">
          <w:t>Bessi</w:t>
        </w:r>
        <w:proofErr w:type="spellEnd"/>
        <w:r w:rsidR="00E77BED" w:rsidRPr="00E60ED9">
          <w:t xml:space="preserve"> et al.</w:t>
        </w:r>
        <w:r w:rsidR="00E77BED" w:rsidRPr="003741D5">
          <w:t xml:space="preserve"> </w:t>
        </w:r>
      </w:moveTo>
      <w:moveToRangeEnd w:id="51"/>
      <w:del w:id="53" w:author="Author" w:date="2024-02-01T10:43:00Z">
        <w:r w:rsidR="00581875">
          <w:delText>The</w:delText>
        </w:r>
      </w:del>
      <w:ins w:id="54" w:author="Author" w:date="2024-02-01T10:43:00Z">
        <w:r w:rsidR="00E54DC9">
          <w:t xml:space="preserve">[18] </w:t>
        </w:r>
        <w:r w:rsidR="00E77BED">
          <w:t>also studied t</w:t>
        </w:r>
        <w:r w:rsidR="00E77BED" w:rsidRPr="00E60ED9">
          <w:t>he</w:t>
        </w:r>
      </w:ins>
      <w:r w:rsidR="00E77BED" w:rsidRPr="00E60ED9">
        <w:t xml:space="preserve"> </w:t>
      </w:r>
      <w:r w:rsidRPr="00E60ED9">
        <w:t>impact of LNG on the diffusion of renewable energy</w:t>
      </w:r>
      <w:del w:id="55" w:author="Author" w:date="2024-02-01T10:43:00Z">
        <w:r w:rsidR="00581875">
          <w:delText xml:space="preserve"> is also studied by </w:delText>
        </w:r>
      </w:del>
      <w:ins w:id="56" w:author="Author" w:date="2024-02-01T10:43:00Z">
        <w:r w:rsidR="00E54DC9">
          <w:t>.</w:t>
        </w:r>
      </w:ins>
      <w:moveFromRangeStart w:id="57" w:author="Author" w:date="2024-02-01T10:43:00Z" w:name="move157676606"/>
      <w:moveFrom w:id="58" w:author="Author" w:date="2024-02-01T10:43:00Z">
        <w:r w:rsidR="00E77BED" w:rsidRPr="00E60ED9">
          <w:t>Bessi et al.</w:t>
        </w:r>
        <w:r w:rsidR="00E77BED" w:rsidRPr="003741D5">
          <w:t xml:space="preserve"> </w:t>
        </w:r>
      </w:moveFrom>
      <w:moveFromRangeEnd w:id="57"/>
      <w:del w:id="59" w:author="Author" w:date="2024-02-01T10:43:00Z">
        <w:r w:rsidR="00581875">
          <w:fldChar w:fldCharType="begin"/>
        </w:r>
        <w:r w:rsidR="00581875">
          <w:delInstrText xml:space="preserve"> HYPERLINK \l "_bookmark58" </w:delInstrText>
        </w:r>
        <w:r w:rsidR="00581875">
          <w:fldChar w:fldCharType="separate"/>
        </w:r>
        <w:r w:rsidR="00581875">
          <w:delText>[18].</w:delText>
        </w:r>
        <w:r w:rsidR="00581875">
          <w:fldChar w:fldCharType="end"/>
        </w:r>
      </w:del>
      <w:r w:rsidRPr="00E60ED9">
        <w:rPr>
          <w:spacing w:val="40"/>
        </w:rPr>
        <w:t xml:space="preserve"> </w:t>
      </w:r>
      <w:r w:rsidRPr="00E60ED9">
        <w:t xml:space="preserve">In line with the controversial role of </w:t>
      </w:r>
      <w:ins w:id="60" w:author="Author" w:date="2024-02-01T10:43:00Z">
        <w:r w:rsidR="00E77BED">
          <w:t xml:space="preserve">the aforementioned </w:t>
        </w:r>
      </w:ins>
      <w:r w:rsidRPr="00E60ED9">
        <w:t>LNG</w:t>
      </w:r>
      <w:del w:id="61" w:author="Author" w:date="2024-02-01T10:43:00Z">
        <w:r w:rsidR="00581875">
          <w:delText xml:space="preserve"> described above</w:delText>
        </w:r>
      </w:del>
      <w:r w:rsidRPr="00E60ED9">
        <w:t xml:space="preserve">, they </w:t>
      </w:r>
      <w:del w:id="62" w:author="Author" w:date="2024-02-01T10:43:00Z">
        <w:r w:rsidR="00581875">
          <w:delText>find</w:delText>
        </w:r>
      </w:del>
      <w:ins w:id="63" w:author="Author" w:date="2024-02-01T10:43:00Z">
        <w:r w:rsidR="00E77BED" w:rsidRPr="00E60ED9">
          <w:t>f</w:t>
        </w:r>
        <w:r w:rsidR="00E77BED">
          <w:t>ound</w:t>
        </w:r>
      </w:ins>
      <w:r w:rsidR="00E77BED" w:rsidRPr="00E60ED9">
        <w:t xml:space="preserve"> </w:t>
      </w:r>
      <w:r w:rsidRPr="00E60ED9">
        <w:t xml:space="preserve">that LNG can </w:t>
      </w:r>
      <w:del w:id="64" w:author="Author" w:date="2024-02-01T10:43:00Z">
        <w:r w:rsidR="00581875">
          <w:delText>have</w:delText>
        </w:r>
      </w:del>
      <w:ins w:id="65" w:author="Author" w:date="2024-02-01T10:43:00Z">
        <w:r w:rsidR="00E77BED">
          <w:t>exert</w:t>
        </w:r>
      </w:ins>
      <w:r w:rsidR="00E77BED" w:rsidRPr="00E60ED9">
        <w:rPr>
          <w:spacing w:val="-5"/>
        </w:rPr>
        <w:t xml:space="preserve"> </w:t>
      </w:r>
      <w:r w:rsidRPr="00E60ED9">
        <w:t>both</w:t>
      </w:r>
      <w:r w:rsidRPr="00E60ED9">
        <w:rPr>
          <w:spacing w:val="-5"/>
        </w:rPr>
        <w:t xml:space="preserve"> </w:t>
      </w:r>
      <w:r w:rsidRPr="00E60ED9">
        <w:t>a</w:t>
      </w:r>
      <w:r w:rsidRPr="00E60ED9">
        <w:rPr>
          <w:spacing w:val="-5"/>
        </w:rPr>
        <w:t xml:space="preserve"> </w:t>
      </w:r>
      <w:r w:rsidRPr="00E60ED9">
        <w:t>competitive</w:t>
      </w:r>
      <w:r w:rsidRPr="00E60ED9">
        <w:rPr>
          <w:spacing w:val="-5"/>
        </w:rPr>
        <w:t xml:space="preserve"> </w:t>
      </w:r>
      <w:r w:rsidRPr="00E60ED9">
        <w:t>and</w:t>
      </w:r>
      <w:r w:rsidRPr="00E60ED9">
        <w:rPr>
          <w:spacing w:val="-5"/>
        </w:rPr>
        <w:t xml:space="preserve"> </w:t>
      </w:r>
      <w:r w:rsidRPr="00E60ED9">
        <w:t>collaborative</w:t>
      </w:r>
      <w:r w:rsidRPr="00E60ED9">
        <w:rPr>
          <w:spacing w:val="-5"/>
        </w:rPr>
        <w:t xml:space="preserve"> </w:t>
      </w:r>
      <w:r w:rsidRPr="00E60ED9">
        <w:t>effect</w:t>
      </w:r>
      <w:r w:rsidRPr="00E60ED9">
        <w:rPr>
          <w:spacing w:val="-5"/>
        </w:rPr>
        <w:t xml:space="preserve"> </w:t>
      </w:r>
      <w:r w:rsidRPr="00E60ED9">
        <w:t>on</w:t>
      </w:r>
      <w:r w:rsidRPr="00E60ED9">
        <w:rPr>
          <w:spacing w:val="-5"/>
        </w:rPr>
        <w:t xml:space="preserve"> </w:t>
      </w:r>
      <w:r w:rsidRPr="00E60ED9">
        <w:t>renewable</w:t>
      </w:r>
      <w:r w:rsidRPr="00E60ED9">
        <w:rPr>
          <w:spacing w:val="-5"/>
        </w:rPr>
        <w:t xml:space="preserve"> </w:t>
      </w:r>
      <w:r w:rsidRPr="00E60ED9">
        <w:t>energy.</w:t>
      </w:r>
      <w:r w:rsidRPr="00E60ED9">
        <w:rPr>
          <w:spacing w:val="18"/>
        </w:rPr>
        <w:t xml:space="preserve"> </w:t>
      </w:r>
      <w:r w:rsidRPr="00E60ED9">
        <w:t>Similarly,</w:t>
      </w:r>
      <w:r w:rsidRPr="00E60ED9">
        <w:rPr>
          <w:spacing w:val="-5"/>
        </w:rPr>
        <w:t xml:space="preserve"> </w:t>
      </w:r>
      <w:r w:rsidRPr="00E60ED9">
        <w:t>Safari</w:t>
      </w:r>
      <w:r w:rsidRPr="00E60ED9">
        <w:rPr>
          <w:spacing w:val="-5"/>
        </w:rPr>
        <w:t xml:space="preserve"> </w:t>
      </w:r>
      <w:r w:rsidRPr="00E60ED9">
        <w:t>et</w:t>
      </w:r>
      <w:r w:rsidRPr="00E60ED9">
        <w:rPr>
          <w:spacing w:val="-5"/>
        </w:rPr>
        <w:t xml:space="preserve"> </w:t>
      </w:r>
      <w:r w:rsidRPr="00E60ED9">
        <w:t>al.</w:t>
      </w:r>
      <w:r w:rsidRPr="00E60ED9">
        <w:rPr>
          <w:spacing w:val="17"/>
        </w:rPr>
        <w:t xml:space="preserve"> </w:t>
      </w:r>
      <w:hyperlink w:anchor="_bookmark59" w:history="1">
        <w:r w:rsidRPr="00E60ED9">
          <w:t>[19]</w:t>
        </w:r>
      </w:hyperlink>
      <w:r w:rsidRPr="00E60ED9">
        <w:rPr>
          <w:spacing w:val="-5"/>
        </w:rPr>
        <w:t xml:space="preserve"> </w:t>
      </w:r>
      <w:del w:id="66" w:author="Author" w:date="2024-02-01T10:43:00Z">
        <w:r w:rsidR="00581875">
          <w:delText>focus</w:delText>
        </w:r>
      </w:del>
      <w:ins w:id="67" w:author="Author" w:date="2024-02-01T10:43:00Z">
        <w:r w:rsidRPr="00E60ED9">
          <w:t>focus</w:t>
        </w:r>
        <w:r w:rsidR="00E77BED">
          <w:t>ed</w:t>
        </w:r>
      </w:ins>
      <w:r w:rsidRPr="00E60ED9">
        <w:t xml:space="preserve"> on LNG as a transition fuel for sustainable energy transformation.</w:t>
      </w:r>
    </w:p>
    <w:p w14:paraId="01F5DFA1" w14:textId="77777777" w:rsidR="00C63B96" w:rsidRDefault="00FF3C28">
      <w:pPr>
        <w:pStyle w:val="Textkrper"/>
        <w:spacing w:before="176" w:line="237" w:lineRule="auto"/>
        <w:ind w:left="112" w:right="607" w:firstLine="338"/>
        <w:jc w:val="both"/>
        <w:rPr>
          <w:del w:id="68" w:author="Author" w:date="2024-02-01T10:43:00Z"/>
        </w:rPr>
      </w:pPr>
      <w:r w:rsidRPr="00E60ED9">
        <w:t>In</w:t>
      </w:r>
      <w:r w:rsidRPr="00E60ED9">
        <w:rPr>
          <w:spacing w:val="-13"/>
        </w:rPr>
        <w:t xml:space="preserve"> </w:t>
      </w:r>
      <w:r w:rsidRPr="00E60ED9">
        <w:t>addition</w:t>
      </w:r>
      <w:r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promising</w:t>
      </w:r>
      <w:r w:rsidRPr="00E60ED9">
        <w:rPr>
          <w:spacing w:val="-13"/>
        </w:rPr>
        <w:t xml:space="preserve"> </w:t>
      </w:r>
      <w:r w:rsidRPr="00E60ED9">
        <w:t>role</w:t>
      </w:r>
      <w:r w:rsidRPr="00E60ED9">
        <w:rPr>
          <w:spacing w:val="-13"/>
        </w:rPr>
        <w:t xml:space="preserve"> </w:t>
      </w:r>
      <w:r w:rsidRPr="00E60ED9">
        <w:t>of</w:t>
      </w:r>
      <w:r w:rsidRPr="00E60ED9">
        <w:rPr>
          <w:spacing w:val="-13"/>
        </w:rPr>
        <w:t xml:space="preserve"> </w:t>
      </w:r>
      <w:r w:rsidRPr="00E60ED9">
        <w:t>LNG</w:t>
      </w:r>
      <w:r w:rsidRPr="00E60ED9">
        <w:rPr>
          <w:spacing w:val="-13"/>
        </w:rPr>
        <w:t xml:space="preserve"> </w:t>
      </w:r>
      <w:r w:rsidRPr="00E60ED9">
        <w:t>as</w:t>
      </w:r>
      <w:r w:rsidRPr="00E60ED9">
        <w:rPr>
          <w:spacing w:val="-13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bridging</w:t>
      </w:r>
      <w:r w:rsidRPr="00E60ED9">
        <w:rPr>
          <w:spacing w:val="-13"/>
        </w:rPr>
        <w:t xml:space="preserve"> </w:t>
      </w:r>
      <w:r w:rsidRPr="00E60ED9">
        <w:t>technology,</w:t>
      </w:r>
      <w:r w:rsidRPr="00E60ED9">
        <w:rPr>
          <w:spacing w:val="-13"/>
        </w:rPr>
        <w:t xml:space="preserve"> </w:t>
      </w:r>
      <w:r w:rsidRPr="00E60ED9">
        <w:t>there</w:t>
      </w:r>
      <w:r w:rsidRPr="00E60ED9">
        <w:rPr>
          <w:spacing w:val="-13"/>
        </w:rPr>
        <w:t xml:space="preserve"> </w:t>
      </w:r>
      <w:r w:rsidRPr="00E60ED9">
        <w:t>is</w:t>
      </w:r>
      <w:r w:rsidRPr="00E60ED9">
        <w:rPr>
          <w:spacing w:val="-13"/>
        </w:rPr>
        <w:t xml:space="preserve"> </w:t>
      </w:r>
      <w:r w:rsidRPr="00E60ED9">
        <w:t>another</w:t>
      </w:r>
      <w:r w:rsidRPr="00E60ED9">
        <w:rPr>
          <w:spacing w:val="-13"/>
        </w:rPr>
        <w:t xml:space="preserve"> </w:t>
      </w:r>
      <w:r w:rsidRPr="00E60ED9">
        <w:t>reason</w:t>
      </w:r>
      <w:r w:rsidRPr="00E60ED9">
        <w:rPr>
          <w:spacing w:val="-13"/>
        </w:rPr>
        <w:t xml:space="preserve"> </w:t>
      </w:r>
      <w:r w:rsidRPr="00E60ED9">
        <w:t>why</w:t>
      </w:r>
      <w:r w:rsidRPr="00E60ED9">
        <w:rPr>
          <w:spacing w:val="-13"/>
        </w:rPr>
        <w:t xml:space="preserve"> </w:t>
      </w:r>
      <w:r w:rsidRPr="00E60ED9">
        <w:t xml:space="preserve">LNG </w:t>
      </w:r>
      <w:r w:rsidRPr="00E60ED9">
        <w:rPr>
          <w:spacing w:val="-2"/>
        </w:rPr>
        <w:t>can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play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role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transition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decarbonized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systems.</w:t>
      </w:r>
      <w:r w:rsidRPr="00E60ED9">
        <w:rPr>
          <w:spacing w:val="11"/>
        </w:rPr>
        <w:t xml:space="preserve"> </w:t>
      </w:r>
      <w:r w:rsidRPr="00E60ED9">
        <w:rPr>
          <w:spacing w:val="-2"/>
        </w:rPr>
        <w:t>As</w:t>
      </w:r>
      <w:r w:rsidRPr="00E60ED9">
        <w:rPr>
          <w:spacing w:val="-12"/>
        </w:rPr>
        <w:t xml:space="preserve"> </w:t>
      </w:r>
      <w:del w:id="69" w:author="Author" w:date="2024-02-01T10:43:00Z">
        <w:r w:rsidR="00581875">
          <w:rPr>
            <w:spacing w:val="-2"/>
          </w:rPr>
          <w:delText>more</w:delText>
        </w:r>
        <w:r w:rsidR="00581875">
          <w:rPr>
            <w:spacing w:val="-11"/>
          </w:rPr>
          <w:delText xml:space="preserve"> </w:delText>
        </w:r>
        <w:r w:rsidR="00581875">
          <w:rPr>
            <w:spacing w:val="-2"/>
          </w:rPr>
          <w:delText>and</w:delText>
        </w:r>
        <w:r w:rsidR="00581875">
          <w:rPr>
            <w:spacing w:val="-12"/>
          </w:rPr>
          <w:delText xml:space="preserve"> </w:delText>
        </w:r>
        <w:r w:rsidR="00581875">
          <w:rPr>
            <w:spacing w:val="-2"/>
          </w:rPr>
          <w:delText>more</w:delText>
        </w:r>
      </w:del>
      <w:ins w:id="70" w:author="Author" w:date="2024-02-01T10:43:00Z">
        <w:r w:rsidR="009358DE">
          <w:rPr>
            <w:spacing w:val="-2"/>
          </w:rPr>
          <w:t>an increasing number of</w:t>
        </w:r>
      </w:ins>
      <w:r w:rsidR="009358DE" w:rsidRPr="003741D5">
        <w:rPr>
          <w:spacing w:val="-2"/>
        </w:rPr>
        <w:t xml:space="preserve"> </w:t>
      </w:r>
      <w:r w:rsidRPr="00E60ED9">
        <w:rPr>
          <w:spacing w:val="-2"/>
        </w:rPr>
        <w:t>high-emitting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 xml:space="preserve">energy </w:t>
      </w:r>
      <w:del w:id="71" w:author="Author" w:date="2024-02-01T10:43:00Z">
        <w:r w:rsidR="00581875">
          <w:delText>technology</w:delText>
        </w:r>
      </w:del>
      <w:ins w:id="72" w:author="Author" w:date="2024-02-01T10:43:00Z">
        <w:r w:rsidRPr="00E60ED9">
          <w:t>technolog</w:t>
        </w:r>
        <w:r w:rsidR="009358DE">
          <w:t>ies</w:t>
        </w:r>
      </w:ins>
      <w:r w:rsidRPr="00E60ED9">
        <w:t>/carriers (e.g., coal and oil) are banned from energy systems and replaced with renewable energy,</w:t>
      </w:r>
      <w:r w:rsidRPr="00E60ED9">
        <w:rPr>
          <w:spacing w:val="-10"/>
        </w:rPr>
        <w:t xml:space="preserve"> </w:t>
      </w:r>
      <w:r w:rsidRPr="00E60ED9">
        <w:t>energy</w:t>
      </w:r>
      <w:r w:rsidRPr="00E60ED9">
        <w:rPr>
          <w:spacing w:val="-11"/>
        </w:rPr>
        <w:t xml:space="preserve"> </w:t>
      </w:r>
      <w:r w:rsidRPr="00E60ED9">
        <w:t>security</w:t>
      </w:r>
      <w:r w:rsidRPr="00E60ED9">
        <w:rPr>
          <w:spacing w:val="-11"/>
        </w:rPr>
        <w:t xml:space="preserve"> </w:t>
      </w:r>
      <w:r w:rsidRPr="00E60ED9">
        <w:t>becomes</w:t>
      </w:r>
      <w:r w:rsidRPr="00E60ED9">
        <w:rPr>
          <w:spacing w:val="-11"/>
        </w:rPr>
        <w:t xml:space="preserve"> </w:t>
      </w:r>
      <w:r w:rsidRPr="00E60ED9">
        <w:t>more</w:t>
      </w:r>
      <w:r w:rsidRPr="00E60ED9">
        <w:rPr>
          <w:spacing w:val="-11"/>
        </w:rPr>
        <w:t xml:space="preserve"> </w:t>
      </w:r>
      <w:r w:rsidRPr="00E60ED9">
        <w:t>critical.</w:t>
      </w:r>
      <w:r w:rsidRPr="00E60ED9">
        <w:rPr>
          <w:spacing w:val="12"/>
        </w:rPr>
        <w:t xml:space="preserve"> </w:t>
      </w:r>
      <w:r w:rsidRPr="00E60ED9">
        <w:t>More</w:t>
      </w:r>
      <w:r w:rsidRPr="00E60ED9">
        <w:rPr>
          <w:spacing w:val="-11"/>
        </w:rPr>
        <w:t xml:space="preserve"> </w:t>
      </w:r>
      <w:r w:rsidRPr="00E60ED9">
        <w:t>precisely,</w:t>
      </w:r>
      <w:r w:rsidRPr="00E60ED9">
        <w:rPr>
          <w:spacing w:val="-10"/>
        </w:rPr>
        <w:t xml:space="preserve"> </w:t>
      </w:r>
      <w:r w:rsidRPr="00E60ED9">
        <w:t>the</w:t>
      </w:r>
      <w:r w:rsidRPr="00E60ED9">
        <w:rPr>
          <w:spacing w:val="-11"/>
        </w:rPr>
        <w:t xml:space="preserve"> </w:t>
      </w:r>
      <w:r w:rsidRPr="00E60ED9">
        <w:t>uncertainties</w:t>
      </w:r>
      <w:r w:rsidRPr="00E60ED9">
        <w:rPr>
          <w:spacing w:val="-11"/>
        </w:rPr>
        <w:t xml:space="preserve"> </w:t>
      </w:r>
      <w:r w:rsidRPr="00E60ED9">
        <w:t>of</w:t>
      </w:r>
      <w:r w:rsidRPr="00E60ED9">
        <w:rPr>
          <w:spacing w:val="-11"/>
        </w:rPr>
        <w:t xml:space="preserve"> </w:t>
      </w:r>
      <w:r w:rsidRPr="00E60ED9">
        <w:t>renewable</w:t>
      </w:r>
      <w:r w:rsidRPr="00E60ED9">
        <w:rPr>
          <w:spacing w:val="-11"/>
        </w:rPr>
        <w:t xml:space="preserve"> </w:t>
      </w:r>
      <w:r w:rsidRPr="00E60ED9">
        <w:t>energy</w:t>
      </w:r>
      <w:r w:rsidRPr="00E60ED9">
        <w:rPr>
          <w:spacing w:val="-11"/>
        </w:rPr>
        <w:t xml:space="preserve"> </w:t>
      </w:r>
      <w:r w:rsidRPr="00E60ED9">
        <w:t xml:space="preserve">in </w:t>
      </w:r>
      <w:r w:rsidRPr="00E60ED9">
        <w:rPr>
          <w:spacing w:val="-2"/>
        </w:rPr>
        <w:t>terms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their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generation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availability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demand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6"/>
        </w:rPr>
        <w:t xml:space="preserve"> </w:t>
      </w:r>
      <w:proofErr w:type="spellStart"/>
      <w:r w:rsidRPr="00E60ED9">
        <w:rPr>
          <w:spacing w:val="-2"/>
        </w:rPr>
        <w:t>dispatchable</w:t>
      </w:r>
      <w:proofErr w:type="spellEnd"/>
      <w:r w:rsidRPr="00E60ED9">
        <w:rPr>
          <w:spacing w:val="-7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highly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flexible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 xml:space="preserve">generation </w:t>
      </w:r>
      <w:r w:rsidRPr="00E60ED9">
        <w:t>technologies.</w:t>
      </w:r>
      <w:r w:rsidRPr="00E60ED9">
        <w:rPr>
          <w:spacing w:val="40"/>
        </w:rPr>
        <w:t xml:space="preserve"> </w:t>
      </w:r>
      <w:r w:rsidRPr="00E60ED9">
        <w:t xml:space="preserve">Kotzebue and </w:t>
      </w:r>
      <w:proofErr w:type="spellStart"/>
      <w:r w:rsidRPr="00E60ED9">
        <w:t>Weissenbacher</w:t>
      </w:r>
      <w:proofErr w:type="spellEnd"/>
      <w:r w:rsidRPr="00E60ED9">
        <w:t xml:space="preserve"> </w:t>
      </w:r>
      <w:hyperlink w:anchor="_bookmark60" w:history="1">
        <w:r w:rsidRPr="00E60ED9">
          <w:t>[20]</w:t>
        </w:r>
      </w:hyperlink>
      <w:r w:rsidRPr="00E60ED9">
        <w:t xml:space="preserve"> </w:t>
      </w:r>
      <w:del w:id="73" w:author="Author" w:date="2024-02-01T10:43:00Z">
        <w:r w:rsidR="00581875">
          <w:lastRenderedPageBreak/>
          <w:delText>focus in their study</w:delText>
        </w:r>
      </w:del>
      <w:ins w:id="74" w:author="Author" w:date="2024-02-01T10:43:00Z">
        <w:r w:rsidRPr="00E60ED9">
          <w:t>focus</w:t>
        </w:r>
        <w:r w:rsidR="009358DE">
          <w:t>ed</w:t>
        </w:r>
      </w:ins>
      <w:r w:rsidRPr="00E60ED9">
        <w:t xml:space="preserve"> on isolated energy systems and </w:t>
      </w:r>
      <w:del w:id="75" w:author="Author" w:date="2024-02-01T10:43:00Z">
        <w:r w:rsidR="00581875">
          <w:rPr>
            <w:spacing w:val="-2"/>
          </w:rPr>
          <w:delText>state</w:delText>
        </w:r>
      </w:del>
      <w:ins w:id="76" w:author="Author" w:date="2024-02-01T10:43:00Z">
        <w:r w:rsidRPr="00E60ED9">
          <w:rPr>
            <w:spacing w:val="-2"/>
          </w:rPr>
          <w:t>state</w:t>
        </w:r>
        <w:r w:rsidR="00BC18D4">
          <w:rPr>
            <w:spacing w:val="-2"/>
          </w:rPr>
          <w:t>d</w:t>
        </w:r>
      </w:ins>
      <w:r w:rsidRPr="00E60ED9">
        <w:rPr>
          <w:spacing w:val="1"/>
        </w:rPr>
        <w:t xml:space="preserve"> </w:t>
      </w:r>
      <w:r w:rsidRPr="00E60ED9">
        <w:rPr>
          <w:spacing w:val="-2"/>
        </w:rPr>
        <w:t>that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such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systems</w:t>
      </w:r>
      <w:ins w:id="77" w:author="Author" w:date="2024-02-01T10:43:00Z">
        <w:r w:rsidR="00BB4E89">
          <w:rPr>
            <w:spacing w:val="-2"/>
          </w:rPr>
          <w:t>,</w:t>
        </w:r>
      </w:ins>
      <w:r w:rsidRPr="00E60ED9">
        <w:rPr>
          <w:spacing w:val="2"/>
        </w:rPr>
        <w:t xml:space="preserve"> </w:t>
      </w:r>
      <w:r w:rsidRPr="00E60ED9">
        <w:rPr>
          <w:spacing w:val="-2"/>
        </w:rPr>
        <w:t>renewable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1"/>
        </w:rPr>
        <w:t xml:space="preserve"> </w:t>
      </w:r>
      <w:r w:rsidRPr="00E60ED9">
        <w:rPr>
          <w:spacing w:val="-2"/>
        </w:rPr>
        <w:t>generation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alone</w:t>
      </w:r>
      <w:r w:rsidRPr="00E60ED9">
        <w:rPr>
          <w:spacing w:val="2"/>
        </w:rPr>
        <w:t xml:space="preserve"> </w:t>
      </w:r>
      <w:del w:id="78" w:author="Author" w:date="2024-02-01T10:43:00Z">
        <w:r w:rsidR="00581875">
          <w:rPr>
            <w:spacing w:val="-2"/>
          </w:rPr>
          <w:delText>do</w:delText>
        </w:r>
      </w:del>
      <w:ins w:id="79" w:author="Author" w:date="2024-02-01T10:43:00Z">
        <w:r w:rsidRPr="00E60ED9">
          <w:rPr>
            <w:spacing w:val="-2"/>
          </w:rPr>
          <w:t>do</w:t>
        </w:r>
        <w:r w:rsidR="00BB4E89">
          <w:rPr>
            <w:spacing w:val="-2"/>
          </w:rPr>
          <w:t>es</w:t>
        </w:r>
      </w:ins>
      <w:r w:rsidRPr="00E60ED9">
        <w:rPr>
          <w:spacing w:val="2"/>
        </w:rPr>
        <w:t xml:space="preserve"> </w:t>
      </w:r>
      <w:r w:rsidRPr="00E60ED9">
        <w:rPr>
          <w:spacing w:val="-2"/>
        </w:rPr>
        <w:t>not</w:t>
      </w:r>
      <w:r w:rsidRPr="00E60ED9">
        <w:rPr>
          <w:spacing w:val="2"/>
        </w:rPr>
        <w:t xml:space="preserve"> </w:t>
      </w:r>
      <w:del w:id="80" w:author="Author" w:date="2024-02-01T10:43:00Z">
        <w:r w:rsidR="00581875">
          <w:rPr>
            <w:spacing w:val="-2"/>
          </w:rPr>
          <w:delText>foster</w:delText>
        </w:r>
        <w:r w:rsidR="00581875">
          <w:rPr>
            <w:spacing w:val="2"/>
          </w:rPr>
          <w:delText xml:space="preserve"> </w:delText>
        </w:r>
        <w:r w:rsidR="00581875">
          <w:rPr>
            <w:spacing w:val="-2"/>
          </w:rPr>
          <w:delText>the</w:delText>
        </w:r>
      </w:del>
      <w:ins w:id="81" w:author="Author" w:date="2024-02-01T10:43:00Z">
        <w:r w:rsidR="00BB4E89">
          <w:rPr>
            <w:spacing w:val="-2"/>
          </w:rPr>
          <w:t>sufficiently promote</w:t>
        </w:r>
      </w:ins>
      <w:r w:rsidR="00BB4E89" w:rsidRPr="00E60ED9">
        <w:rPr>
          <w:spacing w:val="2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1"/>
        </w:rPr>
        <w:t xml:space="preserve"> </w:t>
      </w:r>
      <w:r w:rsidRPr="00E60ED9">
        <w:rPr>
          <w:spacing w:val="-2"/>
        </w:rPr>
        <w:t>transition</w:t>
      </w:r>
    </w:p>
    <w:p w14:paraId="5090C308" w14:textId="77777777" w:rsidR="00C63B96" w:rsidRDefault="00C63B96">
      <w:pPr>
        <w:spacing w:line="237" w:lineRule="auto"/>
        <w:jc w:val="both"/>
        <w:rPr>
          <w:del w:id="82" w:author="Author" w:date="2024-02-01T10:43:00Z"/>
        </w:rPr>
        <w:sectPr w:rsidR="00C63B96">
          <w:pgSz w:w="12240" w:h="15840"/>
          <w:pgMar w:top="1120" w:right="540" w:bottom="700" w:left="1040" w:header="0" w:footer="518" w:gutter="0"/>
          <w:cols w:space="720"/>
        </w:sectPr>
      </w:pPr>
    </w:p>
    <w:p w14:paraId="5C96F5CE" w14:textId="77777777" w:rsidR="007F257B" w:rsidRPr="00E60ED9" w:rsidRDefault="00581875" w:rsidP="00EE5AF2">
      <w:pPr>
        <w:pStyle w:val="Textkrper"/>
        <w:spacing w:before="176" w:line="237" w:lineRule="auto"/>
        <w:ind w:left="112" w:right="607" w:firstLine="338"/>
        <w:jc w:val="both"/>
        <w:rPr>
          <w:ins w:id="83" w:author="Author" w:date="2024-02-01T10:43:00Z"/>
        </w:rPr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  <w:del w:id="84" w:author="Author" w:date="2024-02-01T10:43:00Z">
        <w:r>
          <w:lastRenderedPageBreak/>
          <w:delText>sufficiently</w:delText>
        </w:r>
      </w:del>
    </w:p>
    <w:p w14:paraId="2660BFE5" w14:textId="77777777" w:rsidR="007F257B" w:rsidRPr="00E60ED9" w:rsidRDefault="00FF3C28" w:rsidP="003741D5">
      <w:pPr>
        <w:pStyle w:val="Textkrper"/>
        <w:spacing w:before="42" w:line="237" w:lineRule="auto"/>
        <w:ind w:right="606"/>
        <w:jc w:val="both"/>
      </w:pPr>
      <w:r w:rsidRPr="00E60ED9">
        <w:lastRenderedPageBreak/>
        <w:t>.</w:t>
      </w:r>
      <w:r w:rsidRPr="00E60ED9">
        <w:rPr>
          <w:spacing w:val="40"/>
        </w:rPr>
        <w:t xml:space="preserve"> </w:t>
      </w:r>
      <w:r w:rsidRPr="00E60ED9">
        <w:t xml:space="preserve">For many, LNG is one of the technology pillars that provides a </w:t>
      </w:r>
      <w:proofErr w:type="spellStart"/>
      <w:r w:rsidRPr="00E60ED9">
        <w:t>dispatchable</w:t>
      </w:r>
      <w:proofErr w:type="spellEnd"/>
      <w:r w:rsidRPr="00E60ED9">
        <w:t xml:space="preserve"> and highly flexible generation technology for sustainable energy systems.</w:t>
      </w:r>
      <w:r w:rsidRPr="00E60ED9">
        <w:rPr>
          <w:spacing w:val="40"/>
        </w:rPr>
        <w:t xml:space="preserve"> </w:t>
      </w:r>
      <w:r w:rsidRPr="00E60ED9">
        <w:t xml:space="preserve">For example, </w:t>
      </w:r>
      <w:proofErr w:type="spellStart"/>
      <w:r w:rsidRPr="00E60ED9">
        <w:t>Augutis</w:t>
      </w:r>
      <w:proofErr w:type="spellEnd"/>
      <w:r w:rsidRPr="00E60ED9">
        <w:t xml:space="preserve"> et al.</w:t>
      </w:r>
      <w:r w:rsidRPr="00E60ED9">
        <w:rPr>
          <w:spacing w:val="40"/>
        </w:rPr>
        <w:t xml:space="preserve"> </w:t>
      </w:r>
      <w:r w:rsidRPr="00E60ED9">
        <w:t>[</w:t>
      </w:r>
      <w:hyperlink w:anchor="_bookmark61" w:history="1">
        <w:r w:rsidRPr="00E60ED9">
          <w:t>21]</w:t>
        </w:r>
      </w:hyperlink>
      <w:r w:rsidRPr="00E60ED9">
        <w:t xml:space="preserve"> </w:t>
      </w:r>
      <w:r w:rsidRPr="00E60ED9">
        <w:rPr>
          <w:spacing w:val="-2"/>
        </w:rPr>
        <w:t>comprehensively</w:t>
      </w:r>
      <w:r w:rsidR="00FC1BB5">
        <w:rPr>
          <w:spacing w:val="-2"/>
        </w:rPr>
        <w:t xml:space="preserve"> studied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opportunities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contributing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security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by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conducting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case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 xml:space="preserve">study </w:t>
      </w:r>
      <w:r w:rsidRPr="00E60ED9">
        <w:t>at the national level.</w:t>
      </w:r>
      <w:r w:rsidRPr="00E60ED9">
        <w:rPr>
          <w:spacing w:val="40"/>
        </w:rPr>
        <w:t xml:space="preserve"> </w:t>
      </w:r>
      <w:r w:rsidRPr="00E60ED9">
        <w:t>Su et al.</w:t>
      </w:r>
      <w:r w:rsidRPr="00E60ED9">
        <w:rPr>
          <w:spacing w:val="40"/>
        </w:rPr>
        <w:t xml:space="preserve"> </w:t>
      </w:r>
      <w:hyperlink w:anchor="_bookmark62" w:history="1">
        <w:r w:rsidRPr="00E60ED9">
          <w:t>[22]</w:t>
        </w:r>
      </w:hyperlink>
      <w:r w:rsidRPr="00E60ED9">
        <w:t xml:space="preserve"> focus</w:t>
      </w:r>
      <w:r w:rsidR="00FC1BB5">
        <w:t>ed</w:t>
      </w:r>
      <w:r w:rsidRPr="00E60ED9">
        <w:t xml:space="preserve"> on analyzing energy supply reliability in integrated energy systems with uncertainties of renewable energy generation and how LNG can serve to operate those systems. Malik</w:t>
      </w:r>
      <w:r w:rsidRPr="00E60ED9">
        <w:rPr>
          <w:spacing w:val="-4"/>
        </w:rPr>
        <w:t xml:space="preserve"> </w:t>
      </w:r>
      <w:r w:rsidRPr="00E60ED9">
        <w:t>et</w:t>
      </w:r>
      <w:r w:rsidRPr="00E60ED9">
        <w:rPr>
          <w:spacing w:val="-4"/>
        </w:rPr>
        <w:t xml:space="preserve"> </w:t>
      </w:r>
      <w:r w:rsidRPr="00E60ED9">
        <w:t xml:space="preserve">al. </w:t>
      </w:r>
      <w:hyperlink w:anchor="_bookmark63" w:history="1">
        <w:r w:rsidRPr="00E60ED9">
          <w:t>[23]</w:t>
        </w:r>
      </w:hyperlink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4"/>
        </w:rPr>
        <w:t xml:space="preserve"> </w:t>
      </w:r>
      <w:r w:rsidRPr="00E60ED9">
        <w:t>their</w:t>
      </w:r>
      <w:r w:rsidRPr="00E60ED9">
        <w:rPr>
          <w:spacing w:val="-4"/>
        </w:rPr>
        <w:t xml:space="preserve"> </w:t>
      </w:r>
      <w:r w:rsidRPr="00E60ED9">
        <w:t>quantitative national analysis for a developing country</w:t>
      </w:r>
      <w:r w:rsidR="000F2932">
        <w:t xml:space="preserve"> addressed t</w:t>
      </w:r>
      <w:r w:rsidR="000F2932" w:rsidRPr="00E60ED9">
        <w:t>he</w:t>
      </w:r>
      <w:r w:rsidR="000F2932" w:rsidRPr="00E60ED9">
        <w:rPr>
          <w:spacing w:val="-4"/>
        </w:rPr>
        <w:t xml:space="preserve"> </w:t>
      </w:r>
      <w:r w:rsidR="000F2932" w:rsidRPr="00E60ED9">
        <w:t>role</w:t>
      </w:r>
      <w:r w:rsidR="000F2932" w:rsidRPr="00E60ED9">
        <w:rPr>
          <w:spacing w:val="-4"/>
        </w:rPr>
        <w:t xml:space="preserve"> </w:t>
      </w:r>
      <w:r w:rsidR="000F2932" w:rsidRPr="00E60ED9">
        <w:t>of</w:t>
      </w:r>
      <w:r w:rsidR="000F2932" w:rsidRPr="00E60ED9">
        <w:rPr>
          <w:spacing w:val="-4"/>
        </w:rPr>
        <w:t xml:space="preserve"> </w:t>
      </w:r>
      <w:r w:rsidR="000F2932" w:rsidRPr="00E60ED9">
        <w:t>LNG</w:t>
      </w:r>
      <w:r w:rsidR="000F2932" w:rsidRPr="00E60ED9">
        <w:rPr>
          <w:spacing w:val="-4"/>
        </w:rPr>
        <w:t xml:space="preserve"> </w:t>
      </w:r>
      <w:r w:rsidR="000F2932" w:rsidRPr="00E60ED9">
        <w:t>for</w:t>
      </w:r>
      <w:r w:rsidR="000F2932" w:rsidRPr="00E60ED9">
        <w:rPr>
          <w:spacing w:val="-4"/>
        </w:rPr>
        <w:t xml:space="preserve"> </w:t>
      </w:r>
      <w:r w:rsidR="000F2932" w:rsidRPr="00E60ED9">
        <w:t>energy</w:t>
      </w:r>
      <w:r w:rsidR="000F2932" w:rsidRPr="00E60ED9">
        <w:rPr>
          <w:spacing w:val="-4"/>
        </w:rPr>
        <w:t xml:space="preserve"> </w:t>
      </w:r>
      <w:r w:rsidR="000F2932" w:rsidRPr="00E60ED9">
        <w:t>security</w:t>
      </w:r>
      <w:r w:rsidRPr="00E60ED9">
        <w:t>.</w:t>
      </w:r>
    </w:p>
    <w:p w14:paraId="68AE88C9" w14:textId="77777777" w:rsidR="00C63B96" w:rsidRDefault="00FF3C28">
      <w:pPr>
        <w:pStyle w:val="Textkrper"/>
        <w:spacing w:before="172" w:line="237" w:lineRule="auto"/>
        <w:ind w:left="112" w:right="607" w:firstLine="338"/>
        <w:jc w:val="both"/>
        <w:rPr>
          <w:del w:id="85" w:author="Author" w:date="2024-02-01T10:43:00Z"/>
        </w:rPr>
      </w:pPr>
      <w:r w:rsidRPr="00E60ED9">
        <w:rPr>
          <w:spacing w:val="-4"/>
        </w:rPr>
        <w:t xml:space="preserve">The following are selected references of particular interest to the national perspective of LNG in future </w:t>
      </w:r>
      <w:r w:rsidRPr="00E60ED9">
        <w:rPr>
          <w:spacing w:val="-2"/>
        </w:rPr>
        <w:t>energy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systems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decolonization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pathways.</w:t>
      </w:r>
      <w:r w:rsidRPr="00E60ED9">
        <w:rPr>
          <w:spacing w:val="6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references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are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grouped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according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studies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focus</w:t>
      </w:r>
      <w:r w:rsidR="001D55DA">
        <w:rPr>
          <w:spacing w:val="-2"/>
        </w:rPr>
        <w:t>ing</w:t>
      </w:r>
      <w:r w:rsidRPr="00E60ED9">
        <w:rPr>
          <w:spacing w:val="-2"/>
        </w:rPr>
        <w:t xml:space="preserve"> on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perspective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developing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developed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countries.</w:t>
      </w:r>
      <w:r w:rsidRPr="00E60ED9">
        <w:rPr>
          <w:spacing w:val="12"/>
        </w:rPr>
        <w:t xml:space="preserve"> </w:t>
      </w:r>
      <w:r w:rsidRPr="00E60ED9">
        <w:rPr>
          <w:spacing w:val="-2"/>
        </w:rPr>
        <w:t>With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respect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developing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countries,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 xml:space="preserve">several </w:t>
      </w:r>
      <w:r w:rsidRPr="00E60ED9">
        <w:t>studies</w:t>
      </w:r>
      <w:r w:rsidRPr="00E60ED9">
        <w:rPr>
          <w:spacing w:val="-4"/>
        </w:rPr>
        <w:t xml:space="preserve"> </w:t>
      </w:r>
      <w:r w:rsidRPr="00E60ED9">
        <w:t>provide</w:t>
      </w:r>
      <w:r w:rsidRPr="00E60ED9">
        <w:rPr>
          <w:spacing w:val="-4"/>
        </w:rPr>
        <w:t xml:space="preserve"> </w:t>
      </w:r>
      <w:r w:rsidRPr="00E60ED9">
        <w:t>valuable</w:t>
      </w:r>
      <w:r w:rsidRPr="00E60ED9">
        <w:rPr>
          <w:spacing w:val="-4"/>
        </w:rPr>
        <w:t xml:space="preserve"> </w:t>
      </w:r>
      <w:r w:rsidRPr="00E60ED9">
        <w:t>insights</w:t>
      </w:r>
      <w:r w:rsidRPr="00E60ED9">
        <w:rPr>
          <w:spacing w:val="-4"/>
        </w:rPr>
        <w:t xml:space="preserve"> </w:t>
      </w:r>
      <w:r w:rsidRPr="00E60ED9">
        <w:t>into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t>role</w:t>
      </w:r>
      <w:r w:rsidRPr="00E60ED9">
        <w:rPr>
          <w:spacing w:val="-4"/>
        </w:rPr>
        <w:t xml:space="preserve"> </w:t>
      </w:r>
      <w:r w:rsidRPr="00E60ED9">
        <w:t>that</w:t>
      </w:r>
      <w:r w:rsidRPr="00E60ED9">
        <w:rPr>
          <w:spacing w:val="-4"/>
        </w:rPr>
        <w:t xml:space="preserve"> </w:t>
      </w:r>
      <w:r w:rsidRPr="00E60ED9">
        <w:t>LNG</w:t>
      </w:r>
      <w:r w:rsidRPr="00E60ED9">
        <w:rPr>
          <w:spacing w:val="-4"/>
        </w:rPr>
        <w:t xml:space="preserve"> </w:t>
      </w:r>
      <w:r w:rsidRPr="00E60ED9">
        <w:t>can</w:t>
      </w:r>
      <w:r w:rsidRPr="00E60ED9">
        <w:rPr>
          <w:spacing w:val="-4"/>
        </w:rPr>
        <w:t xml:space="preserve"> </w:t>
      </w:r>
      <w:r w:rsidRPr="00E60ED9">
        <w:t>play</w:t>
      </w:r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4"/>
        </w:rPr>
        <w:t xml:space="preserve"> </w:t>
      </w:r>
      <w:r w:rsidRPr="00E60ED9">
        <w:t>decarbonized</w:t>
      </w:r>
      <w:r w:rsidRPr="00E60ED9">
        <w:rPr>
          <w:spacing w:val="-4"/>
        </w:rPr>
        <w:t xml:space="preserve"> </w:t>
      </w:r>
      <w:r w:rsidRPr="00E60ED9">
        <w:t>energy</w:t>
      </w:r>
      <w:r w:rsidRPr="00E60ED9">
        <w:rPr>
          <w:spacing w:val="-4"/>
        </w:rPr>
        <w:t xml:space="preserve"> </w:t>
      </w:r>
      <w:r w:rsidRPr="00E60ED9">
        <w:t>systems.</w:t>
      </w:r>
      <w:r w:rsidRPr="00E60ED9">
        <w:rPr>
          <w:spacing w:val="24"/>
        </w:rPr>
        <w:t xml:space="preserve"> </w:t>
      </w:r>
      <w:r w:rsidRPr="00E60ED9">
        <w:t xml:space="preserve">For example, Yin and Lam </w:t>
      </w:r>
      <w:hyperlink w:anchor="_bookmark64" w:history="1">
        <w:r w:rsidRPr="00E60ED9">
          <w:t>[24]</w:t>
        </w:r>
      </w:hyperlink>
      <w:r w:rsidRPr="00E60ED9">
        <w:t xml:space="preserve"> </w:t>
      </w:r>
      <w:r w:rsidR="001D55DA">
        <w:t>examined</w:t>
      </w:r>
      <w:r w:rsidR="001D55DA" w:rsidRPr="00E60ED9">
        <w:t xml:space="preserve"> </w:t>
      </w:r>
      <w:r w:rsidRPr="00E60ED9">
        <w:t>the case of China and the role of LNG in its energy transition.</w:t>
      </w:r>
      <w:r w:rsidRPr="00E60ED9">
        <w:rPr>
          <w:spacing w:val="40"/>
        </w:rPr>
        <w:t xml:space="preserve"> </w:t>
      </w:r>
      <w:r w:rsidRPr="00E60ED9">
        <w:t>In particular,</w:t>
      </w:r>
      <w:r w:rsidRPr="00E60ED9">
        <w:rPr>
          <w:spacing w:val="-12"/>
        </w:rPr>
        <w:t xml:space="preserve"> </w:t>
      </w:r>
      <w:r w:rsidRPr="00E60ED9">
        <w:t>they</w:t>
      </w:r>
      <w:r w:rsidRPr="00E60ED9">
        <w:rPr>
          <w:spacing w:val="-13"/>
        </w:rPr>
        <w:t xml:space="preserve"> </w:t>
      </w:r>
      <w:r w:rsidRPr="00E60ED9">
        <w:t>focus</w:t>
      </w:r>
      <w:r w:rsidR="004774B9">
        <w:t>ed</w:t>
      </w:r>
      <w:r w:rsidRPr="00E60ED9">
        <w:rPr>
          <w:spacing w:val="-13"/>
        </w:rPr>
        <w:t xml:space="preserve"> </w:t>
      </w:r>
      <w:r w:rsidRPr="00E60ED9">
        <w:t>on</w:t>
      </w:r>
      <w:r w:rsidRPr="00E60ED9">
        <w:rPr>
          <w:spacing w:val="-13"/>
        </w:rPr>
        <w:t xml:space="preserve"> </w:t>
      </w:r>
      <w:r w:rsidRPr="00E60ED9">
        <w:t>Chinese</w:t>
      </w:r>
      <w:r w:rsidRPr="00E60ED9">
        <w:rPr>
          <w:spacing w:val="-13"/>
        </w:rPr>
        <w:t xml:space="preserve"> </w:t>
      </w:r>
      <w:r w:rsidRPr="00E60ED9">
        <w:t>LNG</w:t>
      </w:r>
      <w:r w:rsidRPr="00E60ED9">
        <w:rPr>
          <w:spacing w:val="-13"/>
        </w:rPr>
        <w:t xml:space="preserve"> </w:t>
      </w:r>
      <w:r w:rsidRPr="00E60ED9">
        <w:t>supply</w:t>
      </w:r>
      <w:r w:rsidRPr="00E60ED9">
        <w:rPr>
          <w:spacing w:val="-13"/>
        </w:rPr>
        <w:t xml:space="preserve"> </w:t>
      </w:r>
      <w:r w:rsidRPr="00E60ED9">
        <w:t>and</w:t>
      </w:r>
      <w:r w:rsidRPr="00E60ED9">
        <w:rPr>
          <w:spacing w:val="-13"/>
        </w:rPr>
        <w:t xml:space="preserve"> </w:t>
      </w:r>
      <w:r w:rsidRPr="00E60ED9">
        <w:t>potential</w:t>
      </w:r>
      <w:r w:rsidRPr="00E60ED9">
        <w:rPr>
          <w:spacing w:val="-13"/>
        </w:rPr>
        <w:t xml:space="preserve"> </w:t>
      </w:r>
      <w:r w:rsidRPr="00E60ED9">
        <w:t>bottlenecks</w:t>
      </w:r>
      <w:r w:rsidRPr="00E60ED9">
        <w:rPr>
          <w:spacing w:val="-13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LNG</w:t>
      </w:r>
      <w:r w:rsidRPr="00E60ED9">
        <w:rPr>
          <w:spacing w:val="-13"/>
        </w:rPr>
        <w:t xml:space="preserve"> </w:t>
      </w:r>
      <w:r w:rsidRPr="00E60ED9">
        <w:t>imports</w:t>
      </w:r>
      <w:r w:rsidRPr="00E60ED9">
        <w:rPr>
          <w:spacing w:val="-13"/>
        </w:rPr>
        <w:t xml:space="preserve"> </w:t>
      </w:r>
      <w:r w:rsidRPr="00E60ED9">
        <w:t>and</w:t>
      </w:r>
      <w:r w:rsidRPr="00E60ED9">
        <w:rPr>
          <w:spacing w:val="-13"/>
        </w:rPr>
        <w:t xml:space="preserve"> </w:t>
      </w:r>
      <w:r w:rsidRPr="00E60ED9">
        <w:t xml:space="preserve">associated </w:t>
      </w:r>
      <w:r w:rsidRPr="00E60ED9">
        <w:rPr>
          <w:spacing w:val="-2"/>
        </w:rPr>
        <w:t>supply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dynamics.</w:t>
      </w:r>
      <w:r w:rsidRPr="00E60ED9">
        <w:rPr>
          <w:spacing w:val="9"/>
        </w:rPr>
        <w:t xml:space="preserve"> </w:t>
      </w:r>
      <w:proofErr w:type="spellStart"/>
      <w:r w:rsidRPr="00E60ED9">
        <w:rPr>
          <w:spacing w:val="-2"/>
        </w:rPr>
        <w:t>Emodi</w:t>
      </w:r>
      <w:proofErr w:type="spellEnd"/>
      <w:r w:rsidRPr="00E60ED9">
        <w:rPr>
          <w:spacing w:val="-11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Boo</w:t>
      </w:r>
      <w:r w:rsidRPr="00E60ED9">
        <w:rPr>
          <w:spacing w:val="-11"/>
        </w:rPr>
        <w:t xml:space="preserve"> </w:t>
      </w:r>
      <w:hyperlink w:anchor="_bookmark65" w:history="1">
        <w:r w:rsidRPr="00E60ED9">
          <w:rPr>
            <w:spacing w:val="-2"/>
          </w:rPr>
          <w:t>[25]</w:t>
        </w:r>
      </w:hyperlink>
      <w:r w:rsidRPr="00E60ED9">
        <w:rPr>
          <w:spacing w:val="-11"/>
        </w:rPr>
        <w:t xml:space="preserve"> </w:t>
      </w:r>
      <w:r w:rsidR="004774B9">
        <w:rPr>
          <w:spacing w:val="-2"/>
        </w:rPr>
        <w:t>explored</w:t>
      </w:r>
      <w:r w:rsidR="004774B9"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development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sustainable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system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one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of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world’s</w:t>
      </w:r>
      <w:r w:rsidRPr="00E60ED9">
        <w:rPr>
          <w:spacing w:val="-14"/>
        </w:rPr>
        <w:t xml:space="preserve"> </w:t>
      </w:r>
      <w:r w:rsidRPr="00E60ED9">
        <w:t>leading</w:t>
      </w:r>
      <w:r w:rsidRPr="00E60ED9">
        <w:rPr>
          <w:spacing w:val="-14"/>
        </w:rPr>
        <w:t xml:space="preserve"> </w:t>
      </w:r>
      <w:r w:rsidRPr="00E60ED9">
        <w:t>LNG</w:t>
      </w:r>
      <w:r w:rsidRPr="00E60ED9">
        <w:rPr>
          <w:spacing w:val="-13"/>
        </w:rPr>
        <w:t xml:space="preserve"> </w:t>
      </w:r>
      <w:r w:rsidRPr="00E60ED9">
        <w:t>exporters,</w:t>
      </w:r>
      <w:r w:rsidRPr="00E60ED9">
        <w:rPr>
          <w:spacing w:val="-14"/>
        </w:rPr>
        <w:t xml:space="preserve"> </w:t>
      </w:r>
      <w:r w:rsidRPr="00E60ED9">
        <w:t>Nigeria.</w:t>
      </w:r>
      <w:r w:rsidRPr="00E60ED9">
        <w:rPr>
          <w:spacing w:val="-14"/>
        </w:rPr>
        <w:t xml:space="preserve"> </w:t>
      </w:r>
      <w:r w:rsidRPr="00E60ED9">
        <w:t>They</w:t>
      </w:r>
      <w:r w:rsidRPr="00E60ED9">
        <w:rPr>
          <w:spacing w:val="-14"/>
        </w:rPr>
        <w:t xml:space="preserve"> </w:t>
      </w:r>
      <w:r w:rsidRPr="00E60ED9">
        <w:t>comprehensively</w:t>
      </w:r>
      <w:r w:rsidRPr="00E60ED9">
        <w:rPr>
          <w:spacing w:val="-13"/>
        </w:rPr>
        <w:t xml:space="preserve"> </w:t>
      </w:r>
      <w:r w:rsidRPr="00E60ED9">
        <w:t>outline</w:t>
      </w:r>
      <w:r w:rsidR="004774B9">
        <w:t>d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current</w:t>
      </w:r>
      <w:r w:rsidRPr="00E60ED9">
        <w:rPr>
          <w:spacing w:val="-14"/>
        </w:rPr>
        <w:t xml:space="preserve"> </w:t>
      </w:r>
      <w:r w:rsidRPr="00E60ED9">
        <w:t>status</w:t>
      </w:r>
      <w:r w:rsidRPr="00E60ED9">
        <w:rPr>
          <w:spacing w:val="-13"/>
        </w:rPr>
        <w:t xml:space="preserve"> </w:t>
      </w:r>
      <w:r w:rsidRPr="00E60ED9">
        <w:t>of</w:t>
      </w:r>
      <w:r w:rsidRPr="00E60ED9">
        <w:rPr>
          <w:spacing w:val="-14"/>
        </w:rPr>
        <w:t xml:space="preserve"> </w:t>
      </w:r>
      <w:r w:rsidRPr="00E60ED9">
        <w:t>LNG</w:t>
      </w:r>
      <w:r w:rsidRPr="00E60ED9">
        <w:rPr>
          <w:spacing w:val="-14"/>
        </w:rPr>
        <w:t xml:space="preserve"> </w:t>
      </w:r>
      <w:r w:rsidRPr="00E60ED9">
        <w:t xml:space="preserve">in </w:t>
      </w:r>
      <w:r w:rsidRPr="00E60ED9">
        <w:rPr>
          <w:spacing w:val="-4"/>
        </w:rPr>
        <w:t>Nigeria’s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energy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system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policy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options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for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achieving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a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national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sustainable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energy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system.</w:t>
      </w:r>
      <w:r w:rsidR="000A4044" w:rsidRPr="003741D5">
        <w:rPr>
          <w:spacing w:val="-4"/>
        </w:rPr>
        <w:t xml:space="preserve"> </w:t>
      </w:r>
      <w:r w:rsidR="000A4044">
        <w:rPr>
          <w:spacing w:val="-4"/>
        </w:rPr>
        <w:t>Furthermore,</w:t>
      </w:r>
      <w:r w:rsidRPr="00E60ED9">
        <w:rPr>
          <w:spacing w:val="24"/>
        </w:rPr>
        <w:t xml:space="preserve"> </w:t>
      </w:r>
      <w:proofErr w:type="spellStart"/>
      <w:r w:rsidRPr="00E60ED9">
        <w:rPr>
          <w:spacing w:val="-4"/>
        </w:rPr>
        <w:t>Esily</w:t>
      </w:r>
      <w:proofErr w:type="spellEnd"/>
      <w:r w:rsidRPr="00E60ED9">
        <w:rPr>
          <w:spacing w:val="-5"/>
        </w:rPr>
        <w:t xml:space="preserve"> </w:t>
      </w:r>
      <w:r w:rsidRPr="00E60ED9">
        <w:rPr>
          <w:spacing w:val="-4"/>
        </w:rPr>
        <w:t>et</w:t>
      </w:r>
      <w:r w:rsidRPr="00E60ED9">
        <w:rPr>
          <w:spacing w:val="-6"/>
        </w:rPr>
        <w:t xml:space="preserve"> </w:t>
      </w:r>
      <w:r w:rsidRPr="00E60ED9">
        <w:rPr>
          <w:spacing w:val="-5"/>
        </w:rPr>
        <w:t>al.</w:t>
      </w:r>
    </w:p>
    <w:p w14:paraId="0AC263A2" w14:textId="77777777" w:rsidR="007F257B" w:rsidRPr="00E60ED9" w:rsidRDefault="000A4044" w:rsidP="003741D5">
      <w:pPr>
        <w:pStyle w:val="Textkrper"/>
        <w:spacing w:before="172" w:line="237" w:lineRule="auto"/>
        <w:ind w:left="112" w:right="607" w:firstLine="338"/>
        <w:jc w:val="both"/>
      </w:pPr>
      <w:ins w:id="86" w:author="Author" w:date="2024-02-01T10:43:00Z">
        <w:r>
          <w:t xml:space="preserve"> </w:t>
        </w:r>
      </w:ins>
      <w:hyperlink w:anchor="_bookmark66" w:history="1">
        <w:r w:rsidR="00FF3C28" w:rsidRPr="00E60ED9">
          <w:t>[26]</w:t>
        </w:r>
      </w:hyperlink>
      <w:r w:rsidR="00FF3C28" w:rsidRPr="00E60ED9">
        <w:rPr>
          <w:spacing w:val="-4"/>
        </w:rPr>
        <w:t xml:space="preserve"> </w:t>
      </w:r>
      <w:proofErr w:type="gramStart"/>
      <w:ins w:id="87" w:author="Author" w:date="2024-02-01T10:43:00Z">
        <w:r w:rsidR="00FF3C28" w:rsidRPr="00E60ED9">
          <w:t>focus</w:t>
        </w:r>
        <w:r>
          <w:t>ed</w:t>
        </w:r>
      </w:ins>
      <w:proofErr w:type="gramEnd"/>
      <w:r w:rsidR="00FF3C28" w:rsidRPr="00E60ED9">
        <w:rPr>
          <w:spacing w:val="-4"/>
        </w:rPr>
        <w:t xml:space="preserve"> </w:t>
      </w:r>
      <w:r w:rsidR="00FF3C28" w:rsidRPr="00E60ED9">
        <w:t>on</w:t>
      </w:r>
      <w:r w:rsidR="00FF3C28" w:rsidRPr="00E60ED9">
        <w:rPr>
          <w:spacing w:val="-4"/>
        </w:rPr>
        <w:t xml:space="preserve"> </w:t>
      </w:r>
      <w:r w:rsidR="00FF3C28" w:rsidRPr="00E60ED9">
        <w:t>the</w:t>
      </w:r>
      <w:r w:rsidR="00FF3C28" w:rsidRPr="00E60ED9">
        <w:rPr>
          <w:spacing w:val="-4"/>
        </w:rPr>
        <w:t xml:space="preserve"> </w:t>
      </w:r>
      <w:r w:rsidR="00FF3C28" w:rsidRPr="00E60ED9">
        <w:t>role</w:t>
      </w:r>
      <w:r w:rsidR="00FF3C28" w:rsidRPr="00E60ED9">
        <w:rPr>
          <w:spacing w:val="-4"/>
        </w:rPr>
        <w:t xml:space="preserve"> </w:t>
      </w:r>
      <w:r w:rsidR="00FF3C28" w:rsidRPr="00E60ED9">
        <w:t>of</w:t>
      </w:r>
      <w:r w:rsidR="00FF3C28" w:rsidRPr="00E60ED9">
        <w:rPr>
          <w:spacing w:val="-4"/>
        </w:rPr>
        <w:t xml:space="preserve"> </w:t>
      </w:r>
      <w:r w:rsidR="00FF3C28" w:rsidRPr="00E60ED9">
        <w:t>a</w:t>
      </w:r>
      <w:r w:rsidR="00FF3C28" w:rsidRPr="00E60ED9">
        <w:rPr>
          <w:spacing w:val="-4"/>
        </w:rPr>
        <w:t xml:space="preserve"> </w:t>
      </w:r>
      <w:r w:rsidR="00FF3C28" w:rsidRPr="00E60ED9">
        <w:t>major</w:t>
      </w:r>
      <w:r w:rsidR="00FF3C28" w:rsidRPr="00E60ED9">
        <w:rPr>
          <w:spacing w:val="-4"/>
        </w:rPr>
        <w:t xml:space="preserve"> </w:t>
      </w:r>
      <w:r w:rsidR="00FF3C28" w:rsidRPr="00E60ED9">
        <w:t>LNG</w:t>
      </w:r>
      <w:r w:rsidR="00FF3C28" w:rsidRPr="00E60ED9">
        <w:rPr>
          <w:spacing w:val="-4"/>
        </w:rPr>
        <w:t xml:space="preserve"> </w:t>
      </w:r>
      <w:r w:rsidR="00FF3C28" w:rsidRPr="00E60ED9">
        <w:t>exporter</w:t>
      </w:r>
      <w:r w:rsidR="00FF3C28" w:rsidRPr="00E60ED9">
        <w:rPr>
          <w:spacing w:val="-4"/>
        </w:rPr>
        <w:t xml:space="preserve"> </w:t>
      </w:r>
      <w:r w:rsidR="00FF3C28" w:rsidRPr="00E60ED9">
        <w:t>in</w:t>
      </w:r>
      <w:r w:rsidR="00FF3C28" w:rsidRPr="00E60ED9">
        <w:rPr>
          <w:spacing w:val="-4"/>
        </w:rPr>
        <w:t xml:space="preserve"> </w:t>
      </w:r>
      <w:r w:rsidR="00FF3C28" w:rsidRPr="00E60ED9">
        <w:t>the</w:t>
      </w:r>
      <w:r w:rsidR="00FF3C28" w:rsidRPr="00E60ED9">
        <w:rPr>
          <w:spacing w:val="-4"/>
        </w:rPr>
        <w:t xml:space="preserve"> </w:t>
      </w:r>
      <w:r w:rsidR="00FF3C28" w:rsidRPr="00E60ED9">
        <w:t>context</w:t>
      </w:r>
      <w:r w:rsidR="00FF3C28" w:rsidRPr="00E60ED9">
        <w:rPr>
          <w:spacing w:val="-4"/>
        </w:rPr>
        <w:t xml:space="preserve"> </w:t>
      </w:r>
      <w:r w:rsidR="00FF3C28" w:rsidRPr="00E60ED9">
        <w:t>of</w:t>
      </w:r>
      <w:r w:rsidR="00FF3C28" w:rsidRPr="00E60ED9">
        <w:rPr>
          <w:spacing w:val="-4"/>
        </w:rPr>
        <w:t xml:space="preserve"> </w:t>
      </w:r>
      <w:r w:rsidR="00FF3C28" w:rsidRPr="00E60ED9">
        <w:t>decarbonized</w:t>
      </w:r>
      <w:r w:rsidR="00FF3C28" w:rsidRPr="00E60ED9">
        <w:rPr>
          <w:spacing w:val="-4"/>
        </w:rPr>
        <w:t xml:space="preserve"> </w:t>
      </w:r>
      <w:r w:rsidR="00FF3C28" w:rsidRPr="00E60ED9">
        <w:t>energy</w:t>
      </w:r>
      <w:r w:rsidR="00FF3C28" w:rsidRPr="00E60ED9">
        <w:rPr>
          <w:spacing w:val="-4"/>
        </w:rPr>
        <w:t xml:space="preserve"> </w:t>
      </w:r>
      <w:r w:rsidR="00FF3C28" w:rsidRPr="00E60ED9">
        <w:t>systems. The authors</w:t>
      </w:r>
      <w:r w:rsidR="00FF3C28" w:rsidRPr="00E60ED9">
        <w:rPr>
          <w:spacing w:val="-12"/>
        </w:rPr>
        <w:t xml:space="preserve"> </w:t>
      </w:r>
      <w:r w:rsidR="00FF3C28" w:rsidRPr="00E60ED9">
        <w:t>thoroughly</w:t>
      </w:r>
      <w:r w:rsidR="00FF3C28" w:rsidRPr="00E60ED9">
        <w:rPr>
          <w:spacing w:val="-11"/>
        </w:rPr>
        <w:t xml:space="preserve"> </w:t>
      </w:r>
      <w:ins w:id="88" w:author="Author" w:date="2024-02-01T10:43:00Z">
        <w:r w:rsidR="00FF3C28" w:rsidRPr="00E60ED9">
          <w:t>examine</w:t>
        </w:r>
        <w:r>
          <w:t>d</w:t>
        </w:r>
      </w:ins>
      <w:r w:rsidR="00FF3C28" w:rsidRPr="00E60ED9">
        <w:rPr>
          <w:spacing w:val="-12"/>
        </w:rPr>
        <w:t xml:space="preserve"> </w:t>
      </w:r>
      <w:r w:rsidR="00FF3C28" w:rsidRPr="00E60ED9">
        <w:t>the</w:t>
      </w:r>
      <w:r w:rsidR="00FF3C28" w:rsidRPr="00E60ED9">
        <w:rPr>
          <w:spacing w:val="-11"/>
        </w:rPr>
        <w:t xml:space="preserve"> </w:t>
      </w:r>
      <w:r w:rsidR="00FF3C28" w:rsidRPr="00E60ED9">
        <w:t>case</w:t>
      </w:r>
      <w:r w:rsidR="00FF3C28" w:rsidRPr="00E60ED9">
        <w:rPr>
          <w:spacing w:val="-11"/>
        </w:rPr>
        <w:t xml:space="preserve"> </w:t>
      </w:r>
      <w:r w:rsidR="00FF3C28" w:rsidRPr="00E60ED9">
        <w:t>of</w:t>
      </w:r>
      <w:r w:rsidR="00FF3C28" w:rsidRPr="00E60ED9">
        <w:rPr>
          <w:spacing w:val="-12"/>
        </w:rPr>
        <w:t xml:space="preserve"> </w:t>
      </w:r>
      <w:r w:rsidR="00FF3C28" w:rsidRPr="00E60ED9">
        <w:t>Egypt,</w:t>
      </w:r>
      <w:r w:rsidR="00FF3C28" w:rsidRPr="00E60ED9">
        <w:rPr>
          <w:spacing w:val="-11"/>
        </w:rPr>
        <w:t xml:space="preserve"> </w:t>
      </w:r>
      <w:r w:rsidR="00FF3C28" w:rsidRPr="00E60ED9">
        <w:t>taking</w:t>
      </w:r>
      <w:r w:rsidR="00FF3C28" w:rsidRPr="00E60ED9">
        <w:rPr>
          <w:spacing w:val="-12"/>
        </w:rPr>
        <w:t xml:space="preserve"> </w:t>
      </w:r>
      <w:r w:rsidR="00FF3C28" w:rsidRPr="00E60ED9">
        <w:t>into</w:t>
      </w:r>
      <w:r w:rsidR="00FF3C28" w:rsidRPr="00E60ED9">
        <w:rPr>
          <w:spacing w:val="-12"/>
        </w:rPr>
        <w:t xml:space="preserve"> </w:t>
      </w:r>
      <w:r w:rsidR="00FF3C28" w:rsidRPr="00E60ED9">
        <w:t>account</w:t>
      </w:r>
      <w:r w:rsidR="00FF3C28" w:rsidRPr="00E60ED9">
        <w:rPr>
          <w:spacing w:val="-11"/>
        </w:rPr>
        <w:t xml:space="preserve"> </w:t>
      </w:r>
      <w:r w:rsidR="00FF3C28" w:rsidRPr="00E60ED9">
        <w:t>the</w:t>
      </w:r>
      <w:r w:rsidR="00FF3C28" w:rsidRPr="00E60ED9">
        <w:rPr>
          <w:spacing w:val="-12"/>
        </w:rPr>
        <w:t xml:space="preserve"> </w:t>
      </w:r>
      <w:r w:rsidR="00FF3C28" w:rsidRPr="00E60ED9">
        <w:t>decarbonization</w:t>
      </w:r>
      <w:r w:rsidR="00FF3C28" w:rsidRPr="00E60ED9">
        <w:rPr>
          <w:spacing w:val="-12"/>
        </w:rPr>
        <w:t xml:space="preserve"> </w:t>
      </w:r>
      <w:r w:rsidR="00FF3C28" w:rsidRPr="00E60ED9">
        <w:t>of</w:t>
      </w:r>
      <w:r w:rsidR="00FF3C28" w:rsidRPr="00E60ED9">
        <w:rPr>
          <w:spacing w:val="-11"/>
        </w:rPr>
        <w:t xml:space="preserve"> </w:t>
      </w:r>
      <w:r w:rsidR="00FF3C28" w:rsidRPr="00E60ED9">
        <w:t>the</w:t>
      </w:r>
      <w:r w:rsidR="00FF3C28" w:rsidRPr="00E60ED9">
        <w:rPr>
          <w:spacing w:val="-12"/>
        </w:rPr>
        <w:t xml:space="preserve"> </w:t>
      </w:r>
      <w:r w:rsidR="00FF3C28" w:rsidRPr="00E60ED9">
        <w:t>European energy</w:t>
      </w:r>
      <w:r w:rsidR="00FF3C28" w:rsidRPr="00E60ED9">
        <w:rPr>
          <w:spacing w:val="16"/>
        </w:rPr>
        <w:t xml:space="preserve"> </w:t>
      </w:r>
      <w:r w:rsidR="00FF3C28" w:rsidRPr="00E60ED9">
        <w:t>system,</w:t>
      </w:r>
      <w:r w:rsidR="00FF3C28" w:rsidRPr="00E60ED9">
        <w:rPr>
          <w:spacing w:val="19"/>
        </w:rPr>
        <w:t xml:space="preserve"> </w:t>
      </w:r>
      <w:r w:rsidR="00FF3C28" w:rsidRPr="00E60ED9">
        <w:t>one of the main</w:t>
      </w:r>
      <w:r w:rsidR="00FF3C28" w:rsidRPr="00E60ED9">
        <w:rPr>
          <w:spacing w:val="16"/>
        </w:rPr>
        <w:t xml:space="preserve"> </w:t>
      </w:r>
      <w:r w:rsidR="00FF3C28" w:rsidRPr="00E60ED9">
        <w:t>customers of Egypt’s LNG</w:t>
      </w:r>
      <w:r w:rsidR="00FF3C28" w:rsidRPr="00E60ED9">
        <w:rPr>
          <w:spacing w:val="16"/>
        </w:rPr>
        <w:t xml:space="preserve"> </w:t>
      </w:r>
      <w:r w:rsidR="00FF3C28" w:rsidRPr="00E60ED9">
        <w:t>exports.</w:t>
      </w:r>
      <w:r w:rsidR="00FF3C28" w:rsidRPr="00E60ED9">
        <w:rPr>
          <w:spacing w:val="40"/>
        </w:rPr>
        <w:t xml:space="preserve"> </w:t>
      </w:r>
      <w:r w:rsidR="00FF3C28" w:rsidRPr="00E60ED9">
        <w:t>They</w:t>
      </w:r>
      <w:r w:rsidR="00FF3C28" w:rsidRPr="00E60ED9">
        <w:rPr>
          <w:spacing w:val="16"/>
        </w:rPr>
        <w:t xml:space="preserve"> </w:t>
      </w:r>
      <w:ins w:id="89" w:author="Author" w:date="2024-02-01T10:43:00Z">
        <w:r w:rsidR="00FF3C28" w:rsidRPr="00E60ED9">
          <w:t>state</w:t>
        </w:r>
        <w:r>
          <w:t>d</w:t>
        </w:r>
      </w:ins>
      <w:r w:rsidR="00FF3C28" w:rsidRPr="00E60ED9">
        <w:t xml:space="preserve"> that</w:t>
      </w:r>
      <w:r w:rsidR="00FF3C28" w:rsidRPr="00E60ED9">
        <w:rPr>
          <w:spacing w:val="16"/>
        </w:rPr>
        <w:t xml:space="preserve"> </w:t>
      </w:r>
      <w:r w:rsidR="00FF3C28" w:rsidRPr="00E60ED9">
        <w:t>with</w:t>
      </w:r>
      <w:r w:rsidR="00FF3C28" w:rsidRPr="00E60ED9">
        <w:rPr>
          <w:spacing w:val="16"/>
        </w:rPr>
        <w:t xml:space="preserve"> </w:t>
      </w:r>
      <w:r w:rsidR="00FF3C28" w:rsidRPr="00E60ED9">
        <w:t xml:space="preserve">the decline in demand for LNG in Europe, Egypt is </w:t>
      </w:r>
      <w:ins w:id="90" w:author="Author" w:date="2024-02-01T10:43:00Z">
        <w:r>
          <w:t>attempting</w:t>
        </w:r>
      </w:ins>
      <w:r w:rsidRPr="00E60ED9">
        <w:t xml:space="preserve"> </w:t>
      </w:r>
      <w:r w:rsidR="00FF3C28" w:rsidRPr="00E60ED9">
        <w:t>to increase its share of the LNG market in Asia.</w:t>
      </w:r>
      <w:r w:rsidR="00FF3C28" w:rsidRPr="00E60ED9">
        <w:rPr>
          <w:spacing w:val="33"/>
        </w:rPr>
        <w:t xml:space="preserve"> </w:t>
      </w:r>
      <w:del w:id="91" w:author="Author" w:date="2024-02-01T10:43:00Z">
        <w:r w:rsidR="00581875">
          <w:delText>Other relevant</w:delText>
        </w:r>
        <w:r w:rsidR="00581875">
          <w:rPr>
            <w:spacing w:val="-9"/>
          </w:rPr>
          <w:delText xml:space="preserve"> </w:delText>
        </w:r>
        <w:r w:rsidR="00581875">
          <w:delText>studies</w:delText>
        </w:r>
        <w:r w:rsidR="00581875">
          <w:rPr>
            <w:spacing w:val="-9"/>
          </w:rPr>
          <w:delText xml:space="preserve"> </w:delText>
        </w:r>
        <w:r w:rsidR="00581875">
          <w:delText>on</w:delText>
        </w:r>
        <w:r w:rsidR="00581875">
          <w:rPr>
            <w:spacing w:val="-9"/>
          </w:rPr>
          <w:delText xml:space="preserve"> </w:delText>
        </w:r>
        <w:r w:rsidR="00581875">
          <w:delText>the</w:delText>
        </w:r>
        <w:r w:rsidR="00581875">
          <w:rPr>
            <w:spacing w:val="-9"/>
          </w:rPr>
          <w:delText xml:space="preserve"> </w:delText>
        </w:r>
        <w:r w:rsidR="00581875">
          <w:delText>national</w:delText>
        </w:r>
        <w:r w:rsidR="00581875">
          <w:rPr>
            <w:spacing w:val="-8"/>
          </w:rPr>
          <w:delText xml:space="preserve"> </w:delText>
        </w:r>
        <w:r w:rsidR="00581875">
          <w:delText>role</w:delText>
        </w:r>
        <w:r w:rsidR="00581875">
          <w:rPr>
            <w:spacing w:val="-9"/>
          </w:rPr>
          <w:delText xml:space="preserve"> </w:delText>
        </w:r>
        <w:r w:rsidR="00581875">
          <w:delText>of</w:delText>
        </w:r>
        <w:r w:rsidR="00581875">
          <w:rPr>
            <w:spacing w:val="-9"/>
          </w:rPr>
          <w:delText xml:space="preserve"> </w:delText>
        </w:r>
        <w:r w:rsidR="00581875">
          <w:delText>LNG</w:delText>
        </w:r>
        <w:r w:rsidR="00581875">
          <w:rPr>
            <w:spacing w:val="-9"/>
          </w:rPr>
          <w:delText xml:space="preserve"> </w:delText>
        </w:r>
        <w:r w:rsidR="00581875">
          <w:delText>in</w:delText>
        </w:r>
        <w:r w:rsidR="00581875">
          <w:rPr>
            <w:spacing w:val="-9"/>
          </w:rPr>
          <w:delText xml:space="preserve"> </w:delText>
        </w:r>
        <w:r w:rsidR="00581875">
          <w:delText>sustainable</w:delText>
        </w:r>
        <w:r w:rsidR="00581875">
          <w:rPr>
            <w:spacing w:val="-9"/>
          </w:rPr>
          <w:delText xml:space="preserve"> </w:delText>
        </w:r>
        <w:r w:rsidR="00581875">
          <w:delText>energy</w:delText>
        </w:r>
        <w:r w:rsidR="00581875">
          <w:rPr>
            <w:spacing w:val="-9"/>
          </w:rPr>
          <w:delText xml:space="preserve"> </w:delText>
        </w:r>
        <w:r w:rsidR="00581875">
          <w:delText>systems</w:delText>
        </w:r>
        <w:r w:rsidR="00581875">
          <w:rPr>
            <w:spacing w:val="-9"/>
          </w:rPr>
          <w:delText xml:space="preserve"> </w:delText>
        </w:r>
        <w:r w:rsidR="00581875">
          <w:delText>are</w:delText>
        </w:r>
        <w:r w:rsidR="00581875">
          <w:rPr>
            <w:spacing w:val="-9"/>
          </w:rPr>
          <w:delText xml:space="preserve"> </w:delText>
        </w:r>
        <w:r w:rsidR="00581875">
          <w:delText>provided</w:delText>
        </w:r>
        <w:r w:rsidR="00581875">
          <w:rPr>
            <w:spacing w:val="-9"/>
          </w:rPr>
          <w:delText xml:space="preserve"> </w:delText>
        </w:r>
        <w:r w:rsidR="00581875">
          <w:delText>by</w:delText>
        </w:r>
        <w:r w:rsidR="00581875">
          <w:rPr>
            <w:spacing w:val="-8"/>
          </w:rPr>
          <w:delText xml:space="preserve"> </w:delText>
        </w:r>
      </w:del>
      <w:r w:rsidR="00FF3C28" w:rsidRPr="00E60ED9">
        <w:t>Hasan</w:t>
      </w:r>
      <w:r w:rsidR="00FF3C28" w:rsidRPr="00E60ED9">
        <w:rPr>
          <w:spacing w:val="-9"/>
        </w:rPr>
        <w:t xml:space="preserve"> </w:t>
      </w:r>
      <w:r w:rsidR="00FF3C28" w:rsidRPr="00E60ED9">
        <w:t>et</w:t>
      </w:r>
      <w:r w:rsidR="00FF3C28" w:rsidRPr="00E60ED9">
        <w:rPr>
          <w:spacing w:val="-8"/>
        </w:rPr>
        <w:t xml:space="preserve"> </w:t>
      </w:r>
      <w:r w:rsidR="00FF3C28" w:rsidRPr="00E60ED9">
        <w:t xml:space="preserve">al. </w:t>
      </w:r>
      <w:hyperlink w:anchor="_bookmark67" w:history="1">
        <w:r w:rsidR="00FF3C28" w:rsidRPr="00E60ED9">
          <w:t>[27],</w:t>
        </w:r>
      </w:hyperlink>
      <w:r w:rsidR="00FF3C28" w:rsidRPr="00E60ED9">
        <w:rPr>
          <w:spacing w:val="-14"/>
        </w:rPr>
        <w:t xml:space="preserve"> </w:t>
      </w:r>
      <w:r w:rsidR="00FF3C28" w:rsidRPr="00E60ED9">
        <w:t>who</w:t>
      </w:r>
      <w:r w:rsidR="00FF3C28" w:rsidRPr="00E60ED9">
        <w:rPr>
          <w:spacing w:val="-14"/>
        </w:rPr>
        <w:t xml:space="preserve"> </w:t>
      </w:r>
      <w:del w:id="92" w:author="Author" w:date="2024-02-01T10:43:00Z">
        <w:r w:rsidR="00581875">
          <w:delText>examine</w:delText>
        </w:r>
      </w:del>
      <w:ins w:id="93" w:author="Author" w:date="2024-02-01T10:43:00Z">
        <w:r w:rsidR="00FF3C28" w:rsidRPr="00E60ED9">
          <w:t>examine</w:t>
        </w:r>
        <w:r w:rsidR="00380522">
          <w:t>d</w:t>
        </w:r>
      </w:ins>
      <w:r w:rsidR="00FF3C28" w:rsidRPr="00E60ED9">
        <w:rPr>
          <w:spacing w:val="-14"/>
        </w:rPr>
        <w:t xml:space="preserve"> </w:t>
      </w:r>
      <w:r w:rsidR="00FF3C28" w:rsidRPr="00E60ED9">
        <w:t>the</w:t>
      </w:r>
      <w:r w:rsidR="00FF3C28" w:rsidRPr="00E60ED9">
        <w:rPr>
          <w:spacing w:val="-13"/>
        </w:rPr>
        <w:t xml:space="preserve"> </w:t>
      </w:r>
      <w:r w:rsidR="00FF3C28" w:rsidRPr="00E60ED9">
        <w:t>situation</w:t>
      </w:r>
      <w:r w:rsidR="00FF3C28" w:rsidRPr="00E60ED9">
        <w:rPr>
          <w:spacing w:val="-14"/>
        </w:rPr>
        <w:t xml:space="preserve"> </w:t>
      </w:r>
      <w:r w:rsidR="00FF3C28" w:rsidRPr="00E60ED9">
        <w:t>in</w:t>
      </w:r>
      <w:r w:rsidR="00FF3C28" w:rsidRPr="00E60ED9">
        <w:rPr>
          <w:spacing w:val="-14"/>
        </w:rPr>
        <w:t xml:space="preserve"> </w:t>
      </w:r>
      <w:r w:rsidR="00FF3C28" w:rsidRPr="00E60ED9">
        <w:t>Indonesia,</w:t>
      </w:r>
      <w:r w:rsidR="00FF3C28" w:rsidRPr="00E60ED9">
        <w:rPr>
          <w:spacing w:val="-14"/>
        </w:rPr>
        <w:t xml:space="preserve"> </w:t>
      </w:r>
      <w:r w:rsidR="00FF3C28" w:rsidRPr="00E60ED9">
        <w:t>and</w:t>
      </w:r>
      <w:r w:rsidR="00FF3C28" w:rsidRPr="00E60ED9">
        <w:rPr>
          <w:spacing w:val="-13"/>
        </w:rPr>
        <w:t xml:space="preserve"> </w:t>
      </w:r>
      <w:r w:rsidR="00FF3C28" w:rsidRPr="00E60ED9">
        <w:t>Mahmood</w:t>
      </w:r>
      <w:r w:rsidR="00FF3C28" w:rsidRPr="00E60ED9">
        <w:rPr>
          <w:spacing w:val="-14"/>
        </w:rPr>
        <w:t xml:space="preserve"> </w:t>
      </w:r>
      <w:r w:rsidR="00FF3C28" w:rsidRPr="00E60ED9">
        <w:t>et</w:t>
      </w:r>
      <w:r w:rsidR="00FF3C28" w:rsidRPr="00E60ED9">
        <w:rPr>
          <w:spacing w:val="-14"/>
        </w:rPr>
        <w:t xml:space="preserve"> </w:t>
      </w:r>
      <w:r w:rsidR="00FF3C28" w:rsidRPr="00E60ED9">
        <w:t>al.</w:t>
      </w:r>
      <w:r w:rsidR="00FF3C28" w:rsidRPr="00E60ED9">
        <w:rPr>
          <w:spacing w:val="-9"/>
        </w:rPr>
        <w:t xml:space="preserve"> </w:t>
      </w:r>
      <w:hyperlink w:anchor="_bookmark68" w:history="1">
        <w:r w:rsidR="00FF3C28" w:rsidRPr="00E60ED9">
          <w:t>[28],</w:t>
        </w:r>
      </w:hyperlink>
      <w:r w:rsidR="00FF3C28" w:rsidRPr="00E60ED9">
        <w:rPr>
          <w:spacing w:val="-14"/>
        </w:rPr>
        <w:t xml:space="preserve"> </w:t>
      </w:r>
      <w:r w:rsidR="00FF3C28" w:rsidRPr="00E60ED9">
        <w:t>who</w:t>
      </w:r>
      <w:r w:rsidR="00FF3C28" w:rsidRPr="00E60ED9">
        <w:rPr>
          <w:spacing w:val="-14"/>
        </w:rPr>
        <w:t xml:space="preserve"> </w:t>
      </w:r>
      <w:del w:id="94" w:author="Author" w:date="2024-02-01T10:43:00Z">
        <w:r w:rsidR="00581875">
          <w:delText>explain</w:delText>
        </w:r>
      </w:del>
      <w:ins w:id="95" w:author="Author" w:date="2024-02-01T10:43:00Z">
        <w:r w:rsidR="00FF3C28" w:rsidRPr="00E60ED9">
          <w:t>explain</w:t>
        </w:r>
        <w:r w:rsidR="00B824F0">
          <w:t>ed</w:t>
        </w:r>
      </w:ins>
      <w:r w:rsidR="00FF3C28" w:rsidRPr="00E60ED9">
        <w:rPr>
          <w:spacing w:val="-13"/>
        </w:rPr>
        <w:t xml:space="preserve"> </w:t>
      </w:r>
      <w:r w:rsidR="00FF3C28" w:rsidRPr="00E60ED9">
        <w:t>the</w:t>
      </w:r>
      <w:r w:rsidR="00FF3C28" w:rsidRPr="00E60ED9">
        <w:rPr>
          <w:spacing w:val="-14"/>
        </w:rPr>
        <w:t xml:space="preserve"> </w:t>
      </w:r>
      <w:r w:rsidR="00FF3C28" w:rsidRPr="00E60ED9">
        <w:t>case</w:t>
      </w:r>
      <w:r w:rsidR="00FF3C28" w:rsidRPr="00E60ED9">
        <w:rPr>
          <w:spacing w:val="-14"/>
        </w:rPr>
        <w:t xml:space="preserve"> </w:t>
      </w:r>
      <w:r w:rsidR="00FF3C28" w:rsidRPr="00E60ED9">
        <w:t>of</w:t>
      </w:r>
      <w:r w:rsidR="00FF3C28" w:rsidRPr="00E60ED9">
        <w:rPr>
          <w:spacing w:val="-14"/>
        </w:rPr>
        <w:t xml:space="preserve"> </w:t>
      </w:r>
      <w:r w:rsidR="00FF3C28" w:rsidRPr="00E60ED9">
        <w:t>Pakistan</w:t>
      </w:r>
      <w:del w:id="96" w:author="Author" w:date="2024-02-01T10:43:00Z">
        <w:r w:rsidR="00581875">
          <w:delText>. The</w:delText>
        </w:r>
        <w:r w:rsidR="00581875">
          <w:rPr>
            <w:spacing w:val="-8"/>
          </w:rPr>
          <w:delText xml:space="preserve"> </w:delText>
        </w:r>
        <w:r w:rsidR="00581875">
          <w:delText>latter</w:delText>
        </w:r>
        <w:r w:rsidR="00581875">
          <w:rPr>
            <w:spacing w:val="-9"/>
          </w:rPr>
          <w:delText xml:space="preserve"> </w:delText>
        </w:r>
        <w:r w:rsidR="00581875">
          <w:delText>study</w:delText>
        </w:r>
        <w:r w:rsidR="00581875">
          <w:rPr>
            <w:spacing w:val="-8"/>
          </w:rPr>
          <w:delText xml:space="preserve"> </w:delText>
        </w:r>
        <w:r w:rsidR="00581875">
          <w:delText>focuses</w:delText>
        </w:r>
      </w:del>
      <w:ins w:id="97" w:author="Author" w:date="2024-02-01T10:43:00Z">
        <w:r w:rsidR="00EA4509">
          <w:t>, conducted o</w:t>
        </w:r>
        <w:r w:rsidR="00EA4509" w:rsidRPr="00E60ED9">
          <w:t>ther relevant</w:t>
        </w:r>
        <w:r w:rsidR="00EA4509" w:rsidRPr="00E60ED9">
          <w:rPr>
            <w:spacing w:val="-9"/>
          </w:rPr>
          <w:t xml:space="preserve"> </w:t>
        </w:r>
        <w:r w:rsidR="00EA4509" w:rsidRPr="00E60ED9">
          <w:t>studies</w:t>
        </w:r>
        <w:r w:rsidR="00EA4509" w:rsidRPr="00E60ED9">
          <w:rPr>
            <w:spacing w:val="-9"/>
          </w:rPr>
          <w:t xml:space="preserve"> </w:t>
        </w:r>
        <w:r w:rsidR="00EA4509" w:rsidRPr="00E60ED9">
          <w:t>on</w:t>
        </w:r>
        <w:r w:rsidR="00EA4509" w:rsidRPr="00E60ED9">
          <w:rPr>
            <w:spacing w:val="-9"/>
          </w:rPr>
          <w:t xml:space="preserve"> </w:t>
        </w:r>
        <w:r w:rsidR="00EA4509" w:rsidRPr="00E60ED9">
          <w:t>the</w:t>
        </w:r>
        <w:r w:rsidR="00EA4509" w:rsidRPr="00E60ED9">
          <w:rPr>
            <w:spacing w:val="-9"/>
          </w:rPr>
          <w:t xml:space="preserve"> </w:t>
        </w:r>
        <w:r w:rsidR="00EA4509" w:rsidRPr="00E60ED9">
          <w:t>national</w:t>
        </w:r>
        <w:r w:rsidR="00EA4509" w:rsidRPr="00E60ED9">
          <w:rPr>
            <w:spacing w:val="-8"/>
          </w:rPr>
          <w:t xml:space="preserve"> </w:t>
        </w:r>
        <w:r w:rsidR="00EA4509" w:rsidRPr="00E60ED9">
          <w:t>role</w:t>
        </w:r>
        <w:r w:rsidR="00EA4509" w:rsidRPr="00E60ED9">
          <w:rPr>
            <w:spacing w:val="-9"/>
          </w:rPr>
          <w:t xml:space="preserve"> </w:t>
        </w:r>
        <w:r w:rsidR="00EA4509" w:rsidRPr="00E60ED9">
          <w:t>of</w:t>
        </w:r>
        <w:r w:rsidR="00EA4509" w:rsidRPr="00E60ED9">
          <w:rPr>
            <w:spacing w:val="-9"/>
          </w:rPr>
          <w:t xml:space="preserve"> </w:t>
        </w:r>
        <w:r w:rsidR="00EA4509" w:rsidRPr="00E60ED9">
          <w:t>LNG</w:t>
        </w:r>
        <w:r w:rsidR="00EA4509" w:rsidRPr="00E60ED9">
          <w:rPr>
            <w:spacing w:val="-9"/>
          </w:rPr>
          <w:t xml:space="preserve"> </w:t>
        </w:r>
        <w:r w:rsidR="00EA4509" w:rsidRPr="00E60ED9">
          <w:t>in</w:t>
        </w:r>
        <w:r w:rsidR="00EA4509" w:rsidRPr="00E60ED9">
          <w:rPr>
            <w:spacing w:val="-9"/>
          </w:rPr>
          <w:t xml:space="preserve"> </w:t>
        </w:r>
        <w:r w:rsidR="00EA4509" w:rsidRPr="00E60ED9">
          <w:t>sustainable</w:t>
        </w:r>
        <w:r w:rsidR="00EA4509" w:rsidRPr="00E60ED9">
          <w:rPr>
            <w:spacing w:val="-9"/>
          </w:rPr>
          <w:t xml:space="preserve"> </w:t>
        </w:r>
        <w:r w:rsidR="00EA4509" w:rsidRPr="00E60ED9">
          <w:t>energy</w:t>
        </w:r>
        <w:r w:rsidR="00EA4509" w:rsidRPr="00E60ED9">
          <w:rPr>
            <w:spacing w:val="-9"/>
          </w:rPr>
          <w:t xml:space="preserve"> </w:t>
        </w:r>
        <w:r w:rsidR="00EA4509" w:rsidRPr="00E60ED9">
          <w:t>systems</w:t>
        </w:r>
        <w:r w:rsidR="00FF3C28" w:rsidRPr="00E60ED9">
          <w:t>.</w:t>
        </w:r>
        <w:r w:rsidR="00B824F0">
          <w:t xml:space="preserve"> </w:t>
        </w:r>
        <w:r w:rsidR="00B824F0" w:rsidRPr="00E60ED9">
          <w:t>Mahmood</w:t>
        </w:r>
        <w:r w:rsidR="00B824F0" w:rsidRPr="00E60ED9">
          <w:rPr>
            <w:spacing w:val="-14"/>
          </w:rPr>
          <w:t xml:space="preserve"> </w:t>
        </w:r>
        <w:r w:rsidR="00B824F0" w:rsidRPr="00E60ED9">
          <w:t>et</w:t>
        </w:r>
        <w:r w:rsidR="00B824F0" w:rsidRPr="00E60ED9">
          <w:rPr>
            <w:spacing w:val="-14"/>
          </w:rPr>
          <w:t xml:space="preserve"> </w:t>
        </w:r>
        <w:r w:rsidR="00B824F0" w:rsidRPr="00E60ED9">
          <w:t>al.</w:t>
        </w:r>
        <w:r w:rsidR="00FF3C28" w:rsidRPr="00E60ED9">
          <w:t xml:space="preserve"> focuse</w:t>
        </w:r>
        <w:r w:rsidR="00B824F0">
          <w:t>d</w:t>
        </w:r>
      </w:ins>
      <w:r w:rsidR="00FF3C28" w:rsidRPr="00E60ED9">
        <w:rPr>
          <w:spacing w:val="-8"/>
        </w:rPr>
        <w:t xml:space="preserve"> </w:t>
      </w:r>
      <w:r w:rsidR="00FF3C28" w:rsidRPr="00E60ED9">
        <w:t>particularly</w:t>
      </w:r>
      <w:r w:rsidR="00FF3C28" w:rsidRPr="00E60ED9">
        <w:rPr>
          <w:spacing w:val="-8"/>
        </w:rPr>
        <w:t xml:space="preserve"> </w:t>
      </w:r>
      <w:r w:rsidR="00FF3C28" w:rsidRPr="00E60ED9">
        <w:t>on</w:t>
      </w:r>
      <w:r w:rsidR="00FF3C28" w:rsidRPr="00E60ED9">
        <w:rPr>
          <w:spacing w:val="-8"/>
        </w:rPr>
        <w:t xml:space="preserve"> </w:t>
      </w:r>
      <w:r w:rsidR="00FF3C28" w:rsidRPr="00E60ED9">
        <w:t>the</w:t>
      </w:r>
      <w:r w:rsidR="00FF3C28" w:rsidRPr="00E60ED9">
        <w:rPr>
          <w:spacing w:val="-8"/>
        </w:rPr>
        <w:t xml:space="preserve"> </w:t>
      </w:r>
      <w:r w:rsidR="00FF3C28" w:rsidRPr="00E60ED9">
        <w:t>aspect</w:t>
      </w:r>
      <w:r w:rsidR="00FF3C28" w:rsidRPr="00E60ED9">
        <w:rPr>
          <w:spacing w:val="-8"/>
        </w:rPr>
        <w:t xml:space="preserve"> </w:t>
      </w:r>
      <w:r w:rsidR="00FF3C28" w:rsidRPr="00E60ED9">
        <w:t>of</w:t>
      </w:r>
      <w:r w:rsidR="00FF3C28" w:rsidRPr="00E60ED9">
        <w:rPr>
          <w:spacing w:val="-8"/>
        </w:rPr>
        <w:t xml:space="preserve"> </w:t>
      </w:r>
      <w:r w:rsidR="00FF3C28" w:rsidRPr="00E60ED9">
        <w:t>energy</w:t>
      </w:r>
      <w:r w:rsidR="00FF3C28" w:rsidRPr="00E60ED9">
        <w:rPr>
          <w:spacing w:val="-8"/>
        </w:rPr>
        <w:t xml:space="preserve"> </w:t>
      </w:r>
      <w:r w:rsidR="00FF3C28" w:rsidRPr="00E60ED9">
        <w:t>security</w:t>
      </w:r>
      <w:r w:rsidR="00FF3C28" w:rsidRPr="00E60ED9">
        <w:rPr>
          <w:spacing w:val="-9"/>
        </w:rPr>
        <w:t xml:space="preserve"> </w:t>
      </w:r>
      <w:r w:rsidR="00FF3C28" w:rsidRPr="00E60ED9">
        <w:t>in</w:t>
      </w:r>
      <w:r w:rsidR="00FF3C28" w:rsidRPr="00E60ED9">
        <w:rPr>
          <w:spacing w:val="-8"/>
        </w:rPr>
        <w:t xml:space="preserve"> </w:t>
      </w:r>
      <w:r w:rsidR="00FF3C28" w:rsidRPr="00E60ED9">
        <w:t>Pakistan</w:t>
      </w:r>
      <w:r w:rsidR="00FF3C28" w:rsidRPr="00E60ED9">
        <w:rPr>
          <w:spacing w:val="-8"/>
        </w:rPr>
        <w:t xml:space="preserve"> </w:t>
      </w:r>
      <w:r w:rsidR="00FF3C28" w:rsidRPr="00E60ED9">
        <w:t>and</w:t>
      </w:r>
      <w:r w:rsidR="00FF3C28" w:rsidRPr="00E60ED9">
        <w:rPr>
          <w:spacing w:val="-8"/>
        </w:rPr>
        <w:t xml:space="preserve"> </w:t>
      </w:r>
      <w:r w:rsidR="00FF3C28" w:rsidRPr="00E60ED9">
        <w:t>its</w:t>
      </w:r>
      <w:r w:rsidR="00FF3C28" w:rsidRPr="00E60ED9">
        <w:rPr>
          <w:spacing w:val="-9"/>
        </w:rPr>
        <w:t xml:space="preserve"> </w:t>
      </w:r>
      <w:r w:rsidR="00FF3C28" w:rsidRPr="00E60ED9">
        <w:t>dependence</w:t>
      </w:r>
      <w:r w:rsidR="00FF3C28" w:rsidRPr="00E60ED9">
        <w:rPr>
          <w:spacing w:val="-8"/>
        </w:rPr>
        <w:t xml:space="preserve"> </w:t>
      </w:r>
      <w:r w:rsidR="00FF3C28" w:rsidRPr="00E60ED9">
        <w:t>on LNG imports from Qatar.</w:t>
      </w:r>
    </w:p>
    <w:p w14:paraId="5E7504CF" w14:textId="77777777" w:rsidR="007F257B" w:rsidRPr="00E60ED9" w:rsidRDefault="00581875">
      <w:pPr>
        <w:pStyle w:val="Textkrper"/>
        <w:spacing w:before="173" w:line="237" w:lineRule="auto"/>
        <w:ind w:left="112" w:right="607" w:firstLine="338"/>
        <w:jc w:val="both"/>
      </w:pPr>
      <w:del w:id="98" w:author="Author" w:date="2024-02-01T10:43:00Z">
        <w:r>
          <w:delText>There is a large number of</w:delText>
        </w:r>
      </w:del>
      <w:ins w:id="99" w:author="Author" w:date="2024-02-01T10:43:00Z">
        <w:r w:rsidR="00CF053F">
          <w:t>Numerous</w:t>
        </w:r>
      </w:ins>
      <w:r w:rsidR="00CF053F">
        <w:t xml:space="preserve"> studies</w:t>
      </w:r>
      <w:r w:rsidR="00FF3C28" w:rsidRPr="00E60ED9">
        <w:t xml:space="preserve"> </w:t>
      </w:r>
      <w:del w:id="100" w:author="Author" w:date="2024-02-01T10:43:00Z">
        <w:r>
          <w:delText>that focus</w:delText>
        </w:r>
      </w:del>
      <w:ins w:id="101" w:author="Author" w:date="2024-02-01T10:43:00Z">
        <w:r w:rsidR="00FF3C28" w:rsidRPr="00E60ED9">
          <w:t>focus</w:t>
        </w:r>
        <w:r w:rsidR="00CA268B">
          <w:t>ed</w:t>
        </w:r>
      </w:ins>
      <w:r w:rsidR="00FF3C28" w:rsidRPr="00E60ED9">
        <w:t xml:space="preserve"> specifically on the national perspective of developed countries, particularly for </w:t>
      </w:r>
      <w:del w:id="102" w:author="Author" w:date="2024-02-01T10:43:00Z">
        <w:r>
          <w:delText>Asian</w:delText>
        </w:r>
      </w:del>
      <w:ins w:id="103" w:author="Author" w:date="2024-02-01T10:43:00Z">
        <w:r w:rsidR="00DC264B">
          <w:t>the</w:t>
        </w:r>
      </w:ins>
      <w:r w:rsidR="00DC264B" w:rsidRPr="00E60ED9">
        <w:t xml:space="preserve"> </w:t>
      </w:r>
      <w:r w:rsidR="00FF3C28" w:rsidRPr="00E60ED9">
        <w:t>developed countries</w:t>
      </w:r>
      <w:del w:id="104" w:author="Author" w:date="2024-02-01T10:43:00Z">
        <w:r>
          <w:delText>,</w:delText>
        </w:r>
      </w:del>
      <w:ins w:id="105" w:author="Author" w:date="2024-02-01T10:43:00Z">
        <w:r w:rsidR="00DC264B">
          <w:t xml:space="preserve"> in Asia</w:t>
        </w:r>
      </w:ins>
      <w:r w:rsidR="00FF3C28" w:rsidRPr="00E60ED9">
        <w:t xml:space="preserve"> but also for other countries</w:t>
      </w:r>
      <w:ins w:id="106" w:author="Author" w:date="2024-02-01T10:43:00Z">
        <w:r w:rsidR="00CA268B">
          <w:t>,</w:t>
        </w:r>
      </w:ins>
      <w:r w:rsidR="00FF3C28" w:rsidRPr="00E60ED9">
        <w:t xml:space="preserve"> such as European countries.</w:t>
      </w:r>
      <w:r w:rsidR="00FF3C28" w:rsidRPr="00E60ED9">
        <w:rPr>
          <w:spacing w:val="-9"/>
        </w:rPr>
        <w:t xml:space="preserve"> </w:t>
      </w:r>
      <w:r w:rsidR="00FF3C28" w:rsidRPr="00E60ED9">
        <w:t>For</w:t>
      </w:r>
      <w:r w:rsidR="00FF3C28" w:rsidRPr="00E60ED9">
        <w:rPr>
          <w:spacing w:val="-14"/>
        </w:rPr>
        <w:t xml:space="preserve"> </w:t>
      </w:r>
      <w:r w:rsidR="00FF3C28" w:rsidRPr="00E60ED9">
        <w:t>example,</w:t>
      </w:r>
      <w:r w:rsidR="00FF3C28" w:rsidRPr="00E60ED9">
        <w:rPr>
          <w:spacing w:val="-13"/>
        </w:rPr>
        <w:t xml:space="preserve"> </w:t>
      </w:r>
      <w:proofErr w:type="spellStart"/>
      <w:r w:rsidR="00FF3C28" w:rsidRPr="00E60ED9">
        <w:t>Nesheiwat</w:t>
      </w:r>
      <w:proofErr w:type="spellEnd"/>
      <w:r w:rsidR="00FF3C28" w:rsidRPr="00E60ED9">
        <w:rPr>
          <w:spacing w:val="-14"/>
        </w:rPr>
        <w:t xml:space="preserve"> </w:t>
      </w:r>
      <w:r w:rsidR="00FF3C28" w:rsidRPr="00E60ED9">
        <w:t>and</w:t>
      </w:r>
      <w:r w:rsidR="00FF3C28" w:rsidRPr="00E60ED9">
        <w:rPr>
          <w:spacing w:val="-14"/>
        </w:rPr>
        <w:t xml:space="preserve"> </w:t>
      </w:r>
      <w:r w:rsidR="00FF3C28" w:rsidRPr="00E60ED9">
        <w:t>Cross</w:t>
      </w:r>
      <w:r w:rsidR="00FF3C28" w:rsidRPr="00E60ED9">
        <w:rPr>
          <w:spacing w:val="-14"/>
        </w:rPr>
        <w:t xml:space="preserve"> </w:t>
      </w:r>
      <w:hyperlink w:anchor="_bookmark69" w:history="1">
        <w:r w:rsidR="00FF3C28" w:rsidRPr="00E60ED9">
          <w:t>[29]</w:t>
        </w:r>
      </w:hyperlink>
      <w:r w:rsidR="00FF3C28" w:rsidRPr="00E60ED9">
        <w:rPr>
          <w:spacing w:val="-13"/>
        </w:rPr>
        <w:t xml:space="preserve"> </w:t>
      </w:r>
      <w:del w:id="107" w:author="Author" w:date="2024-02-01T10:43:00Z">
        <w:r>
          <w:delText>examine</w:delText>
        </w:r>
      </w:del>
      <w:ins w:id="108" w:author="Author" w:date="2024-02-01T10:43:00Z">
        <w:r w:rsidR="00FF3C28" w:rsidRPr="00E60ED9">
          <w:t>examine</w:t>
        </w:r>
        <w:r w:rsidR="00DC264B">
          <w:t>d</w:t>
        </w:r>
      </w:ins>
      <w:r w:rsidR="00FF3C28" w:rsidRPr="00E60ED9">
        <w:rPr>
          <w:spacing w:val="-14"/>
        </w:rPr>
        <w:t xml:space="preserve"> </w:t>
      </w:r>
      <w:r w:rsidR="00FF3C28" w:rsidRPr="00E60ED9">
        <w:t>the</w:t>
      </w:r>
      <w:r w:rsidR="00FF3C28" w:rsidRPr="00E60ED9">
        <w:rPr>
          <w:spacing w:val="-14"/>
        </w:rPr>
        <w:t xml:space="preserve"> </w:t>
      </w:r>
      <w:r w:rsidR="00FF3C28" w:rsidRPr="00E60ED9">
        <w:t>Japanese</w:t>
      </w:r>
      <w:r w:rsidR="00FF3C28" w:rsidRPr="00E60ED9">
        <w:rPr>
          <w:spacing w:val="-14"/>
        </w:rPr>
        <w:t xml:space="preserve"> </w:t>
      </w:r>
      <w:r w:rsidR="00FF3C28" w:rsidRPr="00E60ED9">
        <w:t>case</w:t>
      </w:r>
      <w:r w:rsidR="00FF3C28" w:rsidRPr="00E60ED9">
        <w:rPr>
          <w:spacing w:val="-13"/>
        </w:rPr>
        <w:t xml:space="preserve"> </w:t>
      </w:r>
      <w:r w:rsidR="00FF3C28" w:rsidRPr="00E60ED9">
        <w:t>and</w:t>
      </w:r>
      <w:r w:rsidR="00FF3C28" w:rsidRPr="00E60ED9">
        <w:rPr>
          <w:spacing w:val="-14"/>
        </w:rPr>
        <w:t xml:space="preserve"> </w:t>
      </w:r>
      <w:r w:rsidR="00FF3C28" w:rsidRPr="00E60ED9">
        <w:t>how</w:t>
      </w:r>
      <w:r w:rsidR="00FF3C28" w:rsidRPr="00E60ED9">
        <w:rPr>
          <w:spacing w:val="-14"/>
        </w:rPr>
        <w:t xml:space="preserve"> </w:t>
      </w:r>
      <w:r w:rsidR="00FF3C28" w:rsidRPr="00E60ED9">
        <w:t>the</w:t>
      </w:r>
      <w:r w:rsidR="00FF3C28" w:rsidRPr="00E60ED9">
        <w:rPr>
          <w:spacing w:val="-14"/>
        </w:rPr>
        <w:t xml:space="preserve"> </w:t>
      </w:r>
      <w:r w:rsidR="00FF3C28" w:rsidRPr="00E60ED9">
        <w:t>transition</w:t>
      </w:r>
      <w:r w:rsidR="00FF3C28" w:rsidRPr="00E60ED9">
        <w:rPr>
          <w:spacing w:val="-13"/>
        </w:rPr>
        <w:t xml:space="preserve"> </w:t>
      </w:r>
      <w:r w:rsidR="00FF3C28" w:rsidRPr="00E60ED9">
        <w:t>to</w:t>
      </w:r>
      <w:r w:rsidR="00FF3C28" w:rsidRPr="00E60ED9">
        <w:rPr>
          <w:spacing w:val="-14"/>
        </w:rPr>
        <w:t xml:space="preserve"> </w:t>
      </w:r>
      <w:r w:rsidR="00FF3C28" w:rsidRPr="00E60ED9">
        <w:t>a sustainable</w:t>
      </w:r>
      <w:r w:rsidR="00FF3C28" w:rsidRPr="00E60ED9">
        <w:rPr>
          <w:spacing w:val="-13"/>
        </w:rPr>
        <w:t xml:space="preserve"> </w:t>
      </w:r>
      <w:r w:rsidR="00FF3C28" w:rsidRPr="00E60ED9">
        <w:t>energy</w:t>
      </w:r>
      <w:r w:rsidR="00FF3C28" w:rsidRPr="00E60ED9">
        <w:rPr>
          <w:spacing w:val="-13"/>
        </w:rPr>
        <w:t xml:space="preserve"> </w:t>
      </w:r>
      <w:r w:rsidR="00FF3C28" w:rsidRPr="00E60ED9">
        <w:t>system</w:t>
      </w:r>
      <w:r w:rsidR="00FF3C28" w:rsidRPr="00E60ED9">
        <w:rPr>
          <w:spacing w:val="-13"/>
        </w:rPr>
        <w:t xml:space="preserve"> </w:t>
      </w:r>
      <w:r w:rsidR="00FF3C28" w:rsidRPr="00E60ED9">
        <w:t>is</w:t>
      </w:r>
      <w:r w:rsidR="00FF3C28" w:rsidRPr="00E60ED9">
        <w:rPr>
          <w:spacing w:val="-13"/>
        </w:rPr>
        <w:t xml:space="preserve"> </w:t>
      </w:r>
      <w:del w:id="109" w:author="Author" w:date="2024-02-01T10:43:00Z">
        <w:r>
          <w:delText>linked</w:delText>
        </w:r>
        <w:r>
          <w:rPr>
            <w:spacing w:val="-13"/>
          </w:rPr>
          <w:delText xml:space="preserve"> </w:delText>
        </w:r>
        <w:r>
          <w:delText>to</w:delText>
        </w:r>
      </w:del>
      <w:ins w:id="110" w:author="Author" w:date="2024-02-01T10:43:00Z">
        <w:r w:rsidR="00181FFD">
          <w:t>associated</w:t>
        </w:r>
        <w:r w:rsidR="00181FFD" w:rsidRPr="00E60ED9">
          <w:rPr>
            <w:spacing w:val="-13"/>
          </w:rPr>
          <w:t xml:space="preserve"> </w:t>
        </w:r>
        <w:r w:rsidR="00181FFD">
          <w:t>with</w:t>
        </w:r>
      </w:ins>
      <w:r w:rsidR="00181FFD" w:rsidRPr="00E60ED9">
        <w:rPr>
          <w:spacing w:val="-13"/>
        </w:rPr>
        <w:t xml:space="preserve"> </w:t>
      </w:r>
      <w:r w:rsidR="00FF3C28" w:rsidRPr="00E60ED9">
        <w:t>the</w:t>
      </w:r>
      <w:r w:rsidR="00FF3C28" w:rsidRPr="00E60ED9">
        <w:rPr>
          <w:spacing w:val="-13"/>
        </w:rPr>
        <w:t xml:space="preserve"> </w:t>
      </w:r>
      <w:r w:rsidR="00FF3C28" w:rsidRPr="00E60ED9">
        <w:t>national</w:t>
      </w:r>
      <w:r w:rsidR="00FF3C28" w:rsidRPr="00E60ED9">
        <w:rPr>
          <w:spacing w:val="-13"/>
        </w:rPr>
        <w:t xml:space="preserve"> </w:t>
      </w:r>
      <w:r w:rsidR="00FF3C28" w:rsidRPr="00E60ED9">
        <w:t>use</w:t>
      </w:r>
      <w:r w:rsidR="00FF3C28" w:rsidRPr="00E60ED9">
        <w:rPr>
          <w:spacing w:val="-13"/>
        </w:rPr>
        <w:t xml:space="preserve"> </w:t>
      </w:r>
      <w:r w:rsidR="00FF3C28" w:rsidRPr="00E60ED9">
        <w:t>of</w:t>
      </w:r>
      <w:r w:rsidR="00FF3C28" w:rsidRPr="00E60ED9">
        <w:rPr>
          <w:spacing w:val="-13"/>
        </w:rPr>
        <w:t xml:space="preserve"> </w:t>
      </w:r>
      <w:r w:rsidR="00FF3C28" w:rsidRPr="00E60ED9">
        <w:t>LNG.</w:t>
      </w:r>
      <w:r w:rsidR="00FF3C28" w:rsidRPr="00E60ED9">
        <w:rPr>
          <w:spacing w:val="-13"/>
        </w:rPr>
        <w:t xml:space="preserve"> </w:t>
      </w:r>
      <w:moveToRangeStart w:id="111" w:author="Author" w:date="2024-02-01T10:43:00Z" w:name="move157676607"/>
      <w:moveTo w:id="112" w:author="Author" w:date="2024-02-01T10:43:00Z">
        <w:r w:rsidR="00E54DC9" w:rsidRPr="00E60ED9">
          <w:t>Oshiro</w:t>
        </w:r>
        <w:r w:rsidR="00E54DC9" w:rsidRPr="00E60ED9">
          <w:rPr>
            <w:spacing w:val="-9"/>
          </w:rPr>
          <w:t xml:space="preserve"> </w:t>
        </w:r>
        <w:r w:rsidR="00E54DC9" w:rsidRPr="00E60ED9">
          <w:t>et</w:t>
        </w:r>
        <w:r w:rsidR="00E54DC9" w:rsidRPr="00E60ED9">
          <w:rPr>
            <w:spacing w:val="-9"/>
          </w:rPr>
          <w:t xml:space="preserve"> </w:t>
        </w:r>
        <w:r w:rsidR="00E54DC9" w:rsidRPr="00E60ED9">
          <w:t>al.</w:t>
        </w:r>
        <w:r w:rsidR="00E54DC9" w:rsidRPr="003741D5">
          <w:t xml:space="preserve"> </w:t>
        </w:r>
      </w:moveTo>
      <w:moveToRangeEnd w:id="111"/>
      <w:del w:id="113" w:author="Author" w:date="2024-02-01T10:43:00Z">
        <w:r>
          <w:delText>Further</w:delText>
        </w:r>
      </w:del>
      <w:ins w:id="114" w:author="Author" w:date="2024-02-01T10:43:00Z">
        <w:r w:rsidR="00E54DC9">
          <w:t>published f</w:t>
        </w:r>
        <w:r w:rsidR="00E54DC9" w:rsidRPr="00E60ED9">
          <w:t>urther</w:t>
        </w:r>
      </w:ins>
      <w:r w:rsidR="00E54DC9" w:rsidRPr="00E60ED9">
        <w:rPr>
          <w:spacing w:val="-13"/>
        </w:rPr>
        <w:t xml:space="preserve"> </w:t>
      </w:r>
      <w:r w:rsidR="00FF3C28" w:rsidRPr="00E60ED9">
        <w:t>literature</w:t>
      </w:r>
      <w:r w:rsidR="00FF3C28" w:rsidRPr="00E60ED9">
        <w:rPr>
          <w:spacing w:val="-13"/>
        </w:rPr>
        <w:t xml:space="preserve"> </w:t>
      </w:r>
      <w:r w:rsidR="00FF3C28" w:rsidRPr="00E60ED9">
        <w:t>on</w:t>
      </w:r>
      <w:r w:rsidR="00FF3C28" w:rsidRPr="00E60ED9">
        <w:rPr>
          <w:spacing w:val="-13"/>
        </w:rPr>
        <w:t xml:space="preserve"> </w:t>
      </w:r>
      <w:r w:rsidR="00FF3C28" w:rsidRPr="00E60ED9">
        <w:t>the</w:t>
      </w:r>
      <w:r w:rsidR="00FF3C28" w:rsidRPr="00E60ED9">
        <w:rPr>
          <w:spacing w:val="-13"/>
        </w:rPr>
        <w:t xml:space="preserve"> </w:t>
      </w:r>
      <w:r w:rsidR="00FF3C28" w:rsidRPr="00E60ED9">
        <w:t>Japanese</w:t>
      </w:r>
      <w:r w:rsidR="00FF3C28" w:rsidRPr="00E60ED9">
        <w:rPr>
          <w:spacing w:val="-13"/>
        </w:rPr>
        <w:t xml:space="preserve"> </w:t>
      </w:r>
      <w:r w:rsidR="00FF3C28" w:rsidRPr="00E60ED9">
        <w:t>case</w:t>
      </w:r>
      <w:r w:rsidR="00FF3C28" w:rsidRPr="003741D5">
        <w:rPr>
          <w:spacing w:val="-9"/>
        </w:rPr>
        <w:t xml:space="preserve"> </w:t>
      </w:r>
      <w:del w:id="115" w:author="Author" w:date="2024-02-01T10:43:00Z">
        <w:r>
          <w:delText>is published</w:delText>
        </w:r>
        <w:r>
          <w:rPr>
            <w:spacing w:val="-9"/>
          </w:rPr>
          <w:delText xml:space="preserve"> </w:delText>
        </w:r>
        <w:r>
          <w:delText>by</w:delText>
        </w:r>
        <w:r>
          <w:rPr>
            <w:spacing w:val="-9"/>
          </w:rPr>
          <w:delText xml:space="preserve"> </w:delText>
        </w:r>
      </w:del>
      <w:moveFromRangeStart w:id="116" w:author="Author" w:date="2024-02-01T10:43:00Z" w:name="move157676607"/>
      <w:moveFrom w:id="117" w:author="Author" w:date="2024-02-01T10:43:00Z">
        <w:r w:rsidR="00E54DC9" w:rsidRPr="00E60ED9">
          <w:t>Oshiro</w:t>
        </w:r>
        <w:r w:rsidR="00E54DC9" w:rsidRPr="00E60ED9">
          <w:rPr>
            <w:spacing w:val="-9"/>
          </w:rPr>
          <w:t xml:space="preserve"> </w:t>
        </w:r>
        <w:r w:rsidR="00E54DC9" w:rsidRPr="00E60ED9">
          <w:t>et</w:t>
        </w:r>
        <w:r w:rsidR="00E54DC9" w:rsidRPr="00E60ED9">
          <w:rPr>
            <w:spacing w:val="-9"/>
          </w:rPr>
          <w:t xml:space="preserve"> </w:t>
        </w:r>
        <w:r w:rsidR="00E54DC9" w:rsidRPr="00E60ED9">
          <w:t>al.</w:t>
        </w:r>
        <w:r w:rsidR="00E54DC9" w:rsidRPr="003741D5">
          <w:t xml:space="preserve"> </w:t>
        </w:r>
      </w:moveFrom>
      <w:moveFromRangeEnd w:id="116"/>
      <w:r>
        <w:fldChar w:fldCharType="begin"/>
      </w:r>
      <w:r>
        <w:instrText xml:space="preserve"> HYPERLINK \l "_bookmark70" </w:instrText>
      </w:r>
      <w:r>
        <w:fldChar w:fldCharType="separate"/>
      </w:r>
      <w:r w:rsidR="00FF3C28" w:rsidRPr="00E60ED9">
        <w:t>[30].</w:t>
      </w:r>
      <w:r>
        <w:fldChar w:fldCharType="end"/>
      </w:r>
      <w:r w:rsidR="00FF3C28" w:rsidRPr="00E60ED9">
        <w:rPr>
          <w:spacing w:val="10"/>
        </w:rPr>
        <w:t xml:space="preserve"> </w:t>
      </w:r>
      <w:del w:id="118" w:author="Author" w:date="2024-02-01T10:43:00Z">
        <w:r>
          <w:delText>In</w:delText>
        </w:r>
        <w:r>
          <w:rPr>
            <w:spacing w:val="-9"/>
          </w:rPr>
          <w:delText xml:space="preserve"> </w:delText>
        </w:r>
        <w:r>
          <w:delText>contrast</w:delText>
        </w:r>
      </w:del>
      <w:ins w:id="119" w:author="Author" w:date="2024-02-01T10:43:00Z">
        <w:r w:rsidR="00181FFD">
          <w:t>Contrary</w:t>
        </w:r>
      </w:ins>
      <w:r w:rsidR="00FF3C28" w:rsidRPr="00E60ED9">
        <w:rPr>
          <w:spacing w:val="-9"/>
        </w:rPr>
        <w:t xml:space="preserve"> </w:t>
      </w:r>
      <w:r w:rsidR="00FF3C28" w:rsidRPr="00E60ED9">
        <w:t>to</w:t>
      </w:r>
      <w:r w:rsidR="00FF3C28" w:rsidRPr="00E60ED9">
        <w:rPr>
          <w:spacing w:val="-9"/>
        </w:rPr>
        <w:t xml:space="preserve"> </w:t>
      </w:r>
      <w:proofErr w:type="spellStart"/>
      <w:r w:rsidR="00FF3C28" w:rsidRPr="00E60ED9">
        <w:t>Nesheiwat</w:t>
      </w:r>
      <w:proofErr w:type="spellEnd"/>
      <w:r w:rsidR="00FF3C28" w:rsidRPr="00E60ED9">
        <w:rPr>
          <w:spacing w:val="-9"/>
        </w:rPr>
        <w:t xml:space="preserve"> </w:t>
      </w:r>
      <w:r w:rsidR="00FF3C28" w:rsidRPr="00E60ED9">
        <w:t>and</w:t>
      </w:r>
      <w:r w:rsidR="00FF3C28" w:rsidRPr="00E60ED9">
        <w:rPr>
          <w:spacing w:val="-9"/>
        </w:rPr>
        <w:t xml:space="preserve"> </w:t>
      </w:r>
      <w:r w:rsidR="00FF3C28" w:rsidRPr="00E60ED9">
        <w:t>Cross,</w:t>
      </w:r>
      <w:r w:rsidR="00FF3C28" w:rsidRPr="00E60ED9">
        <w:rPr>
          <w:spacing w:val="-9"/>
        </w:rPr>
        <w:t xml:space="preserve"> </w:t>
      </w:r>
      <w:del w:id="120" w:author="Author" w:date="2024-02-01T10:43:00Z">
        <w:r>
          <w:delText>the</w:delText>
        </w:r>
        <w:r>
          <w:rPr>
            <w:spacing w:val="-9"/>
          </w:rPr>
          <w:delText xml:space="preserve"> </w:delText>
        </w:r>
        <w:r>
          <w:delText>latter</w:delText>
        </w:r>
        <w:r>
          <w:rPr>
            <w:spacing w:val="-9"/>
          </w:rPr>
          <w:delText xml:space="preserve"> </w:delText>
        </w:r>
        <w:r>
          <w:delText>authors</w:delText>
        </w:r>
        <w:r>
          <w:rPr>
            <w:spacing w:val="-9"/>
          </w:rPr>
          <w:delText xml:space="preserve"> </w:delText>
        </w:r>
        <w:r>
          <w:delText>focus</w:delText>
        </w:r>
      </w:del>
      <w:ins w:id="121" w:author="Author" w:date="2024-02-01T10:43:00Z">
        <w:r w:rsidR="00181FFD" w:rsidRPr="00E60ED9">
          <w:t>Oshiro</w:t>
        </w:r>
        <w:r w:rsidR="00181FFD" w:rsidRPr="00E60ED9">
          <w:rPr>
            <w:spacing w:val="-9"/>
          </w:rPr>
          <w:t xml:space="preserve"> </w:t>
        </w:r>
        <w:r w:rsidR="00181FFD" w:rsidRPr="00E60ED9">
          <w:t>et</w:t>
        </w:r>
        <w:r w:rsidR="00181FFD" w:rsidRPr="00E60ED9">
          <w:rPr>
            <w:spacing w:val="-9"/>
          </w:rPr>
          <w:t xml:space="preserve"> </w:t>
        </w:r>
        <w:r w:rsidR="00181FFD" w:rsidRPr="00E60ED9">
          <w:t>al.</w:t>
        </w:r>
        <w:r w:rsidR="00181FFD" w:rsidRPr="00E60ED9">
          <w:rPr>
            <w:spacing w:val="10"/>
          </w:rPr>
          <w:t xml:space="preserve"> </w:t>
        </w:r>
        <w:r w:rsidR="00FF3C28" w:rsidRPr="00E60ED9">
          <w:t>focus</w:t>
        </w:r>
        <w:r w:rsidR="00181FFD">
          <w:t>ed</w:t>
        </w:r>
      </w:ins>
      <w:r w:rsidR="00FF3C28" w:rsidRPr="00E60ED9">
        <w:rPr>
          <w:spacing w:val="-9"/>
        </w:rPr>
        <w:t xml:space="preserve"> </w:t>
      </w:r>
      <w:r w:rsidR="00FF3C28" w:rsidRPr="00E60ED9">
        <w:t xml:space="preserve">particularly on the interaction between the decarbonization of the Japanese energy system and its implications for </w:t>
      </w:r>
      <w:r w:rsidR="00FF3C28" w:rsidRPr="00E60ED9">
        <w:rPr>
          <w:spacing w:val="-2"/>
        </w:rPr>
        <w:t>national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energy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security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policy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and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the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use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of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LNG.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Hong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et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al.</w:t>
      </w:r>
      <w:r w:rsidR="00FF3C28" w:rsidRPr="00E60ED9">
        <w:rPr>
          <w:spacing w:val="14"/>
        </w:rPr>
        <w:t xml:space="preserve"> </w:t>
      </w:r>
      <w:hyperlink w:anchor="_bookmark71" w:history="1">
        <w:r w:rsidR="00FF3C28" w:rsidRPr="00E60ED9">
          <w:rPr>
            <w:spacing w:val="-2"/>
          </w:rPr>
          <w:t>[31]</w:t>
        </w:r>
      </w:hyperlink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also</w:t>
      </w:r>
      <w:r w:rsidR="00FF3C28" w:rsidRPr="00E60ED9">
        <w:rPr>
          <w:spacing w:val="-9"/>
        </w:rPr>
        <w:t xml:space="preserve"> </w:t>
      </w:r>
      <w:del w:id="122" w:author="Author" w:date="2024-02-01T10:43:00Z">
        <w:r>
          <w:rPr>
            <w:spacing w:val="-2"/>
          </w:rPr>
          <w:delText>provide</w:delText>
        </w:r>
      </w:del>
      <w:ins w:id="123" w:author="Author" w:date="2024-02-01T10:43:00Z">
        <w:r w:rsidR="00B73C00">
          <w:rPr>
            <w:spacing w:val="-2"/>
          </w:rPr>
          <w:t>conducted</w:t>
        </w:r>
      </w:ins>
      <w:r w:rsidR="00B73C00" w:rsidRPr="00E60ED9">
        <w:rPr>
          <w:spacing w:val="-9"/>
        </w:rPr>
        <w:t xml:space="preserve"> </w:t>
      </w:r>
      <w:r w:rsidR="00FF3C28" w:rsidRPr="00E60ED9">
        <w:rPr>
          <w:spacing w:val="-2"/>
        </w:rPr>
        <w:t>a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detailed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analysis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of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 xml:space="preserve">an </w:t>
      </w:r>
      <w:r w:rsidR="00FF3C28" w:rsidRPr="00E60ED9">
        <w:t>Asian</w:t>
      </w:r>
      <w:r w:rsidR="00FF3C28" w:rsidRPr="00E60ED9">
        <w:rPr>
          <w:spacing w:val="-8"/>
        </w:rPr>
        <w:t xml:space="preserve"> </w:t>
      </w:r>
      <w:r w:rsidR="00FF3C28" w:rsidRPr="00E60ED9">
        <w:t>country.</w:t>
      </w:r>
      <w:r w:rsidR="00FF3C28" w:rsidRPr="00E60ED9">
        <w:rPr>
          <w:spacing w:val="9"/>
        </w:rPr>
        <w:t xml:space="preserve"> </w:t>
      </w:r>
      <w:r w:rsidR="00FF3C28" w:rsidRPr="00E60ED9">
        <w:t>The</w:t>
      </w:r>
      <w:r w:rsidR="00FF3C28" w:rsidRPr="00E60ED9">
        <w:rPr>
          <w:spacing w:val="-8"/>
        </w:rPr>
        <w:t xml:space="preserve"> </w:t>
      </w:r>
      <w:r w:rsidR="00FF3C28" w:rsidRPr="00E60ED9">
        <w:t>authors</w:t>
      </w:r>
      <w:r w:rsidR="00FF3C28" w:rsidRPr="00E60ED9">
        <w:rPr>
          <w:spacing w:val="-8"/>
        </w:rPr>
        <w:t xml:space="preserve"> </w:t>
      </w:r>
      <w:del w:id="124" w:author="Author" w:date="2024-02-01T10:43:00Z">
        <w:r>
          <w:delText>detail</w:delText>
        </w:r>
      </w:del>
      <w:ins w:id="125" w:author="Author" w:date="2024-02-01T10:43:00Z">
        <w:r w:rsidR="00FF3C28" w:rsidRPr="00E60ED9">
          <w:t>detail</w:t>
        </w:r>
        <w:r w:rsidR="00B73C00">
          <w:t>ed</w:t>
        </w:r>
      </w:ins>
      <w:r w:rsidR="00FF3C28" w:rsidRPr="00E60ED9">
        <w:rPr>
          <w:spacing w:val="-8"/>
        </w:rPr>
        <w:t xml:space="preserve"> </w:t>
      </w:r>
      <w:r w:rsidR="00FF3C28" w:rsidRPr="00E60ED9">
        <w:t>long-term</w:t>
      </w:r>
      <w:r w:rsidR="00FF3C28" w:rsidRPr="00E60ED9">
        <w:rPr>
          <w:spacing w:val="-8"/>
        </w:rPr>
        <w:t xml:space="preserve"> </w:t>
      </w:r>
      <w:r w:rsidR="00FF3C28" w:rsidRPr="00E60ED9">
        <w:t>energy</w:t>
      </w:r>
      <w:r w:rsidR="00FF3C28" w:rsidRPr="00E60ED9">
        <w:rPr>
          <w:spacing w:val="-8"/>
        </w:rPr>
        <w:t xml:space="preserve"> </w:t>
      </w:r>
      <w:r w:rsidR="00FF3C28" w:rsidRPr="00E60ED9">
        <w:t>transition</w:t>
      </w:r>
      <w:r w:rsidR="00FF3C28" w:rsidRPr="00E60ED9">
        <w:rPr>
          <w:spacing w:val="-8"/>
        </w:rPr>
        <w:t xml:space="preserve"> </w:t>
      </w:r>
      <w:r w:rsidR="00FF3C28" w:rsidRPr="00E60ED9">
        <w:t>scenarios</w:t>
      </w:r>
      <w:r w:rsidR="00FF3C28" w:rsidRPr="00E60ED9">
        <w:rPr>
          <w:spacing w:val="-8"/>
        </w:rPr>
        <w:t xml:space="preserve"> </w:t>
      </w:r>
      <w:r w:rsidR="00FF3C28" w:rsidRPr="00E60ED9">
        <w:t>for</w:t>
      </w:r>
      <w:r w:rsidR="00FF3C28" w:rsidRPr="00E60ED9">
        <w:rPr>
          <w:spacing w:val="-8"/>
        </w:rPr>
        <w:t xml:space="preserve"> </w:t>
      </w:r>
      <w:r w:rsidR="00FF3C28" w:rsidRPr="00E60ED9">
        <w:t>South</w:t>
      </w:r>
      <w:r w:rsidR="00FF3C28" w:rsidRPr="00E60ED9">
        <w:rPr>
          <w:spacing w:val="-8"/>
        </w:rPr>
        <w:t xml:space="preserve"> </w:t>
      </w:r>
      <w:r w:rsidR="00FF3C28" w:rsidRPr="00E60ED9">
        <w:t>Korea</w:t>
      </w:r>
      <w:r w:rsidR="00FF3C28" w:rsidRPr="00E60ED9">
        <w:rPr>
          <w:spacing w:val="-8"/>
        </w:rPr>
        <w:t xml:space="preserve"> </w:t>
      </w:r>
      <w:r w:rsidR="00FF3C28" w:rsidRPr="00E60ED9">
        <w:t>and</w:t>
      </w:r>
      <w:r w:rsidR="00FF3C28" w:rsidRPr="00E60ED9">
        <w:rPr>
          <w:spacing w:val="-8"/>
        </w:rPr>
        <w:t xml:space="preserve"> </w:t>
      </w:r>
      <w:del w:id="126" w:author="Author" w:date="2024-02-01T10:43:00Z">
        <w:r>
          <w:delText>show</w:delText>
        </w:r>
      </w:del>
      <w:ins w:id="127" w:author="Author" w:date="2024-02-01T10:43:00Z">
        <w:r w:rsidR="00FF3C28" w:rsidRPr="00E60ED9">
          <w:t>show</w:t>
        </w:r>
        <w:r w:rsidR="00B73C00">
          <w:t>ed</w:t>
        </w:r>
      </w:ins>
      <w:r w:rsidR="00FF3C28" w:rsidRPr="00E60ED9">
        <w:rPr>
          <w:spacing w:val="-8"/>
        </w:rPr>
        <w:t xml:space="preserve"> </w:t>
      </w:r>
      <w:r w:rsidR="00FF3C28" w:rsidRPr="00E60ED9">
        <w:t xml:space="preserve">that </w:t>
      </w:r>
      <w:r w:rsidR="00FF3C28" w:rsidRPr="00E60ED9">
        <w:rPr>
          <w:spacing w:val="-4"/>
        </w:rPr>
        <w:t xml:space="preserve">the country, which is currently heavily dependent on LNG, can achieve a gas-free energy system and thus </w:t>
      </w:r>
      <w:r w:rsidR="00FF3C28" w:rsidRPr="00E60ED9">
        <w:t>carbon</w:t>
      </w:r>
      <w:r w:rsidR="00FF3C28" w:rsidRPr="00E60ED9">
        <w:rPr>
          <w:spacing w:val="-13"/>
        </w:rPr>
        <w:t xml:space="preserve"> </w:t>
      </w:r>
      <w:r w:rsidR="00FF3C28" w:rsidRPr="00E60ED9">
        <w:t>neutrality. However,</w:t>
      </w:r>
      <w:r w:rsidR="00FF3C28" w:rsidRPr="00E60ED9">
        <w:rPr>
          <w:spacing w:val="-13"/>
        </w:rPr>
        <w:t xml:space="preserve"> </w:t>
      </w:r>
      <w:r w:rsidR="00FF3C28" w:rsidRPr="00E60ED9">
        <w:t>they</w:t>
      </w:r>
      <w:r w:rsidR="00FF3C28" w:rsidRPr="00E60ED9">
        <w:rPr>
          <w:spacing w:val="-13"/>
        </w:rPr>
        <w:t xml:space="preserve"> </w:t>
      </w:r>
      <w:r w:rsidR="00FF3C28" w:rsidRPr="00E60ED9">
        <w:t>also</w:t>
      </w:r>
      <w:r w:rsidR="00FF3C28" w:rsidRPr="00E60ED9">
        <w:rPr>
          <w:spacing w:val="-14"/>
        </w:rPr>
        <w:t xml:space="preserve"> </w:t>
      </w:r>
      <w:del w:id="128" w:author="Author" w:date="2024-02-01T10:43:00Z">
        <w:r>
          <w:delText>point</w:delText>
        </w:r>
      </w:del>
      <w:ins w:id="129" w:author="Author" w:date="2024-02-01T10:43:00Z">
        <w:r w:rsidR="00FF3C28" w:rsidRPr="00E60ED9">
          <w:t>point</w:t>
        </w:r>
        <w:r w:rsidR="00EE3F44">
          <w:t>ed</w:t>
        </w:r>
      </w:ins>
      <w:r w:rsidR="00FF3C28" w:rsidRPr="00E60ED9">
        <w:rPr>
          <w:spacing w:val="-13"/>
        </w:rPr>
        <w:t xml:space="preserve"> </w:t>
      </w:r>
      <w:r w:rsidR="00FF3C28" w:rsidRPr="00E60ED9">
        <w:t>out</w:t>
      </w:r>
      <w:r w:rsidR="00FF3C28" w:rsidRPr="00E60ED9">
        <w:rPr>
          <w:spacing w:val="-13"/>
        </w:rPr>
        <w:t xml:space="preserve"> </w:t>
      </w:r>
      <w:r w:rsidR="00FF3C28" w:rsidRPr="00E60ED9">
        <w:t>the</w:t>
      </w:r>
      <w:r w:rsidR="00FF3C28" w:rsidRPr="00E60ED9">
        <w:rPr>
          <w:spacing w:val="-13"/>
        </w:rPr>
        <w:t xml:space="preserve"> </w:t>
      </w:r>
      <w:r w:rsidR="00FF3C28" w:rsidRPr="00E60ED9">
        <w:t>major</w:t>
      </w:r>
      <w:r w:rsidR="00FF3C28" w:rsidRPr="00E60ED9">
        <w:rPr>
          <w:spacing w:val="-13"/>
        </w:rPr>
        <w:t xml:space="preserve"> </w:t>
      </w:r>
      <w:r w:rsidR="00FF3C28" w:rsidRPr="00E60ED9">
        <w:t>challenges</w:t>
      </w:r>
      <w:r w:rsidR="00FF3C28" w:rsidRPr="00E60ED9">
        <w:rPr>
          <w:spacing w:val="-13"/>
        </w:rPr>
        <w:t xml:space="preserve"> </w:t>
      </w:r>
      <w:r w:rsidR="00FF3C28" w:rsidRPr="00E60ED9">
        <w:t>for</w:t>
      </w:r>
      <w:r w:rsidR="00FF3C28" w:rsidRPr="00E60ED9">
        <w:rPr>
          <w:spacing w:val="-13"/>
        </w:rPr>
        <w:t xml:space="preserve"> </w:t>
      </w:r>
      <w:r w:rsidR="00FF3C28" w:rsidRPr="00E60ED9">
        <w:t>South</w:t>
      </w:r>
      <w:r w:rsidR="00FF3C28" w:rsidRPr="00E60ED9">
        <w:rPr>
          <w:spacing w:val="-13"/>
        </w:rPr>
        <w:t xml:space="preserve"> </w:t>
      </w:r>
      <w:r w:rsidR="00FF3C28" w:rsidRPr="00E60ED9">
        <w:t>Korea’s</w:t>
      </w:r>
      <w:r w:rsidR="00FF3C28" w:rsidRPr="00E60ED9">
        <w:rPr>
          <w:spacing w:val="-13"/>
        </w:rPr>
        <w:t xml:space="preserve"> </w:t>
      </w:r>
      <w:r w:rsidR="00FF3C28" w:rsidRPr="00E60ED9">
        <w:t>energy</w:t>
      </w:r>
      <w:r w:rsidR="00FF3C28" w:rsidRPr="00E60ED9">
        <w:rPr>
          <w:spacing w:val="-13"/>
        </w:rPr>
        <w:t xml:space="preserve"> </w:t>
      </w:r>
      <w:r w:rsidR="00FF3C28" w:rsidRPr="00E60ED9">
        <w:t>system</w:t>
      </w:r>
      <w:r w:rsidR="00FF3C28" w:rsidRPr="00E60ED9">
        <w:rPr>
          <w:spacing w:val="-14"/>
        </w:rPr>
        <w:t xml:space="preserve"> </w:t>
      </w:r>
      <w:r w:rsidR="00FF3C28" w:rsidRPr="00E60ED9">
        <w:t xml:space="preserve">if </w:t>
      </w:r>
      <w:r w:rsidR="00FF3C28" w:rsidRPr="00E60ED9">
        <w:rPr>
          <w:spacing w:val="-2"/>
        </w:rPr>
        <w:t>it</w:t>
      </w:r>
      <w:r w:rsidR="00FF3C28" w:rsidRPr="00E60ED9">
        <w:rPr>
          <w:spacing w:val="-12"/>
        </w:rPr>
        <w:t xml:space="preserve"> </w:t>
      </w:r>
      <w:del w:id="130" w:author="Author" w:date="2024-02-01T10:43:00Z">
        <w:r>
          <w:rPr>
            <w:spacing w:val="-2"/>
          </w:rPr>
          <w:delText>relies</w:delText>
        </w:r>
        <w:r>
          <w:rPr>
            <w:spacing w:val="-12"/>
          </w:rPr>
          <w:delText xml:space="preserve"> </w:delText>
        </w:r>
      </w:del>
      <w:r w:rsidR="006C43C3" w:rsidRPr="00E60ED9">
        <w:rPr>
          <w:spacing w:val="-2"/>
        </w:rPr>
        <w:t>entirely</w:t>
      </w:r>
      <w:ins w:id="131" w:author="Author" w:date="2024-02-01T10:43:00Z">
        <w:r w:rsidR="006C43C3" w:rsidRPr="00E60ED9">
          <w:rPr>
            <w:spacing w:val="-12"/>
          </w:rPr>
          <w:t xml:space="preserve"> </w:t>
        </w:r>
        <w:r w:rsidR="00FF3C28" w:rsidRPr="00E60ED9">
          <w:rPr>
            <w:spacing w:val="-2"/>
          </w:rPr>
          <w:t>relies</w:t>
        </w:r>
      </w:ins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on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renewable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energy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sources.</w:t>
      </w:r>
      <w:r w:rsidR="00FF3C28" w:rsidRPr="00E60ED9">
        <w:rPr>
          <w:spacing w:val="-12"/>
        </w:rPr>
        <w:t xml:space="preserve"> </w:t>
      </w:r>
      <w:commentRangeStart w:id="132"/>
      <w:r w:rsidR="00FF3C28" w:rsidRPr="00E60ED9">
        <w:rPr>
          <w:spacing w:val="-2"/>
        </w:rPr>
        <w:t>For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the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European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national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perspective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on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this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topic,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 xml:space="preserve">among </w:t>
      </w:r>
      <w:r w:rsidR="00FF3C28" w:rsidRPr="00E60ED9">
        <w:t>other</w:t>
      </w:r>
      <w:r w:rsidR="00FF3C28" w:rsidRPr="00E60ED9">
        <w:rPr>
          <w:spacing w:val="-1"/>
        </w:rPr>
        <w:t xml:space="preserve"> </w:t>
      </w:r>
      <w:r w:rsidR="00FF3C28" w:rsidRPr="00E60ED9">
        <w:t xml:space="preserve">studies, </w:t>
      </w:r>
      <w:proofErr w:type="spellStart"/>
      <w:r w:rsidR="00FF3C28" w:rsidRPr="00E60ED9">
        <w:t>Brauers</w:t>
      </w:r>
      <w:proofErr w:type="spellEnd"/>
      <w:r w:rsidR="00FF3C28" w:rsidRPr="00E60ED9">
        <w:rPr>
          <w:spacing w:val="-1"/>
        </w:rPr>
        <w:t xml:space="preserve"> </w:t>
      </w:r>
      <w:r w:rsidR="00FF3C28" w:rsidRPr="00E60ED9">
        <w:t>et al.</w:t>
      </w:r>
      <w:r w:rsidR="00FF3C28" w:rsidRPr="00E60ED9">
        <w:rPr>
          <w:spacing w:val="27"/>
        </w:rPr>
        <w:t xml:space="preserve"> </w:t>
      </w:r>
      <w:hyperlink w:anchor="_bookmark72" w:history="1">
        <w:r w:rsidR="00FF3C28" w:rsidRPr="00E60ED9">
          <w:t>[32]</w:t>
        </w:r>
      </w:hyperlink>
      <w:r w:rsidR="00FF3C28" w:rsidRPr="00E60ED9">
        <w:rPr>
          <w:spacing w:val="-1"/>
        </w:rPr>
        <w:t xml:space="preserve"> </w:t>
      </w:r>
      <w:r w:rsidR="00FF3C28" w:rsidRPr="00E60ED9">
        <w:t>and</w:t>
      </w:r>
      <w:r w:rsidR="00FF3C28" w:rsidRPr="00E60ED9">
        <w:rPr>
          <w:spacing w:val="-1"/>
        </w:rPr>
        <w:t xml:space="preserve"> </w:t>
      </w:r>
      <w:proofErr w:type="spellStart"/>
      <w:r w:rsidR="00FF3C28" w:rsidRPr="00E60ED9">
        <w:t>Grigoryev</w:t>
      </w:r>
      <w:proofErr w:type="spellEnd"/>
      <w:r w:rsidR="00FF3C28" w:rsidRPr="00E60ED9">
        <w:rPr>
          <w:spacing w:val="-1"/>
        </w:rPr>
        <w:t xml:space="preserve"> </w:t>
      </w:r>
      <w:r w:rsidR="00FF3C28" w:rsidRPr="00E60ED9">
        <w:t>and</w:t>
      </w:r>
      <w:r w:rsidR="00FF3C28" w:rsidRPr="00E60ED9">
        <w:rPr>
          <w:spacing w:val="-1"/>
        </w:rPr>
        <w:t xml:space="preserve"> </w:t>
      </w:r>
      <w:proofErr w:type="spellStart"/>
      <w:r w:rsidR="00FF3C28" w:rsidRPr="00E60ED9">
        <w:t>Medzhidova</w:t>
      </w:r>
      <w:proofErr w:type="spellEnd"/>
      <w:r w:rsidR="00FF3C28" w:rsidRPr="00E60ED9">
        <w:rPr>
          <w:spacing w:val="-1"/>
        </w:rPr>
        <w:t xml:space="preserve"> </w:t>
      </w:r>
      <w:commentRangeEnd w:id="132"/>
      <w:r w:rsidR="00AB0F5A">
        <w:rPr>
          <w:rStyle w:val="Kommentarzeichen"/>
        </w:rPr>
        <w:commentReference w:id="132"/>
      </w:r>
      <w:hyperlink w:anchor="_bookmark73" w:history="1">
        <w:r w:rsidR="00FF3C28" w:rsidRPr="00E60ED9">
          <w:t>[33].</w:t>
        </w:r>
      </w:hyperlink>
      <w:r w:rsidR="00FF3C28" w:rsidRPr="00E60ED9">
        <w:rPr>
          <w:spacing w:val="27"/>
        </w:rPr>
        <w:t xml:space="preserve"> </w:t>
      </w:r>
      <w:r w:rsidR="00FF3C28" w:rsidRPr="00E60ED9">
        <w:t>While</w:t>
      </w:r>
      <w:r w:rsidR="00FF3C28" w:rsidRPr="00E60ED9">
        <w:rPr>
          <w:spacing w:val="-1"/>
        </w:rPr>
        <w:t xml:space="preserve"> </w:t>
      </w:r>
      <w:r w:rsidR="00FF3C28" w:rsidRPr="00E60ED9">
        <w:t>the</w:t>
      </w:r>
      <w:r w:rsidR="00FF3C28" w:rsidRPr="00E60ED9">
        <w:rPr>
          <w:spacing w:val="-1"/>
        </w:rPr>
        <w:t xml:space="preserve"> </w:t>
      </w:r>
      <w:commentRangeStart w:id="133"/>
      <w:r w:rsidR="00FF3C28" w:rsidRPr="00E60ED9">
        <w:t>first</w:t>
      </w:r>
      <w:r w:rsidR="00FF3C28" w:rsidRPr="00E60ED9">
        <w:rPr>
          <w:spacing w:val="-1"/>
        </w:rPr>
        <w:t xml:space="preserve"> </w:t>
      </w:r>
      <w:r w:rsidR="00FF3C28" w:rsidRPr="00E60ED9">
        <w:t>authors</w:t>
      </w:r>
      <w:r w:rsidR="00FF3C28" w:rsidRPr="00E60ED9">
        <w:rPr>
          <w:spacing w:val="-1"/>
        </w:rPr>
        <w:t xml:space="preserve"> </w:t>
      </w:r>
      <w:commentRangeEnd w:id="133"/>
      <w:del w:id="134" w:author="Author" w:date="2024-02-01T10:43:00Z">
        <w:r>
          <w:delText>focus</w:delText>
        </w:r>
      </w:del>
      <w:ins w:id="135" w:author="Author" w:date="2024-02-01T10:43:00Z">
        <w:r w:rsidR="00AB0F5A">
          <w:rPr>
            <w:rStyle w:val="Kommentarzeichen"/>
          </w:rPr>
          <w:commentReference w:id="133"/>
        </w:r>
        <w:r w:rsidR="00FF3C28" w:rsidRPr="00E60ED9">
          <w:t>focus</w:t>
        </w:r>
        <w:r w:rsidR="00AB0F5A">
          <w:t>ed</w:t>
        </w:r>
      </w:ins>
      <w:r w:rsidR="00FF3C28" w:rsidRPr="00E60ED9">
        <w:rPr>
          <w:spacing w:val="-1"/>
        </w:rPr>
        <w:t xml:space="preserve"> </w:t>
      </w:r>
      <w:r w:rsidR="00FF3C28" w:rsidRPr="00E60ED9">
        <w:t>on the</w:t>
      </w:r>
      <w:r w:rsidR="00FF3C28" w:rsidRPr="00E60ED9">
        <w:rPr>
          <w:spacing w:val="-8"/>
        </w:rPr>
        <w:t xml:space="preserve"> </w:t>
      </w:r>
      <w:r w:rsidR="00FF3C28" w:rsidRPr="00E60ED9">
        <w:t>case</w:t>
      </w:r>
      <w:r w:rsidR="00FF3C28" w:rsidRPr="00E60ED9">
        <w:rPr>
          <w:spacing w:val="-8"/>
        </w:rPr>
        <w:t xml:space="preserve"> </w:t>
      </w:r>
      <w:r w:rsidR="00FF3C28" w:rsidRPr="00E60ED9">
        <w:t>of</w:t>
      </w:r>
      <w:r w:rsidR="00FF3C28" w:rsidRPr="00E60ED9">
        <w:rPr>
          <w:spacing w:val="-8"/>
        </w:rPr>
        <w:t xml:space="preserve"> </w:t>
      </w:r>
      <w:r w:rsidR="00FF3C28" w:rsidRPr="00E60ED9">
        <w:t>Germany</w:t>
      </w:r>
      <w:r w:rsidR="00FF3C28" w:rsidRPr="00E60ED9">
        <w:rPr>
          <w:spacing w:val="-8"/>
        </w:rPr>
        <w:t xml:space="preserve"> </w:t>
      </w:r>
      <w:r w:rsidR="00FF3C28" w:rsidRPr="00E60ED9">
        <w:t>and</w:t>
      </w:r>
      <w:r w:rsidR="00FF3C28" w:rsidRPr="00E60ED9">
        <w:rPr>
          <w:spacing w:val="-8"/>
        </w:rPr>
        <w:t xml:space="preserve"> </w:t>
      </w:r>
      <w:r w:rsidR="00FF3C28" w:rsidRPr="00E60ED9">
        <w:t>its</w:t>
      </w:r>
      <w:r w:rsidR="00FF3C28" w:rsidRPr="00E60ED9">
        <w:rPr>
          <w:spacing w:val="-8"/>
        </w:rPr>
        <w:t xml:space="preserve"> </w:t>
      </w:r>
      <w:r w:rsidR="00FF3C28" w:rsidRPr="00E60ED9">
        <w:t>lock-in</w:t>
      </w:r>
      <w:r w:rsidR="00FF3C28" w:rsidRPr="00E60ED9">
        <w:rPr>
          <w:spacing w:val="-8"/>
        </w:rPr>
        <w:t xml:space="preserve"> </w:t>
      </w:r>
      <w:r w:rsidR="00FF3C28" w:rsidRPr="00E60ED9">
        <w:t>effects</w:t>
      </w:r>
      <w:r w:rsidR="00FF3C28" w:rsidRPr="00E60ED9">
        <w:rPr>
          <w:spacing w:val="-8"/>
        </w:rPr>
        <w:t xml:space="preserve"> </w:t>
      </w:r>
      <w:r w:rsidR="00FF3C28" w:rsidRPr="00E60ED9">
        <w:t>in</w:t>
      </w:r>
      <w:r w:rsidR="00FF3C28" w:rsidRPr="00E60ED9">
        <w:rPr>
          <w:spacing w:val="-8"/>
        </w:rPr>
        <w:t xml:space="preserve"> </w:t>
      </w:r>
      <w:r w:rsidR="00FF3C28" w:rsidRPr="00E60ED9">
        <w:t>the</w:t>
      </w:r>
      <w:r w:rsidR="00FF3C28" w:rsidRPr="00E60ED9">
        <w:rPr>
          <w:spacing w:val="-8"/>
        </w:rPr>
        <w:t xml:space="preserve"> </w:t>
      </w:r>
      <w:r w:rsidR="00FF3C28" w:rsidRPr="00E60ED9">
        <w:t>face</w:t>
      </w:r>
      <w:r w:rsidR="00FF3C28" w:rsidRPr="00E60ED9">
        <w:rPr>
          <w:spacing w:val="-8"/>
        </w:rPr>
        <w:t xml:space="preserve"> </w:t>
      </w:r>
      <w:r w:rsidR="00FF3C28" w:rsidRPr="00E60ED9">
        <w:t>of</w:t>
      </w:r>
      <w:r w:rsidR="00FF3C28" w:rsidRPr="00E60ED9">
        <w:rPr>
          <w:spacing w:val="-8"/>
        </w:rPr>
        <w:t xml:space="preserve"> </w:t>
      </w:r>
      <w:r w:rsidR="00FF3C28" w:rsidRPr="00E60ED9">
        <w:t>LNG</w:t>
      </w:r>
      <w:r w:rsidR="00FF3C28" w:rsidRPr="00E60ED9">
        <w:rPr>
          <w:spacing w:val="-8"/>
        </w:rPr>
        <w:t xml:space="preserve"> </w:t>
      </w:r>
      <w:r w:rsidR="00FF3C28" w:rsidRPr="00E60ED9">
        <w:t>expansion</w:t>
      </w:r>
      <w:r w:rsidR="00FF3C28" w:rsidRPr="00E60ED9">
        <w:rPr>
          <w:spacing w:val="-8"/>
        </w:rPr>
        <w:t xml:space="preserve"> </w:t>
      </w:r>
      <w:r w:rsidR="00FF3C28" w:rsidRPr="00E60ED9">
        <w:t>plans</w:t>
      </w:r>
      <w:r w:rsidR="00FF3C28" w:rsidRPr="00E60ED9">
        <w:rPr>
          <w:spacing w:val="-8"/>
        </w:rPr>
        <w:t xml:space="preserve"> </w:t>
      </w:r>
      <w:r w:rsidR="00FF3C28" w:rsidRPr="00E60ED9">
        <w:t>in</w:t>
      </w:r>
      <w:r w:rsidR="00FF3C28" w:rsidRPr="00E60ED9">
        <w:rPr>
          <w:spacing w:val="-8"/>
        </w:rPr>
        <w:t xml:space="preserve"> </w:t>
      </w:r>
      <w:r w:rsidR="00FF3C28" w:rsidRPr="00E60ED9">
        <w:t>the</w:t>
      </w:r>
      <w:r w:rsidR="00FF3C28" w:rsidRPr="00E60ED9">
        <w:rPr>
          <w:spacing w:val="-8"/>
        </w:rPr>
        <w:t xml:space="preserve"> </w:t>
      </w:r>
      <w:r w:rsidR="00FF3C28" w:rsidRPr="00E60ED9">
        <w:t>context</w:t>
      </w:r>
      <w:r w:rsidR="00FF3C28" w:rsidRPr="00E60ED9">
        <w:rPr>
          <w:spacing w:val="-8"/>
        </w:rPr>
        <w:t xml:space="preserve"> </w:t>
      </w:r>
      <w:r w:rsidR="00FF3C28" w:rsidRPr="00E60ED9">
        <w:t>of</w:t>
      </w:r>
      <w:r w:rsidR="00FF3C28" w:rsidRPr="00E60ED9">
        <w:rPr>
          <w:spacing w:val="-8"/>
        </w:rPr>
        <w:t xml:space="preserve"> </w:t>
      </w:r>
      <w:r w:rsidR="00FF3C28" w:rsidRPr="00E60ED9">
        <w:t>national energy</w:t>
      </w:r>
      <w:r w:rsidR="00FF3C28" w:rsidRPr="00E60ED9">
        <w:rPr>
          <w:spacing w:val="-2"/>
        </w:rPr>
        <w:t xml:space="preserve"> </w:t>
      </w:r>
      <w:r w:rsidR="00FF3C28" w:rsidRPr="00E60ED9">
        <w:t>system</w:t>
      </w:r>
      <w:r w:rsidR="00FF3C28" w:rsidRPr="00E60ED9">
        <w:rPr>
          <w:spacing w:val="-2"/>
        </w:rPr>
        <w:t xml:space="preserve"> </w:t>
      </w:r>
      <w:r w:rsidR="00FF3C28" w:rsidRPr="00E60ED9">
        <w:t>decarbonization, the</w:t>
      </w:r>
      <w:r w:rsidR="00FF3C28" w:rsidRPr="00E60ED9">
        <w:rPr>
          <w:spacing w:val="-2"/>
        </w:rPr>
        <w:t xml:space="preserve"> </w:t>
      </w:r>
      <w:commentRangeStart w:id="136"/>
      <w:r w:rsidR="00FF3C28" w:rsidRPr="00E60ED9">
        <w:t>second</w:t>
      </w:r>
      <w:r w:rsidR="00FF3C28" w:rsidRPr="00E60ED9">
        <w:rPr>
          <w:spacing w:val="-2"/>
        </w:rPr>
        <w:t xml:space="preserve"> </w:t>
      </w:r>
      <w:r w:rsidR="00FF3C28" w:rsidRPr="00E60ED9">
        <w:t>authors</w:t>
      </w:r>
      <w:r w:rsidR="00FF3C28" w:rsidRPr="00E60ED9">
        <w:rPr>
          <w:spacing w:val="-2"/>
        </w:rPr>
        <w:t xml:space="preserve"> </w:t>
      </w:r>
      <w:commentRangeEnd w:id="136"/>
      <w:del w:id="137" w:author="Author" w:date="2024-02-01T10:43:00Z">
        <w:r>
          <w:delText>focus</w:delText>
        </w:r>
      </w:del>
      <w:ins w:id="138" w:author="Author" w:date="2024-02-01T10:43:00Z">
        <w:r w:rsidR="00AB0F5A">
          <w:rPr>
            <w:rStyle w:val="Kommentarzeichen"/>
          </w:rPr>
          <w:commentReference w:id="136"/>
        </w:r>
        <w:r w:rsidR="00FF3C28" w:rsidRPr="00E60ED9">
          <w:t>focus</w:t>
        </w:r>
        <w:r w:rsidR="00AB0F5A">
          <w:t>ed</w:t>
        </w:r>
      </w:ins>
      <w:r w:rsidR="00FF3C28" w:rsidRPr="00E60ED9">
        <w:rPr>
          <w:spacing w:val="-2"/>
        </w:rPr>
        <w:t xml:space="preserve"> </w:t>
      </w:r>
      <w:r w:rsidR="00FF3C28" w:rsidRPr="00E60ED9">
        <w:t>on</w:t>
      </w:r>
      <w:r w:rsidR="00FF3C28" w:rsidRPr="00E60ED9">
        <w:rPr>
          <w:spacing w:val="-2"/>
        </w:rPr>
        <w:t xml:space="preserve"> </w:t>
      </w:r>
      <w:r w:rsidR="00FF3C28" w:rsidRPr="00E60ED9">
        <w:t>the</w:t>
      </w:r>
      <w:r w:rsidR="00FF3C28" w:rsidRPr="00E60ED9">
        <w:rPr>
          <w:spacing w:val="-2"/>
        </w:rPr>
        <w:t xml:space="preserve"> </w:t>
      </w:r>
      <w:r w:rsidR="00FF3C28" w:rsidRPr="00E60ED9">
        <w:t>energy</w:t>
      </w:r>
      <w:r w:rsidR="00FF3C28" w:rsidRPr="00E60ED9">
        <w:rPr>
          <w:spacing w:val="-2"/>
        </w:rPr>
        <w:t xml:space="preserve"> </w:t>
      </w:r>
      <w:r w:rsidR="00FF3C28" w:rsidRPr="00E60ED9">
        <w:t>transition</w:t>
      </w:r>
      <w:r w:rsidR="00FF3C28" w:rsidRPr="00E60ED9">
        <w:rPr>
          <w:spacing w:val="-2"/>
        </w:rPr>
        <w:t xml:space="preserve"> </w:t>
      </w:r>
      <w:r w:rsidR="00FF3C28" w:rsidRPr="00E60ED9">
        <w:t>of</w:t>
      </w:r>
      <w:r w:rsidR="00FF3C28" w:rsidRPr="00E60ED9">
        <w:rPr>
          <w:spacing w:val="-2"/>
        </w:rPr>
        <w:t xml:space="preserve"> </w:t>
      </w:r>
      <w:r w:rsidR="00FF3C28" w:rsidRPr="00E60ED9">
        <w:t>the</w:t>
      </w:r>
      <w:r w:rsidR="00FF3C28" w:rsidRPr="00E60ED9">
        <w:rPr>
          <w:spacing w:val="-2"/>
        </w:rPr>
        <w:t xml:space="preserve"> </w:t>
      </w:r>
      <w:r w:rsidR="00FF3C28" w:rsidRPr="00E60ED9">
        <w:t>Baltic</w:t>
      </w:r>
      <w:r w:rsidR="00FF3C28" w:rsidRPr="00E60ED9">
        <w:rPr>
          <w:spacing w:val="-2"/>
        </w:rPr>
        <w:t xml:space="preserve"> </w:t>
      </w:r>
      <w:r w:rsidR="00FF3C28" w:rsidRPr="00E60ED9">
        <w:t>regions and the controversial role of LNG there.</w:t>
      </w:r>
      <w:r w:rsidR="00FF3C28" w:rsidRPr="00E60ED9">
        <w:rPr>
          <w:spacing w:val="32"/>
        </w:rPr>
        <w:t xml:space="preserve"> </w:t>
      </w:r>
      <w:del w:id="139" w:author="Author" w:date="2024-02-01T10:43:00Z">
        <w:r>
          <w:delText>Another</w:delText>
        </w:r>
      </w:del>
      <w:proofErr w:type="spellStart"/>
      <w:ins w:id="140" w:author="Author" w:date="2024-02-01T10:43:00Z">
        <w:r w:rsidR="002E0A12" w:rsidRPr="00E60ED9">
          <w:t>Moryadee</w:t>
        </w:r>
        <w:proofErr w:type="spellEnd"/>
        <w:r w:rsidR="002E0A12" w:rsidRPr="00E60ED9">
          <w:t xml:space="preserve"> and Gabriel [34]</w:t>
        </w:r>
        <w:r w:rsidR="002E0A12">
          <w:t xml:space="preserve"> conducted a</w:t>
        </w:r>
        <w:r w:rsidR="002E0A12" w:rsidRPr="00E60ED9">
          <w:t>nother</w:t>
        </w:r>
      </w:ins>
      <w:r w:rsidR="002E0A12" w:rsidRPr="00E60ED9">
        <w:t xml:space="preserve"> </w:t>
      </w:r>
      <w:r w:rsidR="00FF3C28" w:rsidRPr="00E60ED9">
        <w:t xml:space="preserve">study that </w:t>
      </w:r>
      <w:del w:id="141" w:author="Author" w:date="2024-02-01T10:43:00Z">
        <w:r>
          <w:delText>focuses</w:delText>
        </w:r>
      </w:del>
      <w:ins w:id="142" w:author="Author" w:date="2024-02-01T10:43:00Z">
        <w:r w:rsidR="00AB0F5A" w:rsidRPr="00E60ED9">
          <w:t>focuse</w:t>
        </w:r>
        <w:r w:rsidR="00AB0F5A">
          <w:t>d</w:t>
        </w:r>
      </w:ins>
      <w:r w:rsidR="00AB0F5A" w:rsidRPr="00E60ED9">
        <w:t xml:space="preserve"> </w:t>
      </w:r>
      <w:r w:rsidR="00FF3C28" w:rsidRPr="00E60ED9">
        <w:t xml:space="preserve">on </w:t>
      </w:r>
      <w:del w:id="143" w:author="Author" w:date="2024-02-01T10:43:00Z">
        <w:r>
          <w:delText>a</w:delText>
        </w:r>
      </w:del>
      <w:ins w:id="144" w:author="Author" w:date="2024-02-01T10:43:00Z">
        <w:r w:rsidR="00BD3BC7">
          <w:t>the</w:t>
        </w:r>
      </w:ins>
      <w:r w:rsidR="00BD3BC7" w:rsidRPr="00E60ED9">
        <w:t xml:space="preserve"> </w:t>
      </w:r>
      <w:r w:rsidR="00FF3C28" w:rsidRPr="00E60ED9">
        <w:t>regional aspect of the global LNG trade rather than a national perspective</w:t>
      </w:r>
      <w:del w:id="145" w:author="Author" w:date="2024-02-01T10:43:00Z">
        <w:r>
          <w:delText xml:space="preserve"> is provided by Moryadee and Gabriel </w:delText>
        </w:r>
        <w:r>
          <w:fldChar w:fldCharType="begin"/>
        </w:r>
        <w:r>
          <w:delInstrText xml:space="preserve"> HYPERLINK \l "_bookmark74" </w:delInstrText>
        </w:r>
        <w:r>
          <w:fldChar w:fldCharType="separate"/>
        </w:r>
        <w:r>
          <w:delText>[34].</w:delText>
        </w:r>
        <w:r>
          <w:fldChar w:fldCharType="end"/>
        </w:r>
      </w:del>
      <w:ins w:id="146" w:author="Author" w:date="2024-02-01T10:43:00Z">
        <w:r w:rsidR="001E40B3">
          <w:t>.</w:t>
        </w:r>
      </w:ins>
      <w:r w:rsidR="00FF3C28" w:rsidRPr="003741D5">
        <w:t xml:space="preserve"> </w:t>
      </w:r>
      <w:r w:rsidR="00FF3C28" w:rsidRPr="00E60ED9">
        <w:t xml:space="preserve">The authors </w:t>
      </w:r>
      <w:del w:id="147" w:author="Author" w:date="2024-02-01T10:43:00Z">
        <w:r>
          <w:delText>focus</w:delText>
        </w:r>
      </w:del>
      <w:ins w:id="148" w:author="Author" w:date="2024-02-01T10:43:00Z">
        <w:r w:rsidR="00FF3C28" w:rsidRPr="00E60ED9">
          <w:t>focus</w:t>
        </w:r>
        <w:r w:rsidR="00AB157F">
          <w:t>ed</w:t>
        </w:r>
      </w:ins>
      <w:r w:rsidR="00FF3C28" w:rsidRPr="00E60ED9">
        <w:rPr>
          <w:spacing w:val="-8"/>
        </w:rPr>
        <w:t xml:space="preserve"> </w:t>
      </w:r>
      <w:r w:rsidR="00FF3C28" w:rsidRPr="00E60ED9">
        <w:t>on</w:t>
      </w:r>
      <w:r w:rsidR="00FF3C28" w:rsidRPr="00E60ED9">
        <w:rPr>
          <w:spacing w:val="-8"/>
        </w:rPr>
        <w:t xml:space="preserve"> </w:t>
      </w:r>
      <w:r w:rsidR="00FF3C28" w:rsidRPr="00E60ED9">
        <w:t>LNG</w:t>
      </w:r>
      <w:r w:rsidR="00FF3C28" w:rsidRPr="00E60ED9">
        <w:rPr>
          <w:spacing w:val="-8"/>
        </w:rPr>
        <w:t xml:space="preserve"> </w:t>
      </w:r>
      <w:r w:rsidR="00FF3C28" w:rsidRPr="00E60ED9">
        <w:t>imports</w:t>
      </w:r>
      <w:r w:rsidR="00FF3C28" w:rsidRPr="00E60ED9">
        <w:rPr>
          <w:spacing w:val="-8"/>
        </w:rPr>
        <w:t xml:space="preserve"> </w:t>
      </w:r>
      <w:r w:rsidR="00FF3C28" w:rsidRPr="00E60ED9">
        <w:t>to</w:t>
      </w:r>
      <w:r w:rsidR="00FF3C28" w:rsidRPr="00E60ED9">
        <w:rPr>
          <w:spacing w:val="-8"/>
        </w:rPr>
        <w:t xml:space="preserve"> </w:t>
      </w:r>
      <w:r w:rsidR="00FF3C28" w:rsidRPr="00E60ED9">
        <w:t>Asia</w:t>
      </w:r>
      <w:del w:id="149" w:author="Author" w:date="2024-02-01T10:43:00Z">
        <w:r>
          <w:delText>,</w:delText>
        </w:r>
      </w:del>
      <w:r w:rsidR="00FF3C28" w:rsidRPr="00E60ED9">
        <w:rPr>
          <w:spacing w:val="-6"/>
        </w:rPr>
        <w:t xml:space="preserve"> </w:t>
      </w:r>
      <w:r w:rsidR="00FF3C28" w:rsidRPr="00E60ED9">
        <w:t>but</w:t>
      </w:r>
      <w:r w:rsidR="00FF3C28" w:rsidRPr="00E60ED9">
        <w:rPr>
          <w:spacing w:val="-8"/>
        </w:rPr>
        <w:t xml:space="preserve"> </w:t>
      </w:r>
      <w:del w:id="150" w:author="Author" w:date="2024-02-01T10:43:00Z">
        <w:r>
          <w:delText>look</w:delText>
        </w:r>
      </w:del>
      <w:ins w:id="151" w:author="Author" w:date="2024-02-01T10:43:00Z">
        <w:r w:rsidR="00AB157F">
          <w:t>examine</w:t>
        </w:r>
        <w:r w:rsidR="00465388">
          <w:t>d</w:t>
        </w:r>
      </w:ins>
      <w:r w:rsidR="00AB157F" w:rsidRPr="00E60ED9">
        <w:rPr>
          <w:spacing w:val="-8"/>
        </w:rPr>
        <w:t xml:space="preserve"> </w:t>
      </w:r>
      <w:r w:rsidR="00FF3C28" w:rsidRPr="00E60ED9">
        <w:t>in</w:t>
      </w:r>
      <w:r w:rsidR="00FF3C28" w:rsidRPr="00E60ED9">
        <w:rPr>
          <w:spacing w:val="-8"/>
        </w:rPr>
        <w:t xml:space="preserve"> </w:t>
      </w:r>
      <w:r w:rsidR="00FF3C28" w:rsidRPr="00E60ED9">
        <w:t>particular</w:t>
      </w:r>
      <w:r w:rsidR="00FF3C28" w:rsidRPr="00E60ED9">
        <w:rPr>
          <w:spacing w:val="-8"/>
        </w:rPr>
        <w:t xml:space="preserve"> </w:t>
      </w:r>
      <w:del w:id="152" w:author="Author" w:date="2024-02-01T10:43:00Z">
        <w:r>
          <w:delText>at</w:delText>
        </w:r>
        <w:r>
          <w:rPr>
            <w:spacing w:val="-8"/>
          </w:rPr>
          <w:delText xml:space="preserve"> </w:delText>
        </w:r>
      </w:del>
      <w:r w:rsidR="00FF3C28" w:rsidRPr="00E60ED9">
        <w:t>the</w:t>
      </w:r>
      <w:r w:rsidR="00FF3C28" w:rsidRPr="00E60ED9">
        <w:rPr>
          <w:spacing w:val="-8"/>
        </w:rPr>
        <w:t xml:space="preserve"> </w:t>
      </w:r>
      <w:r w:rsidR="00FF3C28" w:rsidRPr="00E60ED9">
        <w:t>impact</w:t>
      </w:r>
      <w:r w:rsidR="00FF3C28" w:rsidRPr="00E60ED9">
        <w:rPr>
          <w:spacing w:val="-8"/>
        </w:rPr>
        <w:t xml:space="preserve"> </w:t>
      </w:r>
      <w:r w:rsidR="00FF3C28" w:rsidRPr="00E60ED9">
        <w:t>of</w:t>
      </w:r>
      <w:r w:rsidR="00FF3C28" w:rsidRPr="00E60ED9">
        <w:rPr>
          <w:spacing w:val="-8"/>
        </w:rPr>
        <w:t xml:space="preserve"> </w:t>
      </w:r>
      <w:r w:rsidR="00FF3C28" w:rsidRPr="00E60ED9">
        <w:t>the</w:t>
      </w:r>
      <w:r w:rsidR="00FF3C28" w:rsidRPr="00E60ED9">
        <w:rPr>
          <w:spacing w:val="-8"/>
        </w:rPr>
        <w:t xml:space="preserve"> </w:t>
      </w:r>
      <w:r w:rsidR="00FF3C28" w:rsidRPr="00E60ED9">
        <w:t>Panama</w:t>
      </w:r>
      <w:r w:rsidR="00FF3C28" w:rsidRPr="00E60ED9">
        <w:rPr>
          <w:spacing w:val="-8"/>
        </w:rPr>
        <w:t xml:space="preserve"> </w:t>
      </w:r>
      <w:del w:id="153" w:author="Author" w:date="2024-02-01T10:43:00Z">
        <w:r>
          <w:delText>canal</w:delText>
        </w:r>
      </w:del>
      <w:ins w:id="154" w:author="Author" w:date="2024-02-01T10:43:00Z">
        <w:r w:rsidR="00A6043F">
          <w:t>C</w:t>
        </w:r>
        <w:r w:rsidR="00A6043F" w:rsidRPr="00E60ED9">
          <w:t>anal</w:t>
        </w:r>
      </w:ins>
      <w:r w:rsidR="00FF3C28" w:rsidRPr="00E60ED9">
        <w:t>,</w:t>
      </w:r>
      <w:r w:rsidR="00FF3C28" w:rsidRPr="00E60ED9">
        <w:rPr>
          <w:spacing w:val="-7"/>
        </w:rPr>
        <w:t xml:space="preserve"> </w:t>
      </w:r>
      <w:r w:rsidR="00FF3C28" w:rsidRPr="00E60ED9">
        <w:t>its</w:t>
      </w:r>
      <w:r w:rsidR="00FF3C28" w:rsidRPr="00E60ED9">
        <w:rPr>
          <w:spacing w:val="-8"/>
        </w:rPr>
        <w:t xml:space="preserve"> </w:t>
      </w:r>
      <w:r w:rsidR="00FF3C28" w:rsidRPr="00E60ED9">
        <w:t>expectations in terms of the number of ships that can be handled there, and the impact on LNG shipping routes to support</w:t>
      </w:r>
      <w:r w:rsidR="00FF3C28" w:rsidRPr="00E60ED9">
        <w:rPr>
          <w:spacing w:val="-4"/>
        </w:rPr>
        <w:t xml:space="preserve"> </w:t>
      </w:r>
      <w:r w:rsidR="00FF3C28" w:rsidRPr="00E60ED9">
        <w:t>the</w:t>
      </w:r>
      <w:r w:rsidR="00FF3C28" w:rsidRPr="00E60ED9">
        <w:rPr>
          <w:spacing w:val="-4"/>
        </w:rPr>
        <w:t xml:space="preserve"> </w:t>
      </w:r>
      <w:r w:rsidR="00FF3C28" w:rsidRPr="00E60ED9">
        <w:t>Asian</w:t>
      </w:r>
      <w:r w:rsidR="00FF3C28" w:rsidRPr="00E60ED9">
        <w:rPr>
          <w:spacing w:val="-4"/>
        </w:rPr>
        <w:t xml:space="preserve"> </w:t>
      </w:r>
      <w:r w:rsidR="00FF3C28" w:rsidRPr="00E60ED9">
        <w:t>LNG</w:t>
      </w:r>
      <w:r w:rsidR="00FF3C28" w:rsidRPr="00E60ED9">
        <w:rPr>
          <w:spacing w:val="-4"/>
        </w:rPr>
        <w:t xml:space="preserve"> </w:t>
      </w:r>
      <w:r w:rsidR="00FF3C28" w:rsidRPr="00E60ED9">
        <w:t>market.</w:t>
      </w:r>
      <w:r w:rsidR="00FF3C28" w:rsidRPr="00E60ED9">
        <w:rPr>
          <w:spacing w:val="18"/>
        </w:rPr>
        <w:t xml:space="preserve"> </w:t>
      </w:r>
      <w:r w:rsidR="00FF3C28" w:rsidRPr="00E60ED9">
        <w:t>Another</w:t>
      </w:r>
      <w:r w:rsidR="00FF3C28" w:rsidRPr="00E60ED9">
        <w:rPr>
          <w:spacing w:val="-4"/>
        </w:rPr>
        <w:t xml:space="preserve"> </w:t>
      </w:r>
      <w:r w:rsidR="00FF3C28" w:rsidRPr="00E60ED9">
        <w:t>interesting</w:t>
      </w:r>
      <w:r w:rsidR="00FF3C28" w:rsidRPr="00E60ED9">
        <w:rPr>
          <w:spacing w:val="-4"/>
        </w:rPr>
        <w:t xml:space="preserve"> </w:t>
      </w:r>
      <w:r w:rsidR="00FF3C28" w:rsidRPr="00E60ED9">
        <w:t>study</w:t>
      </w:r>
      <w:r w:rsidR="00FF3C28" w:rsidRPr="00E60ED9">
        <w:rPr>
          <w:spacing w:val="-3"/>
        </w:rPr>
        <w:t xml:space="preserve"> </w:t>
      </w:r>
      <w:r w:rsidR="00FF3C28" w:rsidRPr="00E60ED9">
        <w:t>that</w:t>
      </w:r>
      <w:r w:rsidR="00FF3C28" w:rsidRPr="00E60ED9">
        <w:rPr>
          <w:spacing w:val="-3"/>
        </w:rPr>
        <w:t xml:space="preserve"> </w:t>
      </w:r>
      <w:r w:rsidR="00FF3C28" w:rsidRPr="00E60ED9">
        <w:t>also</w:t>
      </w:r>
      <w:r w:rsidR="00FF3C28" w:rsidRPr="00E60ED9">
        <w:rPr>
          <w:spacing w:val="-4"/>
        </w:rPr>
        <w:t xml:space="preserve"> </w:t>
      </w:r>
      <w:del w:id="155" w:author="Author" w:date="2024-02-01T10:43:00Z">
        <w:r>
          <w:delText>looks</w:delText>
        </w:r>
        <w:r>
          <w:rPr>
            <w:spacing w:val="-3"/>
          </w:rPr>
          <w:delText xml:space="preserve"> </w:delText>
        </w:r>
        <w:r>
          <w:delText>at</w:delText>
        </w:r>
      </w:del>
      <w:ins w:id="156" w:author="Author" w:date="2024-02-01T10:43:00Z">
        <w:r w:rsidR="00ED3666">
          <w:t>examined</w:t>
        </w:r>
      </w:ins>
      <w:r w:rsidR="00ED3666" w:rsidRPr="003741D5">
        <w:rPr>
          <w:spacing w:val="-3"/>
        </w:rPr>
        <w:t xml:space="preserve"> </w:t>
      </w:r>
      <w:r w:rsidR="00FF3C28" w:rsidRPr="00E60ED9">
        <w:t>LNG</w:t>
      </w:r>
      <w:r w:rsidR="00FF3C28" w:rsidRPr="00E60ED9">
        <w:rPr>
          <w:spacing w:val="-4"/>
        </w:rPr>
        <w:t xml:space="preserve"> </w:t>
      </w:r>
      <w:r w:rsidR="00FF3C28" w:rsidRPr="00E60ED9">
        <w:t>carriers</w:t>
      </w:r>
      <w:r w:rsidR="00FF3C28" w:rsidRPr="00E60ED9">
        <w:rPr>
          <w:spacing w:val="-4"/>
        </w:rPr>
        <w:t xml:space="preserve"> </w:t>
      </w:r>
      <w:del w:id="157" w:author="Author" w:date="2024-02-01T10:43:00Z">
        <w:r>
          <w:delText>is</w:delText>
        </w:r>
        <w:r>
          <w:rPr>
            <w:spacing w:val="-4"/>
          </w:rPr>
          <w:delText xml:space="preserve"> </w:delText>
        </w:r>
        <w:r>
          <w:delText>published</w:delText>
        </w:r>
      </w:del>
      <w:ins w:id="158" w:author="Author" w:date="2024-02-01T10:43:00Z">
        <w:r w:rsidR="00ED3666">
          <w:t>was conducted</w:t>
        </w:r>
      </w:ins>
      <w:r w:rsidR="00ED3666" w:rsidRPr="003741D5">
        <w:rPr>
          <w:spacing w:val="-4"/>
        </w:rPr>
        <w:t xml:space="preserve"> </w:t>
      </w:r>
      <w:r w:rsidR="00FF3C28" w:rsidRPr="00E60ED9">
        <w:t>by</w:t>
      </w:r>
      <w:r w:rsidR="00FF3C28" w:rsidRPr="00E60ED9">
        <w:rPr>
          <w:spacing w:val="-2"/>
        </w:rPr>
        <w:t xml:space="preserve"> </w:t>
      </w:r>
      <w:r w:rsidR="00FF3C28" w:rsidRPr="00E60ED9">
        <w:t>Raju</w:t>
      </w:r>
      <w:r w:rsidR="00FF3C28" w:rsidRPr="00E60ED9">
        <w:rPr>
          <w:spacing w:val="-2"/>
        </w:rPr>
        <w:t xml:space="preserve"> </w:t>
      </w:r>
      <w:r w:rsidR="00FF3C28" w:rsidRPr="00E60ED9">
        <w:t>et</w:t>
      </w:r>
      <w:r w:rsidR="00FF3C28" w:rsidRPr="00E60ED9">
        <w:rPr>
          <w:spacing w:val="-2"/>
        </w:rPr>
        <w:t xml:space="preserve"> </w:t>
      </w:r>
      <w:r w:rsidR="00FF3C28" w:rsidRPr="00E60ED9">
        <w:t>al.</w:t>
      </w:r>
      <w:r w:rsidR="00FF3C28" w:rsidRPr="00E60ED9">
        <w:rPr>
          <w:spacing w:val="20"/>
        </w:rPr>
        <w:t xml:space="preserve"> </w:t>
      </w:r>
      <w:r w:rsidR="00FF3C28" w:rsidRPr="00E60ED9">
        <w:t>[</w:t>
      </w:r>
      <w:hyperlink w:anchor="_bookmark75" w:history="1">
        <w:r w:rsidR="00FF3C28" w:rsidRPr="00E60ED9">
          <w:t>35].</w:t>
        </w:r>
      </w:hyperlink>
      <w:r w:rsidR="00FF3C28" w:rsidRPr="00E60ED9">
        <w:rPr>
          <w:spacing w:val="20"/>
        </w:rPr>
        <w:t xml:space="preserve"> </w:t>
      </w:r>
      <w:r w:rsidR="00FF3C28" w:rsidRPr="00E60ED9">
        <w:t>The</w:t>
      </w:r>
      <w:r w:rsidR="00FF3C28" w:rsidRPr="00E60ED9">
        <w:rPr>
          <w:spacing w:val="-2"/>
        </w:rPr>
        <w:t xml:space="preserve"> </w:t>
      </w:r>
      <w:r w:rsidR="00FF3C28" w:rsidRPr="00E60ED9">
        <w:t>authors</w:t>
      </w:r>
      <w:r w:rsidR="00FF3C28" w:rsidRPr="00E60ED9">
        <w:rPr>
          <w:spacing w:val="-2"/>
        </w:rPr>
        <w:t xml:space="preserve"> </w:t>
      </w:r>
      <w:del w:id="159" w:author="Author" w:date="2024-02-01T10:43:00Z">
        <w:r>
          <w:delText>do</w:delText>
        </w:r>
      </w:del>
      <w:ins w:id="160" w:author="Author" w:date="2024-02-01T10:43:00Z">
        <w:r w:rsidR="00ED3666">
          <w:t>did</w:t>
        </w:r>
      </w:ins>
      <w:r w:rsidR="00ED3666" w:rsidRPr="00E60ED9">
        <w:rPr>
          <w:spacing w:val="-2"/>
        </w:rPr>
        <w:t xml:space="preserve"> </w:t>
      </w:r>
      <w:r w:rsidR="00FF3C28" w:rsidRPr="00E60ED9">
        <w:t>not</w:t>
      </w:r>
      <w:r w:rsidR="00FF3C28" w:rsidRPr="00E60ED9">
        <w:rPr>
          <w:spacing w:val="-2"/>
        </w:rPr>
        <w:t xml:space="preserve"> </w:t>
      </w:r>
      <w:r w:rsidR="00FF3C28" w:rsidRPr="00E60ED9">
        <w:lastRenderedPageBreak/>
        <w:t>specifically</w:t>
      </w:r>
      <w:r w:rsidR="00FF3C28" w:rsidRPr="00E60ED9">
        <w:rPr>
          <w:spacing w:val="-2"/>
        </w:rPr>
        <w:t xml:space="preserve"> </w:t>
      </w:r>
      <w:r w:rsidR="00FF3C28" w:rsidRPr="00E60ED9">
        <w:t>study</w:t>
      </w:r>
      <w:r w:rsidR="00FF3C28" w:rsidRPr="00E60ED9">
        <w:rPr>
          <w:spacing w:val="-2"/>
        </w:rPr>
        <w:t xml:space="preserve"> </w:t>
      </w:r>
      <w:r w:rsidR="00FF3C28" w:rsidRPr="00E60ED9">
        <w:t>the</w:t>
      </w:r>
      <w:r w:rsidR="00FF3C28" w:rsidRPr="00E60ED9">
        <w:rPr>
          <w:spacing w:val="-2"/>
        </w:rPr>
        <w:t xml:space="preserve"> </w:t>
      </w:r>
      <w:r w:rsidR="00FF3C28" w:rsidRPr="00E60ED9">
        <w:t>Panama</w:t>
      </w:r>
      <w:r w:rsidR="00FF3C28" w:rsidRPr="00E60ED9">
        <w:rPr>
          <w:spacing w:val="-2"/>
        </w:rPr>
        <w:t xml:space="preserve"> </w:t>
      </w:r>
      <w:del w:id="161" w:author="Author" w:date="2024-02-01T10:43:00Z">
        <w:r>
          <w:delText>canal</w:delText>
        </w:r>
      </w:del>
      <w:ins w:id="162" w:author="Author" w:date="2024-02-01T10:43:00Z">
        <w:r w:rsidR="00A6043F">
          <w:t>C</w:t>
        </w:r>
        <w:r w:rsidR="00A6043F" w:rsidRPr="00E60ED9">
          <w:t>anal</w:t>
        </w:r>
      </w:ins>
      <w:r w:rsidR="00A6043F" w:rsidRPr="00E60ED9">
        <w:rPr>
          <w:spacing w:val="-2"/>
        </w:rPr>
        <w:t xml:space="preserve"> </w:t>
      </w:r>
      <w:r w:rsidR="00FF3C28" w:rsidRPr="00E60ED9">
        <w:t>but</w:t>
      </w:r>
      <w:r w:rsidR="00FF3C28" w:rsidRPr="00E60ED9">
        <w:rPr>
          <w:spacing w:val="-2"/>
        </w:rPr>
        <w:t xml:space="preserve"> </w:t>
      </w:r>
      <w:del w:id="163" w:author="Author" w:date="2024-02-01T10:43:00Z">
        <w:r>
          <w:delText>analyze</w:delText>
        </w:r>
      </w:del>
      <w:ins w:id="164" w:author="Author" w:date="2024-02-01T10:43:00Z">
        <w:r w:rsidR="00FF3C28" w:rsidRPr="00E60ED9">
          <w:t>analyze</w:t>
        </w:r>
        <w:r w:rsidR="00ED3666">
          <w:t>d</w:t>
        </w:r>
      </w:ins>
      <w:r w:rsidR="00FF3C28" w:rsidRPr="00E60ED9">
        <w:rPr>
          <w:spacing w:val="-2"/>
        </w:rPr>
        <w:t xml:space="preserve"> </w:t>
      </w:r>
      <w:r w:rsidR="00FF3C28" w:rsidRPr="00E60ED9">
        <w:t>the</w:t>
      </w:r>
      <w:r w:rsidR="00FF3C28" w:rsidRPr="00E60ED9">
        <w:rPr>
          <w:spacing w:val="-2"/>
        </w:rPr>
        <w:t xml:space="preserve"> </w:t>
      </w:r>
      <w:r w:rsidR="00FF3C28" w:rsidRPr="00E60ED9">
        <w:t>volatility</w:t>
      </w:r>
      <w:r w:rsidR="00FF3C28" w:rsidRPr="00E60ED9">
        <w:rPr>
          <w:spacing w:val="-2"/>
        </w:rPr>
        <w:t xml:space="preserve"> </w:t>
      </w:r>
      <w:r w:rsidR="00FF3C28" w:rsidRPr="00E60ED9">
        <w:t>of new building prices for LNG carriers.</w:t>
      </w:r>
    </w:p>
    <w:p w14:paraId="4A465390" w14:textId="77777777" w:rsidR="007F257B" w:rsidRPr="00E60ED9" w:rsidRDefault="007F257B">
      <w:pPr>
        <w:spacing w:line="237" w:lineRule="auto"/>
        <w:jc w:val="both"/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07009767" w14:textId="77777777" w:rsidR="007F257B" w:rsidRPr="00E60ED9" w:rsidRDefault="00FF3C28" w:rsidP="003741D5">
      <w:pPr>
        <w:pStyle w:val="berschrift2"/>
        <w:numPr>
          <w:ilvl w:val="1"/>
          <w:numId w:val="10"/>
        </w:numPr>
        <w:tabs>
          <w:tab w:val="left" w:pos="724"/>
        </w:tabs>
        <w:spacing w:before="25"/>
        <w:ind w:hanging="612"/>
        <w:jc w:val="both"/>
      </w:pPr>
      <w:bookmarkStart w:id="165" w:name="Techno-economic_modeling_of_global_LNG_t"/>
      <w:bookmarkStart w:id="166" w:name="_bookmark3"/>
      <w:bookmarkEnd w:id="165"/>
      <w:bookmarkEnd w:id="166"/>
      <w:r w:rsidRPr="00E60ED9">
        <w:rPr>
          <w:w w:val="105"/>
        </w:rPr>
        <w:lastRenderedPageBreak/>
        <w:t>Techno-economic</w:t>
      </w:r>
      <w:r w:rsidRPr="00E60ED9">
        <w:rPr>
          <w:spacing w:val="-2"/>
          <w:w w:val="105"/>
        </w:rPr>
        <w:t xml:space="preserve"> </w:t>
      </w:r>
      <w:r w:rsidRPr="00E60ED9">
        <w:rPr>
          <w:w w:val="105"/>
        </w:rPr>
        <w:t>modeling</w:t>
      </w:r>
      <w:r w:rsidRPr="00E60ED9">
        <w:rPr>
          <w:spacing w:val="-1"/>
          <w:w w:val="105"/>
        </w:rPr>
        <w:t xml:space="preserve"> </w:t>
      </w:r>
      <w:r w:rsidRPr="00E60ED9">
        <w:rPr>
          <w:w w:val="105"/>
        </w:rPr>
        <w:t>of</w:t>
      </w:r>
      <w:r w:rsidRPr="00E60ED9">
        <w:rPr>
          <w:spacing w:val="-1"/>
          <w:w w:val="105"/>
        </w:rPr>
        <w:t xml:space="preserve"> </w:t>
      </w:r>
      <w:ins w:id="167" w:author="Author" w:date="2024-02-01T10:43:00Z">
        <w:r w:rsidR="00133159">
          <w:rPr>
            <w:spacing w:val="-1"/>
            <w:w w:val="105"/>
          </w:rPr>
          <w:t xml:space="preserve">the </w:t>
        </w:r>
      </w:ins>
      <w:r w:rsidRPr="00E60ED9">
        <w:rPr>
          <w:w w:val="105"/>
        </w:rPr>
        <w:t>global</w:t>
      </w:r>
      <w:r w:rsidRPr="00E60ED9">
        <w:rPr>
          <w:spacing w:val="-2"/>
          <w:w w:val="105"/>
        </w:rPr>
        <w:t xml:space="preserve"> </w:t>
      </w:r>
      <w:r w:rsidRPr="00E60ED9">
        <w:rPr>
          <w:w w:val="105"/>
        </w:rPr>
        <w:t>LNG</w:t>
      </w:r>
      <w:r w:rsidRPr="00E60ED9">
        <w:rPr>
          <w:spacing w:val="-1"/>
          <w:w w:val="105"/>
        </w:rPr>
        <w:t xml:space="preserve"> </w:t>
      </w:r>
      <w:r w:rsidRPr="00E60ED9">
        <w:rPr>
          <w:spacing w:val="-2"/>
          <w:w w:val="105"/>
        </w:rPr>
        <w:t>trade</w:t>
      </w:r>
    </w:p>
    <w:p w14:paraId="3CBD06F6" w14:textId="77777777" w:rsidR="007F257B" w:rsidRPr="00E60ED9" w:rsidRDefault="00FF3C28">
      <w:pPr>
        <w:pStyle w:val="Textkrper"/>
        <w:spacing w:before="139" w:line="237" w:lineRule="auto"/>
        <w:ind w:left="112" w:right="605"/>
        <w:jc w:val="both"/>
      </w:pPr>
      <w:r w:rsidRPr="00E60ED9">
        <w:t>Given</w:t>
      </w:r>
      <w:r w:rsidRPr="00E60ED9">
        <w:rPr>
          <w:spacing w:val="-12"/>
        </w:rPr>
        <w:t xml:space="preserve"> </w:t>
      </w:r>
      <w:r w:rsidRPr="00E60ED9">
        <w:t>the</w:t>
      </w:r>
      <w:r w:rsidRPr="00E60ED9">
        <w:rPr>
          <w:spacing w:val="-12"/>
        </w:rPr>
        <w:t xml:space="preserve"> </w:t>
      </w:r>
      <w:r w:rsidRPr="00E60ED9">
        <w:t>scope</w:t>
      </w:r>
      <w:r w:rsidRPr="00E60ED9">
        <w:rPr>
          <w:spacing w:val="-12"/>
        </w:rPr>
        <w:t xml:space="preserve"> </w:t>
      </w:r>
      <w:r w:rsidRPr="00E60ED9">
        <w:t>of</w:t>
      </w:r>
      <w:r w:rsidRPr="00E60ED9">
        <w:rPr>
          <w:spacing w:val="-12"/>
        </w:rPr>
        <w:t xml:space="preserve"> </w:t>
      </w:r>
      <w:r w:rsidRPr="00E60ED9">
        <w:t>this</w:t>
      </w:r>
      <w:r w:rsidRPr="00E60ED9">
        <w:rPr>
          <w:spacing w:val="-12"/>
        </w:rPr>
        <w:t xml:space="preserve"> </w:t>
      </w:r>
      <w:r w:rsidRPr="00E60ED9">
        <w:t>paper,</w:t>
      </w:r>
      <w:r w:rsidRPr="00E60ED9">
        <w:rPr>
          <w:spacing w:val="-12"/>
        </w:rPr>
        <w:t xml:space="preserve"> </w:t>
      </w:r>
      <w:r w:rsidRPr="00E60ED9">
        <w:t>studies</w:t>
      </w:r>
      <w:r w:rsidRPr="00E60ED9">
        <w:rPr>
          <w:spacing w:val="-12"/>
        </w:rPr>
        <w:t xml:space="preserve"> </w:t>
      </w:r>
      <w:r w:rsidRPr="00E60ED9">
        <w:t>that</w:t>
      </w:r>
      <w:r w:rsidRPr="00E60ED9">
        <w:rPr>
          <w:spacing w:val="-12"/>
        </w:rPr>
        <w:t xml:space="preserve"> </w:t>
      </w:r>
      <w:del w:id="168" w:author="Author" w:date="2024-02-01T10:43:00Z">
        <w:r w:rsidR="00581875">
          <w:delText>focus</w:delText>
        </w:r>
      </w:del>
      <w:ins w:id="169" w:author="Author" w:date="2024-02-01T10:43:00Z">
        <w:r w:rsidRPr="00E60ED9">
          <w:t>focus</w:t>
        </w:r>
        <w:r w:rsidR="00CB0BF1">
          <w:t>ed</w:t>
        </w:r>
      </w:ins>
      <w:r w:rsidRPr="00E60ED9">
        <w:rPr>
          <w:spacing w:val="-12"/>
        </w:rPr>
        <w:t xml:space="preserve"> </w:t>
      </w:r>
      <w:r w:rsidRPr="00E60ED9">
        <w:t>on</w:t>
      </w:r>
      <w:r w:rsidRPr="00E60ED9">
        <w:rPr>
          <w:spacing w:val="-12"/>
        </w:rPr>
        <w:t xml:space="preserve"> </w:t>
      </w:r>
      <w:r w:rsidRPr="00E60ED9">
        <w:t>techno-economic</w:t>
      </w:r>
      <w:r w:rsidRPr="00E60ED9">
        <w:rPr>
          <w:spacing w:val="-12"/>
        </w:rPr>
        <w:t xml:space="preserve"> </w:t>
      </w:r>
      <w:r w:rsidRPr="00E60ED9">
        <w:t>modeling</w:t>
      </w:r>
      <w:r w:rsidRPr="00E60ED9">
        <w:rPr>
          <w:spacing w:val="-12"/>
        </w:rPr>
        <w:t xml:space="preserve"> </w:t>
      </w:r>
      <w:r w:rsidRPr="00E60ED9">
        <w:t>of</w:t>
      </w:r>
      <w:r w:rsidRPr="00E60ED9">
        <w:rPr>
          <w:spacing w:val="-12"/>
        </w:rPr>
        <w:t xml:space="preserve"> </w:t>
      </w:r>
      <w:r w:rsidRPr="00E60ED9">
        <w:t>global</w:t>
      </w:r>
      <w:r w:rsidRPr="00E60ED9">
        <w:rPr>
          <w:spacing w:val="-12"/>
        </w:rPr>
        <w:t xml:space="preserve"> </w:t>
      </w:r>
      <w:r w:rsidRPr="00E60ED9">
        <w:t>LNG</w:t>
      </w:r>
      <w:r w:rsidRPr="00E60ED9">
        <w:rPr>
          <w:spacing w:val="-12"/>
        </w:rPr>
        <w:t xml:space="preserve"> </w:t>
      </w:r>
      <w:r w:rsidRPr="00E60ED9">
        <w:t>trade</w:t>
      </w:r>
      <w:r w:rsidRPr="00E60ED9">
        <w:rPr>
          <w:spacing w:val="-12"/>
        </w:rPr>
        <w:t xml:space="preserve"> </w:t>
      </w:r>
      <w:r w:rsidRPr="00E60ED9">
        <w:t>and markets</w:t>
      </w:r>
      <w:r w:rsidRPr="00E60ED9">
        <w:rPr>
          <w:spacing w:val="-9"/>
        </w:rPr>
        <w:t xml:space="preserve"> </w:t>
      </w:r>
      <w:r w:rsidRPr="00E60ED9">
        <w:t>are</w:t>
      </w:r>
      <w:r w:rsidRPr="00E60ED9">
        <w:rPr>
          <w:spacing w:val="-9"/>
        </w:rPr>
        <w:t xml:space="preserve"> </w:t>
      </w:r>
      <w:r w:rsidRPr="00E60ED9">
        <w:t>listed</w:t>
      </w:r>
      <w:r w:rsidRPr="00E60ED9">
        <w:rPr>
          <w:spacing w:val="-9"/>
        </w:rPr>
        <w:t xml:space="preserve"> </w:t>
      </w:r>
      <w:r w:rsidRPr="00E60ED9">
        <w:t>below</w:t>
      </w:r>
      <w:del w:id="170" w:author="Author" w:date="2024-02-01T10:43:00Z">
        <w:r w:rsidR="00581875">
          <w:delText>. That</w:delText>
        </w:r>
        <w:r w:rsidR="00581875">
          <w:rPr>
            <w:spacing w:val="-9"/>
          </w:rPr>
          <w:delText xml:space="preserve"> </w:delText>
        </w:r>
        <w:r w:rsidR="00581875">
          <w:delText>allows</w:delText>
        </w:r>
      </w:del>
      <w:ins w:id="171" w:author="Author" w:date="2024-02-01T10:43:00Z">
        <w:r w:rsidR="00CB0BF1">
          <w:t>, allowing</w:t>
        </w:r>
      </w:ins>
      <w:r w:rsidR="00CB0BF1" w:rsidRPr="003741D5">
        <w:t xml:space="preserve"> </w:t>
      </w:r>
      <w:r w:rsidRPr="00E60ED9">
        <w:t>the</w:t>
      </w:r>
      <w:r w:rsidRPr="00E60ED9">
        <w:rPr>
          <w:spacing w:val="-9"/>
        </w:rPr>
        <w:t xml:space="preserve"> </w:t>
      </w:r>
      <w:r w:rsidRPr="00E60ED9">
        <w:t>reader</w:t>
      </w:r>
      <w:r w:rsidRPr="00E60ED9">
        <w:rPr>
          <w:spacing w:val="-9"/>
        </w:rPr>
        <w:t xml:space="preserve"> </w:t>
      </w:r>
      <w:r w:rsidRPr="00E60ED9">
        <w:t>to</w:t>
      </w:r>
      <w:r w:rsidRPr="00E60ED9">
        <w:rPr>
          <w:spacing w:val="-9"/>
        </w:rPr>
        <w:t xml:space="preserve"> </w:t>
      </w:r>
      <w:r w:rsidRPr="00E60ED9">
        <w:t>put</w:t>
      </w:r>
      <w:r w:rsidRPr="00E60ED9">
        <w:rPr>
          <w:spacing w:val="-9"/>
        </w:rPr>
        <w:t xml:space="preserve"> </w:t>
      </w:r>
      <w:r w:rsidRPr="00E60ED9">
        <w:t>this</w:t>
      </w:r>
      <w:r w:rsidRPr="00E60ED9">
        <w:rPr>
          <w:spacing w:val="-9"/>
        </w:rPr>
        <w:t xml:space="preserve"> </w:t>
      </w:r>
      <w:del w:id="172" w:author="Author" w:date="2024-02-01T10:43:00Z">
        <w:r w:rsidR="00581875">
          <w:delText>paper</w:delText>
        </w:r>
      </w:del>
      <w:ins w:id="173" w:author="Author" w:date="2024-02-01T10:43:00Z">
        <w:r w:rsidR="00CB0BF1">
          <w:t>study</w:t>
        </w:r>
      </w:ins>
      <w:r w:rsidR="00CB0BF1" w:rsidRPr="00E60ED9">
        <w:rPr>
          <w:spacing w:val="-9"/>
        </w:rPr>
        <w:t xml:space="preserve"> </w:t>
      </w:r>
      <w:r w:rsidRPr="00E60ED9">
        <w:t>and</w:t>
      </w:r>
      <w:r w:rsidRPr="00E60ED9">
        <w:rPr>
          <w:spacing w:val="-9"/>
        </w:rPr>
        <w:t xml:space="preserve"> </w:t>
      </w:r>
      <w:r w:rsidRPr="00E60ED9">
        <w:t>its</w:t>
      </w:r>
      <w:r w:rsidRPr="00E60ED9">
        <w:rPr>
          <w:spacing w:val="-9"/>
        </w:rPr>
        <w:t xml:space="preserve"> </w:t>
      </w:r>
      <w:r w:rsidRPr="00E60ED9">
        <w:t>methodology</w:t>
      </w:r>
      <w:r w:rsidRPr="00E60ED9">
        <w:rPr>
          <w:spacing w:val="-9"/>
        </w:rPr>
        <w:t xml:space="preserve"> </w:t>
      </w:r>
      <w:r w:rsidRPr="00E60ED9">
        <w:t>into</w:t>
      </w:r>
      <w:r w:rsidRPr="00E60ED9">
        <w:rPr>
          <w:spacing w:val="-9"/>
        </w:rPr>
        <w:t xml:space="preserve"> </w:t>
      </w:r>
      <w:r w:rsidRPr="00E60ED9">
        <w:t>perspective with</w:t>
      </w:r>
      <w:r w:rsidRPr="00E60ED9">
        <w:rPr>
          <w:spacing w:val="-4"/>
        </w:rPr>
        <w:t xml:space="preserve"> </w:t>
      </w:r>
      <w:r w:rsidRPr="00E60ED9">
        <w:t>other</w:t>
      </w:r>
      <w:r w:rsidRPr="00E60ED9">
        <w:rPr>
          <w:spacing w:val="-4"/>
        </w:rPr>
        <w:t xml:space="preserve"> </w:t>
      </w:r>
      <w:r w:rsidRPr="00E60ED9">
        <w:t>relevant</w:t>
      </w:r>
      <w:r w:rsidRPr="00E60ED9">
        <w:rPr>
          <w:spacing w:val="-4"/>
        </w:rPr>
        <w:t xml:space="preserve"> </w:t>
      </w:r>
      <w:r w:rsidRPr="00E60ED9">
        <w:t>studies.</w:t>
      </w:r>
      <w:r w:rsidRPr="00E60ED9">
        <w:rPr>
          <w:spacing w:val="20"/>
        </w:rPr>
        <w:t xml:space="preserve"> </w:t>
      </w:r>
      <w:r w:rsidRPr="00E60ED9">
        <w:t>In</w:t>
      </w:r>
      <w:r w:rsidRPr="00E60ED9">
        <w:rPr>
          <w:spacing w:val="-4"/>
        </w:rPr>
        <w:t xml:space="preserve"> </w:t>
      </w:r>
      <w:r w:rsidRPr="00E60ED9">
        <w:t>2008,</w:t>
      </w:r>
      <w:r w:rsidRPr="00E60ED9">
        <w:rPr>
          <w:spacing w:val="-3"/>
        </w:rPr>
        <w:t xml:space="preserve"> </w:t>
      </w:r>
      <w:r w:rsidRPr="00E60ED9">
        <w:t>Egging</w:t>
      </w:r>
      <w:r w:rsidRPr="00E60ED9">
        <w:rPr>
          <w:spacing w:val="-4"/>
        </w:rPr>
        <w:t xml:space="preserve"> </w:t>
      </w:r>
      <w:r w:rsidRPr="00E60ED9">
        <w:t>et</w:t>
      </w:r>
      <w:r w:rsidRPr="00E60ED9">
        <w:rPr>
          <w:spacing w:val="-4"/>
        </w:rPr>
        <w:t xml:space="preserve"> </w:t>
      </w:r>
      <w:r w:rsidRPr="00E60ED9">
        <w:t>al.</w:t>
      </w:r>
      <w:r w:rsidRPr="00E60ED9">
        <w:rPr>
          <w:spacing w:val="20"/>
        </w:rPr>
        <w:t xml:space="preserve"> </w:t>
      </w:r>
      <w:hyperlink w:anchor="_bookmark76" w:history="1">
        <w:r w:rsidRPr="00E60ED9">
          <w:t>[36]</w:t>
        </w:r>
      </w:hyperlink>
      <w:r w:rsidRPr="00E60ED9">
        <w:rPr>
          <w:spacing w:val="-3"/>
        </w:rPr>
        <w:t xml:space="preserve"> </w:t>
      </w:r>
      <w:del w:id="174" w:author="Author" w:date="2024-02-01T10:43:00Z">
        <w:r w:rsidR="00581875">
          <w:delText>published</w:delText>
        </w:r>
        <w:r w:rsidR="00581875">
          <w:rPr>
            <w:spacing w:val="-3"/>
          </w:rPr>
          <w:delText xml:space="preserve"> </w:delText>
        </w:r>
        <w:r w:rsidR="00581875">
          <w:delText>a</w:delText>
        </w:r>
        <w:r w:rsidR="00581875">
          <w:rPr>
            <w:spacing w:val="-4"/>
          </w:rPr>
          <w:delText xml:space="preserve"> </w:delText>
        </w:r>
        <w:r w:rsidR="00581875">
          <w:delText>paper</w:delText>
        </w:r>
        <w:r w:rsidR="00581875">
          <w:rPr>
            <w:spacing w:val="-4"/>
          </w:rPr>
          <w:delText xml:space="preserve"> </w:delText>
        </w:r>
        <w:r w:rsidR="00581875">
          <w:delText>proposing</w:delText>
        </w:r>
      </w:del>
      <w:ins w:id="175" w:author="Author" w:date="2024-02-01T10:43:00Z">
        <w:r w:rsidR="00520D44">
          <w:t>proposed</w:t>
        </w:r>
      </w:ins>
      <w:r w:rsidR="00520D44" w:rsidRPr="003741D5">
        <w:rPr>
          <w:spacing w:val="-3"/>
        </w:rPr>
        <w:t xml:space="preserve"> </w:t>
      </w:r>
      <w:r w:rsidRPr="00E60ED9">
        <w:t>a</w:t>
      </w:r>
      <w:r w:rsidRPr="00E60ED9">
        <w:rPr>
          <w:spacing w:val="-4"/>
        </w:rPr>
        <w:t xml:space="preserve"> </w:t>
      </w:r>
      <w:r w:rsidRPr="00E60ED9">
        <w:t>global</w:t>
      </w:r>
      <w:r w:rsidRPr="00E60ED9">
        <w:rPr>
          <w:spacing w:val="-4"/>
        </w:rPr>
        <w:t xml:space="preserve"> </w:t>
      </w:r>
      <w:r w:rsidRPr="00E60ED9">
        <w:t>gas</w:t>
      </w:r>
      <w:r w:rsidRPr="00E60ED9">
        <w:rPr>
          <w:spacing w:val="-4"/>
        </w:rPr>
        <w:t xml:space="preserve"> </w:t>
      </w:r>
      <w:r w:rsidRPr="00E60ED9">
        <w:t>model using complementarity.</w:t>
      </w:r>
      <w:r w:rsidR="00082B86" w:rsidRPr="003741D5">
        <w:t xml:space="preserve"> </w:t>
      </w:r>
      <w:del w:id="176" w:author="Author" w:date="2024-02-01T10:43:00Z">
        <w:r w:rsidR="00581875">
          <w:delText>Another paper by the previous</w:delText>
        </w:r>
      </w:del>
      <w:ins w:id="177" w:author="Author" w:date="2024-02-01T10:43:00Z">
        <w:r w:rsidR="00886204">
          <w:t>P</w:t>
        </w:r>
        <w:r w:rsidRPr="00E60ED9">
          <w:t>revious</w:t>
        </w:r>
      </w:ins>
      <w:r w:rsidRPr="00E60ED9">
        <w:t xml:space="preserve"> authors</w:t>
      </w:r>
      <w:r w:rsidR="00082B86">
        <w:t xml:space="preserve"> </w:t>
      </w:r>
      <w:del w:id="178" w:author="Author" w:date="2024-02-01T10:43:00Z">
        <w:r w:rsidR="00581875">
          <w:delText>exists,</w:delText>
        </w:r>
      </w:del>
      <w:ins w:id="179" w:author="Author" w:date="2024-02-01T10:43:00Z">
        <w:r w:rsidR="00886204">
          <w:t>also conducted another study</w:t>
        </w:r>
      </w:ins>
      <w:r w:rsidR="00886204">
        <w:t xml:space="preserve"> </w:t>
      </w:r>
      <w:r w:rsidR="00082B86" w:rsidRPr="00E60ED9">
        <w:t>present</w:t>
      </w:r>
      <w:r w:rsidR="00886204">
        <w:t>ing</w:t>
      </w:r>
      <w:r w:rsidR="00082B86" w:rsidRPr="00E60ED9">
        <w:t xml:space="preserve"> </w:t>
      </w:r>
      <w:r w:rsidRPr="00E60ED9">
        <w:t xml:space="preserve">an extension of the </w:t>
      </w:r>
      <w:r w:rsidRPr="00E60ED9">
        <w:rPr>
          <w:spacing w:val="-2"/>
        </w:rPr>
        <w:t>model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regarding</w:t>
      </w:r>
      <w:r w:rsidRPr="00E60ED9">
        <w:rPr>
          <w:spacing w:val="-12"/>
        </w:rPr>
        <w:t xml:space="preserve"> </w:t>
      </w:r>
      <w:del w:id="180" w:author="Author" w:date="2024-02-01T10:43:00Z">
        <w:r w:rsidR="00581875">
          <w:rPr>
            <w:spacing w:val="-2"/>
          </w:rPr>
          <w:delText>the</w:delText>
        </w:r>
        <w:r w:rsidR="00581875">
          <w:rPr>
            <w:spacing w:val="-12"/>
          </w:rPr>
          <w:delText xml:space="preserve"> </w:delText>
        </w:r>
      </w:del>
      <w:r w:rsidRPr="00E60ED9">
        <w:rPr>
          <w:spacing w:val="-2"/>
        </w:rPr>
        <w:t>temporal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complexity</w:t>
      </w:r>
      <w:r w:rsidRPr="00E60ED9">
        <w:rPr>
          <w:spacing w:val="-12"/>
        </w:rPr>
        <w:t xml:space="preserve"> </w:t>
      </w:r>
      <w:hyperlink w:anchor="_bookmark77" w:history="1">
        <w:r w:rsidRPr="00E60ED9">
          <w:rPr>
            <w:spacing w:val="-2"/>
          </w:rPr>
          <w:t>[37].</w:t>
        </w:r>
      </w:hyperlink>
      <w:r w:rsidRPr="00E60ED9">
        <w:rPr>
          <w:spacing w:val="-12"/>
        </w:rPr>
        <w:t xml:space="preserve"> </w:t>
      </w:r>
      <w:del w:id="181" w:author="Author" w:date="2024-02-01T10:43:00Z">
        <w:r w:rsidR="00581875">
          <w:rPr>
            <w:spacing w:val="-2"/>
          </w:rPr>
          <w:delText>Like</w:delText>
        </w:r>
      </w:del>
      <w:ins w:id="182" w:author="Author" w:date="2024-02-01T10:43:00Z">
        <w:r w:rsidR="00CF7225">
          <w:rPr>
            <w:spacing w:val="-2"/>
          </w:rPr>
          <w:t>Similar to</w:t>
        </w:r>
      </w:ins>
      <w:r w:rsidR="00CF7225" w:rsidRPr="003741D5">
        <w:rPr>
          <w:spacing w:val="-2"/>
        </w:rPr>
        <w:t xml:space="preserve"> </w:t>
      </w:r>
      <w:r w:rsidR="00CF7225">
        <w:rPr>
          <w:spacing w:val="-2"/>
        </w:rPr>
        <w:t>this</w:t>
      </w:r>
      <w:r w:rsidR="00CF7225" w:rsidRPr="003741D5">
        <w:rPr>
          <w:spacing w:val="-2"/>
        </w:rPr>
        <w:t xml:space="preserve"> </w:t>
      </w:r>
      <w:del w:id="183" w:author="Author" w:date="2024-02-01T10:43:00Z">
        <w:r w:rsidR="00581875">
          <w:rPr>
            <w:spacing w:val="-2"/>
          </w:rPr>
          <w:delText>paper</w:delText>
        </w:r>
      </w:del>
      <w:ins w:id="184" w:author="Author" w:date="2024-02-01T10:43:00Z">
        <w:r w:rsidR="00CF7225">
          <w:rPr>
            <w:spacing w:val="-2"/>
          </w:rPr>
          <w:t>study</w:t>
        </w:r>
      </w:ins>
      <w:r w:rsidRPr="00E60ED9">
        <w:rPr>
          <w:spacing w:val="-2"/>
        </w:rPr>
        <w:t>,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demand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cost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 xml:space="preserve">components, </w:t>
      </w:r>
      <w:r w:rsidRPr="00E60ED9">
        <w:t xml:space="preserve">such as the LNG tanker costs, </w:t>
      </w:r>
      <w:del w:id="185" w:author="Author" w:date="2024-02-01T10:43:00Z">
        <w:r w:rsidR="00581875">
          <w:delText>are</w:delText>
        </w:r>
      </w:del>
      <w:ins w:id="186" w:author="Author" w:date="2024-02-01T10:43:00Z">
        <w:r w:rsidR="004E3A82">
          <w:t>were</w:t>
        </w:r>
      </w:ins>
      <w:r w:rsidR="004E3A82" w:rsidRPr="00E60ED9">
        <w:t xml:space="preserve"> </w:t>
      </w:r>
      <w:r w:rsidRPr="00E60ED9">
        <w:t xml:space="preserve">implicitly modeled via </w:t>
      </w:r>
      <w:r w:rsidRPr="003741D5">
        <w:rPr>
          <w:i/>
        </w:rPr>
        <w:t>ex</w:t>
      </w:r>
      <w:del w:id="187" w:author="Author" w:date="2024-02-01T10:43:00Z">
        <w:r w:rsidR="00581875">
          <w:delText>-</w:delText>
        </w:r>
      </w:del>
      <w:ins w:id="188" w:author="Author" w:date="2024-02-01T10:43:00Z">
        <w:r w:rsidR="00D84B84" w:rsidRPr="00EE5AF2">
          <w:rPr>
            <w:i/>
          </w:rPr>
          <w:t xml:space="preserve"> </w:t>
        </w:r>
      </w:ins>
      <w:r w:rsidRPr="003741D5">
        <w:rPr>
          <w:i/>
        </w:rPr>
        <w:t>post</w:t>
      </w:r>
      <w:r w:rsidRPr="00E60ED9">
        <w:t xml:space="preserve"> calculations.</w:t>
      </w:r>
      <w:r w:rsidRPr="00E60ED9">
        <w:rPr>
          <w:spacing w:val="38"/>
        </w:rPr>
        <w:t xml:space="preserve"> </w:t>
      </w:r>
      <w:r w:rsidRPr="00E60ED9">
        <w:t>More recently, Lin and Brooks [</w:t>
      </w:r>
      <w:hyperlink w:anchor="_bookmark78" w:history="1">
        <w:r w:rsidRPr="00E60ED9">
          <w:t>38]</w:t>
        </w:r>
      </w:hyperlink>
      <w:r w:rsidRPr="00E60ED9">
        <w:t xml:space="preserve"> proposed a partial equilibrium model to investigate the uncertainties and dynamics in the </w:t>
      </w:r>
      <w:r w:rsidRPr="00E60ED9">
        <w:rPr>
          <w:spacing w:val="-2"/>
        </w:rPr>
        <w:t>global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gas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market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until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2050.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They</w:t>
      </w:r>
      <w:r w:rsidRPr="00E60ED9">
        <w:rPr>
          <w:spacing w:val="-11"/>
        </w:rPr>
        <w:t xml:space="preserve"> </w:t>
      </w:r>
      <w:del w:id="189" w:author="Author" w:date="2024-02-01T10:43:00Z">
        <w:r w:rsidR="00581875">
          <w:rPr>
            <w:spacing w:val="-2"/>
          </w:rPr>
          <w:delText>study</w:delText>
        </w:r>
      </w:del>
      <w:ins w:id="190" w:author="Author" w:date="2024-02-01T10:43:00Z">
        <w:r w:rsidR="00F04082" w:rsidRPr="00E60ED9">
          <w:rPr>
            <w:spacing w:val="-2"/>
          </w:rPr>
          <w:t>stud</w:t>
        </w:r>
        <w:r w:rsidR="00F04082">
          <w:rPr>
            <w:spacing w:val="-2"/>
          </w:rPr>
          <w:t>ied</w:t>
        </w:r>
      </w:ins>
      <w:r w:rsidR="00F04082"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global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trade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under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decarbonization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scenarios.</w:t>
      </w:r>
      <w:r w:rsidR="000B4475" w:rsidRPr="003741D5">
        <w:rPr>
          <w:spacing w:val="-2"/>
        </w:rPr>
        <w:t xml:space="preserve"> </w:t>
      </w:r>
      <w:moveToRangeStart w:id="191" w:author="Author" w:date="2024-02-01T10:43:00Z" w:name="move157676608"/>
      <w:moveTo w:id="192" w:author="Author" w:date="2024-02-01T10:43:00Z">
        <w:r w:rsidR="000B4475" w:rsidRPr="00E60ED9">
          <w:t>Crow et al.</w:t>
        </w:r>
        <w:r w:rsidR="000B4475" w:rsidRPr="00E60ED9">
          <w:rPr>
            <w:spacing w:val="40"/>
          </w:rPr>
          <w:t xml:space="preserve"> </w:t>
        </w:r>
      </w:moveTo>
      <w:moveToRangeEnd w:id="191"/>
      <w:del w:id="193" w:author="Author" w:date="2024-02-01T10:43:00Z">
        <w:r w:rsidR="00581875">
          <w:rPr>
            <w:spacing w:val="-2"/>
          </w:rPr>
          <w:delText>Another</w:delText>
        </w:r>
      </w:del>
      <w:ins w:id="194" w:author="Author" w:date="2024-02-01T10:43:00Z">
        <w:r w:rsidR="000B4475" w:rsidRPr="00E60ED9">
          <w:t>[39]</w:t>
        </w:r>
        <w:r w:rsidR="000B4475">
          <w:t xml:space="preserve"> conducted</w:t>
        </w:r>
        <w:r w:rsidRPr="00E60ED9">
          <w:rPr>
            <w:spacing w:val="14"/>
          </w:rPr>
          <w:t xml:space="preserve"> </w:t>
        </w:r>
        <w:r w:rsidR="000B4475">
          <w:rPr>
            <w:spacing w:val="-2"/>
          </w:rPr>
          <w:t>a</w:t>
        </w:r>
        <w:r w:rsidR="000B4475" w:rsidRPr="00E60ED9">
          <w:rPr>
            <w:spacing w:val="-2"/>
          </w:rPr>
          <w:t>nother</w:t>
        </w:r>
      </w:ins>
      <w:r w:rsidR="000B4475" w:rsidRPr="00E60ED9">
        <w:rPr>
          <w:spacing w:val="-2"/>
        </w:rPr>
        <w:t xml:space="preserve"> </w:t>
      </w:r>
      <w:r w:rsidRPr="00E60ED9">
        <w:t>study</w:t>
      </w:r>
      <w:r w:rsidRPr="00E60ED9">
        <w:rPr>
          <w:spacing w:val="-6"/>
        </w:rPr>
        <w:t xml:space="preserve"> </w:t>
      </w:r>
      <w:r w:rsidRPr="00E60ED9">
        <w:t>that</w:t>
      </w:r>
      <w:r w:rsidRPr="00E60ED9">
        <w:rPr>
          <w:spacing w:val="-5"/>
        </w:rPr>
        <w:t xml:space="preserve"> </w:t>
      </w:r>
      <w:del w:id="195" w:author="Author" w:date="2024-02-01T10:43:00Z">
        <w:r w:rsidR="00581875">
          <w:delText>focuses</w:delText>
        </w:r>
      </w:del>
      <w:ins w:id="196" w:author="Author" w:date="2024-02-01T10:43:00Z">
        <w:r w:rsidR="00F04082" w:rsidRPr="00E60ED9">
          <w:t>focuse</w:t>
        </w:r>
        <w:r w:rsidR="00F04082">
          <w:t>d</w:t>
        </w:r>
      </w:ins>
      <w:r w:rsidR="00F04082" w:rsidRPr="00E60ED9">
        <w:rPr>
          <w:spacing w:val="-5"/>
        </w:rPr>
        <w:t xml:space="preserve"> </w:t>
      </w:r>
      <w:r w:rsidRPr="00E60ED9">
        <w:t>on</w:t>
      </w:r>
      <w:r w:rsidRPr="00E60ED9">
        <w:rPr>
          <w:spacing w:val="-6"/>
        </w:rPr>
        <w:t xml:space="preserve"> </w:t>
      </w:r>
      <w:r w:rsidRPr="00E60ED9">
        <w:t>modeling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dynamics</w:t>
      </w:r>
      <w:r w:rsidRPr="00E60ED9">
        <w:rPr>
          <w:spacing w:val="-5"/>
        </w:rPr>
        <w:t xml:space="preserve"> </w:t>
      </w:r>
      <w:r w:rsidRPr="00E60ED9">
        <w:t>of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global</w:t>
      </w:r>
      <w:r w:rsidRPr="00E60ED9">
        <w:rPr>
          <w:spacing w:val="-5"/>
        </w:rPr>
        <w:t xml:space="preserve"> </w:t>
      </w:r>
      <w:r w:rsidRPr="00E60ED9">
        <w:t>LNG</w:t>
      </w:r>
      <w:r w:rsidRPr="00E60ED9">
        <w:rPr>
          <w:spacing w:val="-6"/>
        </w:rPr>
        <w:t xml:space="preserve"> </w:t>
      </w:r>
      <w:r w:rsidRPr="00E60ED9">
        <w:t>trade,</w:t>
      </w:r>
      <w:r w:rsidRPr="00E60ED9">
        <w:rPr>
          <w:spacing w:val="-5"/>
        </w:rPr>
        <w:t xml:space="preserve"> </w:t>
      </w:r>
      <w:r w:rsidRPr="00E60ED9">
        <w:t>with</w:t>
      </w:r>
      <w:r w:rsidRPr="00E60ED9">
        <w:rPr>
          <w:spacing w:val="-6"/>
        </w:rPr>
        <w:t xml:space="preserve"> </w:t>
      </w:r>
      <w:r w:rsidRPr="00E60ED9">
        <w:t>particular</w:t>
      </w:r>
      <w:r w:rsidRPr="00E60ED9">
        <w:rPr>
          <w:spacing w:val="-6"/>
        </w:rPr>
        <w:t xml:space="preserve"> </w:t>
      </w:r>
      <w:r w:rsidRPr="00E60ED9">
        <w:t>emphasis</w:t>
      </w:r>
      <w:r w:rsidRPr="00E60ED9">
        <w:rPr>
          <w:spacing w:val="-5"/>
        </w:rPr>
        <w:t xml:space="preserve"> </w:t>
      </w:r>
      <w:r w:rsidRPr="00E60ED9">
        <w:t>on</w:t>
      </w:r>
      <w:r w:rsidRPr="00E60ED9">
        <w:rPr>
          <w:spacing w:val="-6"/>
        </w:rPr>
        <w:t xml:space="preserve"> </w:t>
      </w:r>
      <w:r w:rsidRPr="00E60ED9">
        <w:t>the supply side</w:t>
      </w:r>
      <w:del w:id="197" w:author="Author" w:date="2024-02-01T10:43:00Z">
        <w:r w:rsidR="00581875">
          <w:delText xml:space="preserve">, is provided by </w:delText>
        </w:r>
      </w:del>
      <w:ins w:id="198" w:author="Author" w:date="2024-02-01T10:43:00Z">
        <w:r w:rsidR="000B4475">
          <w:t>.</w:t>
        </w:r>
      </w:ins>
      <w:moveFromRangeStart w:id="199" w:author="Author" w:date="2024-02-01T10:43:00Z" w:name="move157676608"/>
      <w:moveFrom w:id="200" w:author="Author" w:date="2024-02-01T10:43:00Z">
        <w:r w:rsidR="000B4475" w:rsidRPr="00E60ED9">
          <w:t>Crow et al.</w:t>
        </w:r>
        <w:r w:rsidR="000B4475" w:rsidRPr="00E60ED9">
          <w:rPr>
            <w:spacing w:val="40"/>
          </w:rPr>
          <w:t xml:space="preserve"> </w:t>
        </w:r>
      </w:moveFrom>
      <w:moveFromRangeEnd w:id="199"/>
      <w:del w:id="201" w:author="Author" w:date="2024-02-01T10:43:00Z">
        <w:r w:rsidR="00581875">
          <w:fldChar w:fldCharType="begin"/>
        </w:r>
        <w:r w:rsidR="00581875">
          <w:delInstrText xml:space="preserve"> HYPERLINK \l "_bookmark79" </w:delInstrText>
        </w:r>
        <w:r w:rsidR="00581875">
          <w:fldChar w:fldCharType="separate"/>
        </w:r>
        <w:r w:rsidR="00581875">
          <w:delText>[39].</w:delText>
        </w:r>
        <w:r w:rsidR="00581875">
          <w:fldChar w:fldCharType="end"/>
        </w:r>
      </w:del>
      <w:r w:rsidRPr="003741D5">
        <w:t xml:space="preserve"> </w:t>
      </w:r>
      <w:r w:rsidRPr="00E60ED9">
        <w:t xml:space="preserve">In addition, Bridge and Bradshaw </w:t>
      </w:r>
      <w:hyperlink w:anchor="_bookmark80" w:history="1">
        <w:r w:rsidRPr="00E60ED9">
          <w:t>[40]</w:t>
        </w:r>
      </w:hyperlink>
      <w:r w:rsidRPr="00E60ED9">
        <w:t xml:space="preserve"> </w:t>
      </w:r>
      <w:del w:id="202" w:author="Author" w:date="2024-02-01T10:43:00Z">
        <w:r w:rsidR="00581875">
          <w:delText>also examine</w:delText>
        </w:r>
      </w:del>
      <w:ins w:id="203" w:author="Author" w:date="2024-02-01T10:43:00Z">
        <w:r w:rsidRPr="00E60ED9">
          <w:t>examine</w:t>
        </w:r>
        <w:r w:rsidR="004D3E7E">
          <w:t>d</w:t>
        </w:r>
      </w:ins>
      <w:r w:rsidRPr="00E60ED9">
        <w:t xml:space="preserve"> the dynamics of the global LNG trade.</w:t>
      </w:r>
      <w:r w:rsidRPr="00E60ED9">
        <w:rPr>
          <w:spacing w:val="40"/>
        </w:rPr>
        <w:t xml:space="preserve"> </w:t>
      </w:r>
      <w:r w:rsidRPr="00E60ED9">
        <w:t xml:space="preserve">They </w:t>
      </w:r>
      <w:del w:id="204" w:author="Author" w:date="2024-02-01T10:43:00Z">
        <w:r w:rsidR="00581875">
          <w:delText>concentrate</w:delText>
        </w:r>
      </w:del>
      <w:ins w:id="205" w:author="Author" w:date="2024-02-01T10:43:00Z">
        <w:r w:rsidRPr="00E60ED9">
          <w:t>concentrate</w:t>
        </w:r>
        <w:r w:rsidR="00AC7513">
          <w:t>d</w:t>
        </w:r>
      </w:ins>
      <w:r w:rsidRPr="00E60ED9">
        <w:t>, among others, on the geographical scope of the LNG trade analysis.</w:t>
      </w:r>
      <w:r w:rsidRPr="00E60ED9">
        <w:rPr>
          <w:spacing w:val="40"/>
        </w:rPr>
        <w:t xml:space="preserve"> </w:t>
      </w:r>
      <w:proofErr w:type="spellStart"/>
      <w:r w:rsidRPr="00E60ED9">
        <w:t>Kompas</w:t>
      </w:r>
      <w:proofErr w:type="spellEnd"/>
      <w:r w:rsidRPr="00E60ED9">
        <w:t xml:space="preserve"> and </w:t>
      </w:r>
      <w:proofErr w:type="spellStart"/>
      <w:r w:rsidRPr="00E60ED9">
        <w:t>Che</w:t>
      </w:r>
      <w:proofErr w:type="spellEnd"/>
      <w:r w:rsidRPr="00E60ED9">
        <w:t xml:space="preserve"> </w:t>
      </w:r>
      <w:hyperlink w:anchor="_bookmark81" w:history="1">
        <w:r w:rsidRPr="00E60ED9">
          <w:t>[41]</w:t>
        </w:r>
      </w:hyperlink>
      <w:r w:rsidRPr="00E60ED9">
        <w:t xml:space="preserve"> </w:t>
      </w:r>
      <w:del w:id="206" w:author="Author" w:date="2024-02-01T10:43:00Z">
        <w:r w:rsidR="00581875">
          <w:delText>use</w:delText>
        </w:r>
      </w:del>
      <w:ins w:id="207" w:author="Author" w:date="2024-02-01T10:43:00Z">
        <w:r w:rsidR="000B310B">
          <w:t>employed</w:t>
        </w:r>
      </w:ins>
      <w:r w:rsidR="000B310B" w:rsidRPr="00E60ED9">
        <w:t xml:space="preserve"> </w:t>
      </w:r>
      <w:r w:rsidRPr="00E60ED9">
        <w:t>a stochastic approach to determine LNG imports and exports in the Asia</w:t>
      </w:r>
      <w:ins w:id="208" w:author="Author" w:date="2024-02-01T11:05:00Z">
        <w:r w:rsidR="00473A52">
          <w:t xml:space="preserve"> </w:t>
        </w:r>
      </w:ins>
      <w:del w:id="209" w:author="Author" w:date="2024-02-01T11:05:00Z">
        <w:r w:rsidRPr="00E60ED9" w:rsidDel="00473A52">
          <w:delText>-</w:delText>
        </w:r>
      </w:del>
      <w:r w:rsidRPr="00E60ED9">
        <w:t>Pacific region.</w:t>
      </w:r>
    </w:p>
    <w:p w14:paraId="3AC0DC37" w14:textId="77777777" w:rsidR="007F257B" w:rsidRPr="00E60ED9" w:rsidRDefault="00E8368F">
      <w:pPr>
        <w:pStyle w:val="Textkrper"/>
        <w:spacing w:before="175" w:line="237" w:lineRule="auto"/>
        <w:ind w:left="112" w:right="609" w:firstLine="338"/>
        <w:jc w:val="both"/>
      </w:pPr>
      <w:r>
        <w:rPr>
          <w:spacing w:val="-2"/>
        </w:rPr>
        <w:t>Contrary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to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the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previous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studies,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which</w:t>
      </w:r>
      <w:r w:rsidR="00FF3C28" w:rsidRPr="00E60ED9">
        <w:rPr>
          <w:spacing w:val="-7"/>
        </w:rPr>
        <w:t xml:space="preserve"> </w:t>
      </w:r>
      <w:r w:rsidR="005979DD">
        <w:rPr>
          <w:spacing w:val="-2"/>
        </w:rPr>
        <w:t>were</w:t>
      </w:r>
      <w:r w:rsidR="005979DD" w:rsidRPr="00E60ED9">
        <w:rPr>
          <w:spacing w:val="-7"/>
        </w:rPr>
        <w:t xml:space="preserve"> </w:t>
      </w:r>
      <w:r w:rsidR="00FF3C28" w:rsidRPr="00E60ED9">
        <w:rPr>
          <w:spacing w:val="-2"/>
        </w:rPr>
        <w:t>mainly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dominated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by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a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system-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or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integrated-</w:t>
      </w:r>
      <w:del w:id="210" w:author="Author" w:date="2024-02-01T10:43:00Z">
        <w:r w:rsidR="00581875">
          <w:rPr>
            <w:spacing w:val="-2"/>
          </w:rPr>
          <w:delText xml:space="preserve"> </w:delText>
        </w:r>
      </w:del>
      <w:r w:rsidR="00FF3C28" w:rsidRPr="00E60ED9">
        <w:rPr>
          <w:spacing w:val="-4"/>
        </w:rPr>
        <w:t>modeling</w:t>
      </w:r>
      <w:r w:rsidR="00FF3C28" w:rsidRPr="00E60ED9">
        <w:rPr>
          <w:spacing w:val="-2"/>
        </w:rPr>
        <w:t xml:space="preserve"> </w:t>
      </w:r>
      <w:r w:rsidR="00FF3C28" w:rsidRPr="00E60ED9">
        <w:rPr>
          <w:spacing w:val="-4"/>
        </w:rPr>
        <w:t>approach,</w:t>
      </w:r>
      <w:r w:rsidR="00FF3C28" w:rsidRPr="00E60ED9">
        <w:t xml:space="preserve"> </w:t>
      </w:r>
      <w:r w:rsidR="00FF3C28" w:rsidRPr="00E60ED9">
        <w:rPr>
          <w:spacing w:val="-4"/>
        </w:rPr>
        <w:t>further</w:t>
      </w:r>
      <w:r w:rsidR="00FF3C28" w:rsidRPr="00E60ED9">
        <w:rPr>
          <w:spacing w:val="-2"/>
        </w:rPr>
        <w:t xml:space="preserve"> </w:t>
      </w:r>
      <w:r w:rsidR="00FF3C28" w:rsidRPr="00E60ED9">
        <w:rPr>
          <w:spacing w:val="-4"/>
        </w:rPr>
        <w:t>studies</w:t>
      </w:r>
      <w:r w:rsidR="00FF3C28" w:rsidRPr="00E60ED9">
        <w:rPr>
          <w:spacing w:val="-2"/>
        </w:rPr>
        <w:t xml:space="preserve"> </w:t>
      </w:r>
      <w:r w:rsidR="00FF3C28" w:rsidRPr="00E60ED9">
        <w:rPr>
          <w:spacing w:val="-4"/>
        </w:rPr>
        <w:t>propose</w:t>
      </w:r>
      <w:r w:rsidR="003F420B">
        <w:rPr>
          <w:spacing w:val="-4"/>
        </w:rPr>
        <w:t>d</w:t>
      </w:r>
      <w:r w:rsidR="00FF3C28" w:rsidRPr="00E60ED9">
        <w:rPr>
          <w:spacing w:val="-2"/>
        </w:rPr>
        <w:t xml:space="preserve"> </w:t>
      </w:r>
      <w:r w:rsidR="00FF3C28" w:rsidRPr="00E60ED9">
        <w:rPr>
          <w:spacing w:val="-4"/>
        </w:rPr>
        <w:t>an</w:t>
      </w:r>
      <w:r w:rsidR="00FF3C28" w:rsidRPr="00E60ED9">
        <w:rPr>
          <w:spacing w:val="-2"/>
        </w:rPr>
        <w:t xml:space="preserve"> </w:t>
      </w:r>
      <w:r w:rsidR="00FF3C28" w:rsidRPr="00E60ED9">
        <w:rPr>
          <w:spacing w:val="-4"/>
        </w:rPr>
        <w:t>agent-based</w:t>
      </w:r>
      <w:r w:rsidR="00FF3C28" w:rsidRPr="00E60ED9">
        <w:rPr>
          <w:spacing w:val="-1"/>
        </w:rPr>
        <w:t xml:space="preserve"> </w:t>
      </w:r>
      <w:r w:rsidR="00FF3C28" w:rsidRPr="00E60ED9">
        <w:rPr>
          <w:spacing w:val="-4"/>
        </w:rPr>
        <w:t>modeling</w:t>
      </w:r>
      <w:r w:rsidR="00FF3C28" w:rsidRPr="00E60ED9">
        <w:rPr>
          <w:spacing w:val="-2"/>
        </w:rPr>
        <w:t xml:space="preserve"> </w:t>
      </w:r>
      <w:r w:rsidR="00FF3C28" w:rsidRPr="00E60ED9">
        <w:rPr>
          <w:spacing w:val="-4"/>
        </w:rPr>
        <w:t>approach.</w:t>
      </w:r>
      <w:r w:rsidR="00FF3C28" w:rsidRPr="00E60ED9">
        <w:rPr>
          <w:spacing w:val="23"/>
        </w:rPr>
        <w:t xml:space="preserve"> </w:t>
      </w:r>
      <w:r w:rsidR="00FF3C28" w:rsidRPr="00E60ED9">
        <w:rPr>
          <w:spacing w:val="-4"/>
        </w:rPr>
        <w:t>For</w:t>
      </w:r>
      <w:r w:rsidR="00FF3C28" w:rsidRPr="00E60ED9">
        <w:rPr>
          <w:spacing w:val="-2"/>
        </w:rPr>
        <w:t xml:space="preserve"> </w:t>
      </w:r>
      <w:r w:rsidR="00FF3C28" w:rsidRPr="00E60ED9">
        <w:rPr>
          <w:spacing w:val="-4"/>
        </w:rPr>
        <w:t>instance,</w:t>
      </w:r>
      <w:r w:rsidR="00FF3C28" w:rsidRPr="00E60ED9">
        <w:t xml:space="preserve"> </w:t>
      </w:r>
      <w:r w:rsidR="00FF3C28" w:rsidRPr="00E60ED9">
        <w:rPr>
          <w:spacing w:val="-4"/>
        </w:rPr>
        <w:t>Meza</w:t>
      </w:r>
      <w:r w:rsidR="00FF3C28" w:rsidRPr="00E60ED9">
        <w:rPr>
          <w:spacing w:val="-2"/>
        </w:rPr>
        <w:t xml:space="preserve"> </w:t>
      </w:r>
      <w:r w:rsidR="00FF3C28" w:rsidRPr="00E60ED9">
        <w:rPr>
          <w:spacing w:val="-4"/>
        </w:rPr>
        <w:t>et</w:t>
      </w:r>
      <w:r w:rsidR="00FF3C28" w:rsidRPr="00E60ED9">
        <w:rPr>
          <w:spacing w:val="-2"/>
        </w:rPr>
        <w:t xml:space="preserve"> </w:t>
      </w:r>
      <w:r w:rsidR="00FF3C28" w:rsidRPr="00E60ED9">
        <w:rPr>
          <w:spacing w:val="-5"/>
        </w:rPr>
        <w:t>al.</w:t>
      </w:r>
    </w:p>
    <w:p w14:paraId="13CD0373" w14:textId="77777777" w:rsidR="007F257B" w:rsidRPr="00E60ED9" w:rsidRDefault="009D3118">
      <w:pPr>
        <w:pStyle w:val="Textkrper"/>
        <w:spacing w:line="237" w:lineRule="auto"/>
        <w:ind w:left="112" w:right="607"/>
        <w:jc w:val="both"/>
      </w:pPr>
      <w:hyperlink w:anchor="_bookmark82" w:history="1">
        <w:r w:rsidR="00FF3C28" w:rsidRPr="00E60ED9">
          <w:t>[42]</w:t>
        </w:r>
      </w:hyperlink>
      <w:r w:rsidR="00FF3C28" w:rsidRPr="00E60ED9">
        <w:rPr>
          <w:spacing w:val="-8"/>
        </w:rPr>
        <w:t xml:space="preserve"> </w:t>
      </w:r>
      <w:proofErr w:type="gramStart"/>
      <w:r w:rsidR="003F420B" w:rsidRPr="00E60ED9">
        <w:t>appl</w:t>
      </w:r>
      <w:r w:rsidR="003F420B">
        <w:t>ied</w:t>
      </w:r>
      <w:proofErr w:type="gramEnd"/>
      <w:r w:rsidR="003F420B" w:rsidRPr="00E60ED9">
        <w:rPr>
          <w:spacing w:val="-8"/>
        </w:rPr>
        <w:t xml:space="preserve"> </w:t>
      </w:r>
      <w:r w:rsidR="00FF3C28" w:rsidRPr="00E60ED9">
        <w:t>an</w:t>
      </w:r>
      <w:r w:rsidR="00FF3C28" w:rsidRPr="00E60ED9">
        <w:rPr>
          <w:spacing w:val="-8"/>
        </w:rPr>
        <w:t xml:space="preserve"> </w:t>
      </w:r>
      <w:r w:rsidR="00FF3C28" w:rsidRPr="00E60ED9">
        <w:t>agent-based</w:t>
      </w:r>
      <w:r w:rsidR="00FF3C28" w:rsidRPr="00E60ED9">
        <w:rPr>
          <w:spacing w:val="-8"/>
        </w:rPr>
        <w:t xml:space="preserve"> </w:t>
      </w:r>
      <w:r w:rsidR="00FF3C28" w:rsidRPr="00E60ED9">
        <w:t>model</w:t>
      </w:r>
      <w:r w:rsidR="00FF3C28" w:rsidRPr="00E60ED9">
        <w:rPr>
          <w:spacing w:val="-8"/>
        </w:rPr>
        <w:t xml:space="preserve"> </w:t>
      </w:r>
      <w:r w:rsidR="00FF3C28" w:rsidRPr="00E60ED9">
        <w:t>to</w:t>
      </w:r>
      <w:r w:rsidR="00FF3C28" w:rsidRPr="00E60ED9">
        <w:rPr>
          <w:spacing w:val="-8"/>
        </w:rPr>
        <w:t xml:space="preserve"> </w:t>
      </w:r>
      <w:r w:rsidR="00FF3C28" w:rsidRPr="00E60ED9">
        <w:t>study</w:t>
      </w:r>
      <w:r w:rsidR="00FF3C28" w:rsidRPr="00E60ED9">
        <w:rPr>
          <w:spacing w:val="-8"/>
        </w:rPr>
        <w:t xml:space="preserve"> </w:t>
      </w:r>
      <w:r w:rsidR="00FF3C28" w:rsidRPr="00E60ED9">
        <w:t>the</w:t>
      </w:r>
      <w:r w:rsidR="00FF3C28" w:rsidRPr="00E60ED9">
        <w:rPr>
          <w:spacing w:val="-8"/>
        </w:rPr>
        <w:t xml:space="preserve"> </w:t>
      </w:r>
      <w:r w:rsidR="00FF3C28" w:rsidRPr="00E60ED9">
        <w:t>global</w:t>
      </w:r>
      <w:r w:rsidR="00FF3C28" w:rsidRPr="00E60ED9">
        <w:rPr>
          <w:spacing w:val="-8"/>
        </w:rPr>
        <w:t xml:space="preserve"> </w:t>
      </w:r>
      <w:r w:rsidR="00FF3C28" w:rsidRPr="00E60ED9">
        <w:t>LNG</w:t>
      </w:r>
      <w:r w:rsidR="00FF3C28" w:rsidRPr="00E60ED9">
        <w:rPr>
          <w:spacing w:val="-8"/>
        </w:rPr>
        <w:t xml:space="preserve"> </w:t>
      </w:r>
      <w:r w:rsidR="00FF3C28" w:rsidRPr="00E60ED9">
        <w:t>trade</w:t>
      </w:r>
      <w:r w:rsidR="00FF3C28" w:rsidRPr="00E60ED9">
        <w:rPr>
          <w:spacing w:val="-8"/>
        </w:rPr>
        <w:t xml:space="preserve"> </w:t>
      </w:r>
      <w:r w:rsidR="00FF3C28" w:rsidRPr="00E60ED9">
        <w:t>in</w:t>
      </w:r>
      <w:r w:rsidR="00FF3C28" w:rsidRPr="00E60ED9">
        <w:rPr>
          <w:spacing w:val="-8"/>
        </w:rPr>
        <w:t xml:space="preserve"> </w:t>
      </w:r>
      <w:r w:rsidR="00FF3C28" w:rsidRPr="00E60ED9">
        <w:t>2030.</w:t>
      </w:r>
      <w:r w:rsidR="00FF3C28" w:rsidRPr="00E60ED9">
        <w:rPr>
          <w:spacing w:val="9"/>
        </w:rPr>
        <w:t xml:space="preserve"> </w:t>
      </w:r>
      <w:r w:rsidR="00FF3C28" w:rsidRPr="00E60ED9">
        <w:t>Their</w:t>
      </w:r>
      <w:r w:rsidR="00FF3C28" w:rsidRPr="00E60ED9">
        <w:rPr>
          <w:spacing w:val="-8"/>
        </w:rPr>
        <w:t xml:space="preserve"> </w:t>
      </w:r>
      <w:r w:rsidR="00FF3C28" w:rsidRPr="00E60ED9">
        <w:t>results</w:t>
      </w:r>
      <w:r w:rsidR="00FF3C28" w:rsidRPr="00E60ED9">
        <w:rPr>
          <w:spacing w:val="-8"/>
        </w:rPr>
        <w:t xml:space="preserve"> </w:t>
      </w:r>
      <w:r w:rsidR="009272BC">
        <w:t>indicated</w:t>
      </w:r>
      <w:r w:rsidR="009272BC" w:rsidRPr="00E60ED9">
        <w:rPr>
          <w:spacing w:val="-8"/>
        </w:rPr>
        <w:t xml:space="preserve"> </w:t>
      </w:r>
      <w:r w:rsidR="00FF3C28" w:rsidRPr="00E60ED9">
        <w:t>that</w:t>
      </w:r>
      <w:r w:rsidR="00FF3C28" w:rsidRPr="00E60ED9">
        <w:rPr>
          <w:spacing w:val="-8"/>
        </w:rPr>
        <w:t xml:space="preserve"> </w:t>
      </w:r>
      <w:r w:rsidR="00FF3C28" w:rsidRPr="00E60ED9">
        <w:t>smaller LNG</w:t>
      </w:r>
      <w:r w:rsidR="00FF3C28" w:rsidRPr="00E60ED9">
        <w:rPr>
          <w:spacing w:val="-6"/>
        </w:rPr>
        <w:t xml:space="preserve"> </w:t>
      </w:r>
      <w:r w:rsidR="00FF3C28" w:rsidRPr="00E60ED9">
        <w:t>exporters</w:t>
      </w:r>
      <w:r w:rsidR="00FF3C28" w:rsidRPr="00E60ED9">
        <w:rPr>
          <w:spacing w:val="-6"/>
        </w:rPr>
        <w:t xml:space="preserve"> </w:t>
      </w:r>
      <w:r w:rsidR="00FF3C28" w:rsidRPr="00E60ED9">
        <w:t>struggle</w:t>
      </w:r>
      <w:r w:rsidR="00FF3C28" w:rsidRPr="00E60ED9">
        <w:rPr>
          <w:spacing w:val="-6"/>
        </w:rPr>
        <w:t xml:space="preserve"> </w:t>
      </w:r>
      <w:r w:rsidR="00FF3C28" w:rsidRPr="00E60ED9">
        <w:t>to</w:t>
      </w:r>
      <w:r w:rsidR="00FF3C28" w:rsidRPr="00E60ED9">
        <w:rPr>
          <w:spacing w:val="-6"/>
        </w:rPr>
        <w:t xml:space="preserve"> </w:t>
      </w:r>
      <w:r w:rsidR="00FF3C28" w:rsidRPr="00E60ED9">
        <w:t>allocate</w:t>
      </w:r>
      <w:r w:rsidR="00FF3C28" w:rsidRPr="00E60ED9">
        <w:rPr>
          <w:spacing w:val="-6"/>
        </w:rPr>
        <w:t xml:space="preserve"> </w:t>
      </w:r>
      <w:r w:rsidR="00FF3C28" w:rsidRPr="00E60ED9">
        <w:t>future</w:t>
      </w:r>
      <w:r w:rsidR="00FF3C28" w:rsidRPr="00E60ED9">
        <w:rPr>
          <w:spacing w:val="-6"/>
        </w:rPr>
        <w:t xml:space="preserve"> </w:t>
      </w:r>
      <w:r w:rsidR="00FF3C28" w:rsidRPr="00E60ED9">
        <w:t>supplies</w:t>
      </w:r>
      <w:r w:rsidR="00FF3C28" w:rsidRPr="00E60ED9">
        <w:rPr>
          <w:spacing w:val="-6"/>
        </w:rPr>
        <w:t xml:space="preserve"> </w:t>
      </w:r>
      <w:r w:rsidR="00FF3C28" w:rsidRPr="00E60ED9">
        <w:t>when</w:t>
      </w:r>
      <w:r w:rsidR="00FF3C28" w:rsidRPr="00E60ED9">
        <w:rPr>
          <w:spacing w:val="-6"/>
        </w:rPr>
        <w:t xml:space="preserve"> </w:t>
      </w:r>
      <w:r w:rsidR="00FF3C28" w:rsidRPr="00E60ED9">
        <w:t>looking</w:t>
      </w:r>
      <w:r w:rsidR="00FF3C28" w:rsidRPr="00E60ED9">
        <w:rPr>
          <w:spacing w:val="-6"/>
        </w:rPr>
        <w:t xml:space="preserve"> </w:t>
      </w:r>
      <w:r w:rsidR="00FF3C28" w:rsidRPr="00E60ED9">
        <w:t>at</w:t>
      </w:r>
      <w:r w:rsidR="00FF3C28" w:rsidRPr="00E60ED9">
        <w:rPr>
          <w:spacing w:val="-6"/>
        </w:rPr>
        <w:t xml:space="preserve"> </w:t>
      </w:r>
      <w:r w:rsidR="00FF3C28" w:rsidRPr="00E60ED9">
        <w:t>the</w:t>
      </w:r>
      <w:r w:rsidR="00FF3C28" w:rsidRPr="00E60ED9">
        <w:rPr>
          <w:spacing w:val="-6"/>
        </w:rPr>
        <w:t xml:space="preserve"> </w:t>
      </w:r>
      <w:r w:rsidR="00FF3C28" w:rsidRPr="00E60ED9">
        <w:t>supply</w:t>
      </w:r>
      <w:r w:rsidR="00FF3C28" w:rsidRPr="00E60ED9">
        <w:rPr>
          <w:spacing w:val="-6"/>
        </w:rPr>
        <w:t xml:space="preserve"> </w:t>
      </w:r>
      <w:r w:rsidR="00FF3C28" w:rsidRPr="00E60ED9">
        <w:t>side.</w:t>
      </w:r>
      <w:r w:rsidR="00FF3C28" w:rsidRPr="00E60ED9">
        <w:rPr>
          <w:spacing w:val="22"/>
        </w:rPr>
        <w:t xml:space="preserve"> </w:t>
      </w:r>
      <w:r w:rsidR="00FF3C28" w:rsidRPr="00E60ED9">
        <w:t>Analogously,</w:t>
      </w:r>
      <w:r w:rsidR="00FF3C28" w:rsidRPr="00E60ED9">
        <w:rPr>
          <w:spacing w:val="-4"/>
        </w:rPr>
        <w:t xml:space="preserve"> </w:t>
      </w:r>
      <w:proofErr w:type="spellStart"/>
      <w:r w:rsidR="00FF3C28" w:rsidRPr="00E60ED9">
        <w:t>Guo</w:t>
      </w:r>
      <w:proofErr w:type="spellEnd"/>
      <w:r w:rsidR="00FF3C28" w:rsidRPr="00E60ED9">
        <w:t xml:space="preserve"> and</w:t>
      </w:r>
      <w:r w:rsidR="00FF3C28" w:rsidRPr="00E60ED9">
        <w:rPr>
          <w:spacing w:val="-8"/>
        </w:rPr>
        <w:t xml:space="preserve"> </w:t>
      </w:r>
      <w:r w:rsidR="00FF3C28" w:rsidRPr="00E60ED9">
        <w:t>Hawkes</w:t>
      </w:r>
      <w:r w:rsidR="00FF3C28" w:rsidRPr="00E60ED9">
        <w:rPr>
          <w:spacing w:val="-8"/>
        </w:rPr>
        <w:t xml:space="preserve"> </w:t>
      </w:r>
      <w:hyperlink w:anchor="_bookmark83" w:history="1">
        <w:r w:rsidR="00FF3C28" w:rsidRPr="00E60ED9">
          <w:t>[43]</w:t>
        </w:r>
      </w:hyperlink>
      <w:r w:rsidR="00FF3C28" w:rsidRPr="00E60ED9">
        <w:rPr>
          <w:spacing w:val="-7"/>
        </w:rPr>
        <w:t xml:space="preserve"> </w:t>
      </w:r>
      <w:r w:rsidR="004213A2">
        <w:t>used</w:t>
      </w:r>
      <w:r w:rsidR="00FF3C28" w:rsidRPr="00E60ED9">
        <w:rPr>
          <w:spacing w:val="-8"/>
        </w:rPr>
        <w:t xml:space="preserve"> </w:t>
      </w:r>
      <w:r w:rsidR="00FF3C28" w:rsidRPr="00E60ED9">
        <w:t>an</w:t>
      </w:r>
      <w:r w:rsidR="00FF3C28" w:rsidRPr="00E60ED9">
        <w:rPr>
          <w:spacing w:val="-8"/>
        </w:rPr>
        <w:t xml:space="preserve"> </w:t>
      </w:r>
      <w:r w:rsidR="00FF3C28" w:rsidRPr="00E60ED9">
        <w:t>agent-based</w:t>
      </w:r>
      <w:r w:rsidR="00FF3C28" w:rsidRPr="00E60ED9">
        <w:rPr>
          <w:spacing w:val="-8"/>
        </w:rPr>
        <w:t xml:space="preserve"> </w:t>
      </w:r>
      <w:r w:rsidR="00FF3C28" w:rsidRPr="00E60ED9">
        <w:t>method</w:t>
      </w:r>
      <w:r w:rsidR="00FF3C28" w:rsidRPr="00E60ED9">
        <w:rPr>
          <w:spacing w:val="-8"/>
        </w:rPr>
        <w:t xml:space="preserve"> </w:t>
      </w:r>
      <w:r w:rsidR="00FF3C28" w:rsidRPr="00E60ED9">
        <w:t>but</w:t>
      </w:r>
      <w:r w:rsidR="00FF3C28" w:rsidRPr="00E60ED9">
        <w:rPr>
          <w:spacing w:val="-7"/>
        </w:rPr>
        <w:t xml:space="preserve"> </w:t>
      </w:r>
      <w:r w:rsidR="00FF3C28" w:rsidRPr="00E60ED9">
        <w:t>consider</w:t>
      </w:r>
      <w:r w:rsidR="000F2932">
        <w:t>ed</w:t>
      </w:r>
      <w:r w:rsidR="00FF3C28" w:rsidRPr="00E60ED9">
        <w:rPr>
          <w:spacing w:val="-8"/>
        </w:rPr>
        <w:t xml:space="preserve"> </w:t>
      </w:r>
      <w:r w:rsidR="00FF3C28" w:rsidRPr="00E60ED9">
        <w:t>game-theoretic</w:t>
      </w:r>
      <w:r w:rsidR="00FF3C28" w:rsidRPr="00E60ED9">
        <w:rPr>
          <w:spacing w:val="-8"/>
        </w:rPr>
        <w:t xml:space="preserve"> </w:t>
      </w:r>
      <w:r w:rsidR="00FF3C28" w:rsidRPr="00E60ED9">
        <w:t>aspects</w:t>
      </w:r>
      <w:r w:rsidR="00FF3C28" w:rsidRPr="00E60ED9">
        <w:rPr>
          <w:spacing w:val="-8"/>
        </w:rPr>
        <w:t xml:space="preserve"> </w:t>
      </w:r>
      <w:r w:rsidR="00FF3C28" w:rsidRPr="00E60ED9">
        <w:t>to</w:t>
      </w:r>
      <w:r w:rsidR="00FF3C28" w:rsidRPr="00E60ED9">
        <w:rPr>
          <w:spacing w:val="-8"/>
        </w:rPr>
        <w:t xml:space="preserve"> </w:t>
      </w:r>
      <w:r w:rsidR="00FF3C28" w:rsidRPr="00E60ED9">
        <w:t>determine</w:t>
      </w:r>
      <w:r w:rsidR="00FF3C28" w:rsidRPr="00E60ED9">
        <w:rPr>
          <w:spacing w:val="-8"/>
        </w:rPr>
        <w:t xml:space="preserve"> </w:t>
      </w:r>
      <w:r w:rsidR="00FF3C28" w:rsidRPr="00E60ED9">
        <w:t>the global</w:t>
      </w:r>
      <w:r w:rsidR="00FF3C28" w:rsidRPr="00E60ED9">
        <w:rPr>
          <w:spacing w:val="-4"/>
        </w:rPr>
        <w:t xml:space="preserve"> </w:t>
      </w:r>
      <w:r w:rsidR="00FF3C28" w:rsidRPr="00E60ED9">
        <w:t>LNG</w:t>
      </w:r>
      <w:r w:rsidR="00FF3C28" w:rsidRPr="00E60ED9">
        <w:rPr>
          <w:spacing w:val="-4"/>
        </w:rPr>
        <w:t xml:space="preserve"> </w:t>
      </w:r>
      <w:r w:rsidR="00FF3C28" w:rsidRPr="00E60ED9">
        <w:t>market</w:t>
      </w:r>
      <w:r w:rsidR="00FF3C28" w:rsidRPr="00E60ED9">
        <w:rPr>
          <w:spacing w:val="-4"/>
        </w:rPr>
        <w:t xml:space="preserve"> </w:t>
      </w:r>
      <w:r w:rsidR="00FF3C28" w:rsidRPr="00E60ED9">
        <w:t>trade.</w:t>
      </w:r>
      <w:r w:rsidR="00FF3C28" w:rsidRPr="00E60ED9">
        <w:rPr>
          <w:spacing w:val="27"/>
        </w:rPr>
        <w:t xml:space="preserve"> </w:t>
      </w:r>
      <w:r w:rsidR="00AB1360" w:rsidRPr="00E60ED9">
        <w:rPr>
          <w:spacing w:val="-2"/>
        </w:rPr>
        <w:t>Magnier</w:t>
      </w:r>
      <w:r w:rsidR="00AB1360" w:rsidRPr="00E60ED9">
        <w:rPr>
          <w:spacing w:val="-8"/>
        </w:rPr>
        <w:t xml:space="preserve"> </w:t>
      </w:r>
      <w:r w:rsidR="00AB1360" w:rsidRPr="00E60ED9">
        <w:rPr>
          <w:spacing w:val="-2"/>
        </w:rPr>
        <w:t>and</w:t>
      </w:r>
      <w:r w:rsidR="00AB1360" w:rsidRPr="00E60ED9">
        <w:rPr>
          <w:spacing w:val="-8"/>
        </w:rPr>
        <w:t xml:space="preserve"> </w:t>
      </w:r>
      <w:proofErr w:type="spellStart"/>
      <w:r w:rsidR="00AB1360" w:rsidRPr="00E60ED9">
        <w:rPr>
          <w:spacing w:val="-2"/>
        </w:rPr>
        <w:t>Jrad</w:t>
      </w:r>
      <w:proofErr w:type="spellEnd"/>
      <w:r w:rsidR="00AB1360">
        <w:rPr>
          <w:spacing w:val="-8"/>
        </w:rPr>
        <w:t xml:space="preserve"> </w:t>
      </w:r>
      <w:r w:rsidR="00AB1360" w:rsidRPr="00E60ED9">
        <w:rPr>
          <w:spacing w:val="-2"/>
        </w:rPr>
        <w:t>[44]</w:t>
      </w:r>
      <w:r w:rsidR="00AB1360">
        <w:rPr>
          <w:spacing w:val="-2"/>
        </w:rPr>
        <w:t xml:space="preserve"> developed </w:t>
      </w:r>
      <w:r w:rsidR="00AB1360">
        <w:t>a</w:t>
      </w:r>
      <w:r w:rsidR="00AB1360" w:rsidRPr="00E60ED9">
        <w:rPr>
          <w:spacing w:val="-4"/>
        </w:rPr>
        <w:t xml:space="preserve"> </w:t>
      </w:r>
      <w:r w:rsidR="00FF3C28" w:rsidRPr="00E60ED9">
        <w:t>coarse-grained</w:t>
      </w:r>
      <w:r w:rsidR="00FF3C28" w:rsidRPr="00E60ED9">
        <w:rPr>
          <w:spacing w:val="-4"/>
        </w:rPr>
        <w:t xml:space="preserve"> </w:t>
      </w:r>
      <w:r w:rsidR="00FF3C28" w:rsidRPr="00E60ED9">
        <w:t>model</w:t>
      </w:r>
      <w:r w:rsidR="00FF3C28" w:rsidRPr="00E60ED9">
        <w:rPr>
          <w:spacing w:val="-4"/>
        </w:rPr>
        <w:t xml:space="preserve"> </w:t>
      </w:r>
      <w:r w:rsidR="00FF3C28" w:rsidRPr="00E60ED9">
        <w:t>to</w:t>
      </w:r>
      <w:r w:rsidR="00FF3C28" w:rsidRPr="00E60ED9">
        <w:rPr>
          <w:spacing w:val="-4"/>
        </w:rPr>
        <w:t xml:space="preserve"> </w:t>
      </w:r>
      <w:r w:rsidR="00FF3C28" w:rsidRPr="00E60ED9">
        <w:t>devise</w:t>
      </w:r>
      <w:r w:rsidR="00FF3C28" w:rsidRPr="00E60ED9">
        <w:rPr>
          <w:spacing w:val="-4"/>
        </w:rPr>
        <w:t xml:space="preserve"> </w:t>
      </w:r>
      <w:r w:rsidR="000F2932">
        <w:rPr>
          <w:spacing w:val="-4"/>
        </w:rPr>
        <w:t xml:space="preserve">2030 </w:t>
      </w:r>
      <w:r w:rsidR="00FF3C28" w:rsidRPr="00E60ED9">
        <w:t>LNG</w:t>
      </w:r>
      <w:r w:rsidR="00FF3C28" w:rsidRPr="00E60ED9">
        <w:rPr>
          <w:spacing w:val="-4"/>
        </w:rPr>
        <w:t xml:space="preserve"> </w:t>
      </w:r>
      <w:r w:rsidR="00FF3C28" w:rsidRPr="00E60ED9">
        <w:t>trade</w:t>
      </w:r>
      <w:r w:rsidR="00FF3C28" w:rsidRPr="00E60ED9">
        <w:rPr>
          <w:spacing w:val="-4"/>
        </w:rPr>
        <w:t xml:space="preserve"> </w:t>
      </w:r>
      <w:r w:rsidR="00FF3C28" w:rsidRPr="00E60ED9">
        <w:t>portfolios</w:t>
      </w:r>
      <w:r w:rsidR="00FF3C28" w:rsidRPr="003741D5">
        <w:rPr>
          <w:spacing w:val="-8"/>
        </w:rPr>
        <w:t xml:space="preserve"> </w:t>
      </w:r>
      <w:r w:rsidR="00FF3C28" w:rsidRPr="00E60ED9">
        <w:rPr>
          <w:spacing w:val="-2"/>
        </w:rPr>
        <w:t>under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secure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supply</w:t>
      </w:r>
      <w:ins w:id="211" w:author="Author" w:date="2024-02-01T10:43:00Z">
        <w:r w:rsidR="00AB1360">
          <w:rPr>
            <w:spacing w:val="-2"/>
          </w:rPr>
          <w:t>.</w:t>
        </w:r>
      </w:ins>
      <w:moveToRangeStart w:id="212" w:author="Author" w:date="2024-02-01T10:43:00Z" w:name="move157676609"/>
      <w:moveTo w:id="213" w:author="Author" w:date="2024-02-01T10:43:00Z">
        <w:r w:rsidR="00FF3C28" w:rsidRPr="003741D5">
          <w:rPr>
            <w:spacing w:val="-8"/>
          </w:rPr>
          <w:t xml:space="preserve"> </w:t>
        </w:r>
        <w:r w:rsidR="00C33E03" w:rsidRPr="00E60ED9">
          <w:t>Yang et al.</w:t>
        </w:r>
        <w:r w:rsidR="00C33E03" w:rsidRPr="00E60ED9">
          <w:rPr>
            <w:spacing w:val="40"/>
          </w:rPr>
          <w:t xml:space="preserve"> </w:t>
        </w:r>
      </w:moveTo>
      <w:moveToRangeEnd w:id="212"/>
      <w:ins w:id="214" w:author="Author" w:date="2024-02-01T10:43:00Z">
        <w:r w:rsidR="00C33E03" w:rsidRPr="00E60ED9">
          <w:t>[45]</w:t>
        </w:r>
        <w:r w:rsidR="00C33E03">
          <w:t xml:space="preserve"> proposed </w:t>
        </w:r>
        <w:r w:rsidR="00C33E03">
          <w:rPr>
            <w:spacing w:val="-2"/>
          </w:rPr>
          <w:t>m</w:t>
        </w:r>
        <w:r w:rsidR="00FF3C28" w:rsidRPr="00E60ED9">
          <w:rPr>
            <w:spacing w:val="-2"/>
          </w:rPr>
          <w:t>achine</w:t>
        </w:r>
        <w:r w:rsidR="00FF3C28" w:rsidRPr="00E60ED9">
          <w:rPr>
            <w:spacing w:val="-8"/>
          </w:rPr>
          <w:t xml:space="preserve"> </w:t>
        </w:r>
        <w:r w:rsidR="000F2932">
          <w:rPr>
            <w:spacing w:val="-2"/>
          </w:rPr>
          <w:t>l</w:t>
        </w:r>
        <w:r w:rsidR="000F2932" w:rsidRPr="00E60ED9">
          <w:rPr>
            <w:spacing w:val="-2"/>
          </w:rPr>
          <w:t>earning</w:t>
        </w:r>
        <w:r w:rsidR="000F2932" w:rsidRPr="00E60ED9">
          <w:rPr>
            <w:spacing w:val="-8"/>
          </w:rPr>
          <w:t xml:space="preserve"> </w:t>
        </w:r>
        <w:r w:rsidR="000F2932">
          <w:rPr>
            <w:spacing w:val="-2"/>
          </w:rPr>
          <w:t>a</w:t>
        </w:r>
        <w:r w:rsidR="000F2932" w:rsidRPr="00E60ED9">
          <w:rPr>
            <w:spacing w:val="-2"/>
          </w:rPr>
          <w:t>lgorithms</w:t>
        </w:r>
      </w:ins>
      <w:r w:rsidR="000F2932" w:rsidRPr="00E60ED9">
        <w:rPr>
          <w:spacing w:val="-8"/>
        </w:rPr>
        <w:t xml:space="preserve"> </w:t>
      </w:r>
      <w:r w:rsidR="00FF3C28" w:rsidRPr="00E60ED9">
        <w:rPr>
          <w:spacing w:val="-2"/>
        </w:rPr>
        <w:t>to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estimate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>spot</w:t>
      </w:r>
      <w:r w:rsidR="00FF3C28" w:rsidRPr="00E60ED9">
        <w:rPr>
          <w:spacing w:val="-8"/>
        </w:rPr>
        <w:t xml:space="preserve"> </w:t>
      </w:r>
      <w:r w:rsidR="00FF3C28" w:rsidRPr="00E60ED9">
        <w:rPr>
          <w:spacing w:val="-2"/>
        </w:rPr>
        <w:t xml:space="preserve">LNG </w:t>
      </w:r>
      <w:r w:rsidR="00FF3C28" w:rsidRPr="00E60ED9">
        <w:t>prices</w:t>
      </w:r>
      <w:del w:id="215" w:author="Author" w:date="2024-02-01T10:43:00Z">
        <w:r w:rsidR="00581875">
          <w:delText xml:space="preserve"> are presented by</w:delText>
        </w:r>
      </w:del>
      <w:ins w:id="216" w:author="Author" w:date="2024-02-01T10:43:00Z">
        <w:r w:rsidR="00C33E03">
          <w:t>.</w:t>
        </w:r>
        <w:r w:rsidR="00FF3C28" w:rsidRPr="00E60ED9">
          <w:t xml:space="preserve"> </w:t>
        </w:r>
        <w:r w:rsidR="00E25D8A">
          <w:t>Furthermore,</w:t>
        </w:r>
      </w:ins>
      <w:moveFromRangeStart w:id="217" w:author="Author" w:date="2024-02-01T10:43:00Z" w:name="move157676609"/>
      <w:moveFrom w:id="218" w:author="Author" w:date="2024-02-01T10:43:00Z">
        <w:r w:rsidR="00FF3C28" w:rsidRPr="003741D5">
          <w:rPr>
            <w:spacing w:val="-8"/>
          </w:rPr>
          <w:t xml:space="preserve"> </w:t>
        </w:r>
        <w:r w:rsidR="00C33E03" w:rsidRPr="00E60ED9">
          <w:t>Yang et al.</w:t>
        </w:r>
        <w:r w:rsidR="00C33E03" w:rsidRPr="00E60ED9">
          <w:rPr>
            <w:spacing w:val="40"/>
          </w:rPr>
          <w:t xml:space="preserve"> </w:t>
        </w:r>
      </w:moveFrom>
      <w:moveFromRangeEnd w:id="217"/>
      <w:del w:id="219" w:author="Author" w:date="2024-02-01T10:43:00Z">
        <w:r w:rsidR="00581875">
          <w:fldChar w:fldCharType="begin"/>
        </w:r>
        <w:r w:rsidR="00581875">
          <w:delInstrText xml:space="preserve"> HYPERLINK \l "_bookmark85" </w:delInstrText>
        </w:r>
        <w:r w:rsidR="00581875">
          <w:fldChar w:fldCharType="separate"/>
        </w:r>
        <w:r w:rsidR="00581875">
          <w:delText>[45].</w:delText>
        </w:r>
        <w:r w:rsidR="00581875">
          <w:fldChar w:fldCharType="end"/>
        </w:r>
        <w:r w:rsidR="00581875">
          <w:rPr>
            <w:spacing w:val="40"/>
          </w:rPr>
          <w:delText xml:space="preserve"> </w:delText>
        </w:r>
        <w:r w:rsidR="00581875">
          <w:delText>The modeling of LNG trading routes and flows is presented exemplarily</w:delText>
        </w:r>
        <w:r w:rsidR="00581875">
          <w:rPr>
            <w:spacing w:val="-10"/>
          </w:rPr>
          <w:delText xml:space="preserve"> </w:delText>
        </w:r>
        <w:r w:rsidR="00581875">
          <w:delText>by</w:delText>
        </w:r>
      </w:del>
      <w:r w:rsidR="00E25D8A" w:rsidRPr="003741D5">
        <w:t xml:space="preserve"> </w:t>
      </w:r>
      <w:r w:rsidR="00E25D8A" w:rsidRPr="00E60ED9">
        <w:t>Zhang</w:t>
      </w:r>
      <w:r w:rsidR="00E25D8A" w:rsidRPr="00E60ED9">
        <w:rPr>
          <w:spacing w:val="-10"/>
        </w:rPr>
        <w:t xml:space="preserve"> </w:t>
      </w:r>
      <w:r w:rsidR="00E25D8A" w:rsidRPr="00E60ED9">
        <w:t>et</w:t>
      </w:r>
      <w:r w:rsidR="00E25D8A" w:rsidRPr="00E60ED9">
        <w:rPr>
          <w:spacing w:val="-10"/>
        </w:rPr>
        <w:t xml:space="preserve"> </w:t>
      </w:r>
      <w:r w:rsidR="00E25D8A" w:rsidRPr="00E60ED9">
        <w:t>al.</w:t>
      </w:r>
      <w:r w:rsidR="00E25D8A" w:rsidRPr="00E60ED9">
        <w:rPr>
          <w:spacing w:val="11"/>
        </w:rPr>
        <w:t xml:space="preserve"> </w:t>
      </w:r>
      <w:hyperlink w:anchor="_bookmark86" w:history="1">
        <w:r w:rsidR="00E25D8A" w:rsidRPr="00E60ED9">
          <w:t>[46]</w:t>
        </w:r>
      </w:hyperlink>
      <w:r w:rsidR="00E25D8A" w:rsidRPr="003741D5">
        <w:t xml:space="preserve"> </w:t>
      </w:r>
      <w:ins w:id="220" w:author="Author" w:date="2024-02-01T10:43:00Z">
        <w:r w:rsidR="00E25D8A">
          <w:t>proposed t</w:t>
        </w:r>
        <w:r w:rsidR="00FF3C28" w:rsidRPr="00E60ED9">
          <w:t xml:space="preserve">he modeling of LNG trading routes and flows </w:t>
        </w:r>
      </w:ins>
      <w:r w:rsidR="00FF3C28" w:rsidRPr="00E60ED9">
        <w:t>using</w:t>
      </w:r>
      <w:r w:rsidR="00FF3C28" w:rsidRPr="00E60ED9">
        <w:rPr>
          <w:spacing w:val="-10"/>
        </w:rPr>
        <w:t xml:space="preserve"> </w:t>
      </w:r>
      <w:r w:rsidR="00FF3C28" w:rsidRPr="00E60ED9">
        <w:t>a</w:t>
      </w:r>
      <w:r w:rsidR="00FF3C28" w:rsidRPr="00E60ED9">
        <w:rPr>
          <w:spacing w:val="-10"/>
        </w:rPr>
        <w:t xml:space="preserve"> </w:t>
      </w:r>
      <w:r w:rsidR="00FF3C28" w:rsidRPr="00E60ED9">
        <w:t>gravity-modeling</w:t>
      </w:r>
      <w:r w:rsidR="00FF3C28" w:rsidRPr="00E60ED9">
        <w:rPr>
          <w:spacing w:val="-10"/>
        </w:rPr>
        <w:t xml:space="preserve"> </w:t>
      </w:r>
      <w:r w:rsidR="00FF3C28" w:rsidRPr="00E60ED9">
        <w:t>approach</w:t>
      </w:r>
      <w:ins w:id="221" w:author="Author" w:date="2024-02-01T10:43:00Z">
        <w:r w:rsidR="00BE2F22">
          <w:t>,</w:t>
        </w:r>
      </w:ins>
      <w:r w:rsidR="00FF3C28" w:rsidRPr="00E60ED9">
        <w:rPr>
          <w:spacing w:val="-10"/>
        </w:rPr>
        <w:t xml:space="preserve"> </w:t>
      </w:r>
      <w:r w:rsidR="00FF3C28" w:rsidRPr="00E60ED9">
        <w:t>and</w:t>
      </w:r>
      <w:r w:rsidR="00FF3C28" w:rsidRPr="00E60ED9">
        <w:rPr>
          <w:spacing w:val="-10"/>
        </w:rPr>
        <w:t xml:space="preserve"> </w:t>
      </w:r>
      <w:proofErr w:type="spellStart"/>
      <w:r w:rsidR="00FF3C28" w:rsidRPr="00E60ED9">
        <w:t>Filimonova</w:t>
      </w:r>
      <w:proofErr w:type="spellEnd"/>
      <w:r w:rsidR="00FF3C28" w:rsidRPr="00E60ED9">
        <w:rPr>
          <w:spacing w:val="-10"/>
        </w:rPr>
        <w:t xml:space="preserve"> </w:t>
      </w:r>
      <w:r w:rsidR="00FF3C28" w:rsidRPr="00E60ED9">
        <w:t>et</w:t>
      </w:r>
      <w:r w:rsidR="00FF3C28" w:rsidRPr="00E60ED9">
        <w:rPr>
          <w:spacing w:val="-10"/>
        </w:rPr>
        <w:t xml:space="preserve"> </w:t>
      </w:r>
      <w:r w:rsidR="00FF3C28" w:rsidRPr="00E60ED9">
        <w:t>al.</w:t>
      </w:r>
      <w:r w:rsidR="00FF3C28" w:rsidRPr="00E60ED9">
        <w:rPr>
          <w:spacing w:val="11"/>
        </w:rPr>
        <w:t xml:space="preserve"> </w:t>
      </w:r>
      <w:hyperlink w:anchor="_bookmark87" w:history="1">
        <w:r w:rsidR="00FF3C28" w:rsidRPr="00E60ED9">
          <w:t>[47]</w:t>
        </w:r>
      </w:hyperlink>
      <w:r w:rsidR="00FF3C28" w:rsidRPr="00E60ED9">
        <w:rPr>
          <w:spacing w:val="-10"/>
        </w:rPr>
        <w:t xml:space="preserve"> </w:t>
      </w:r>
      <w:del w:id="222" w:author="Author" w:date="2024-02-01T10:43:00Z">
        <w:r w:rsidR="00581875">
          <w:delText xml:space="preserve">focusing </w:delText>
        </w:r>
        <w:r w:rsidR="00581875">
          <w:rPr>
            <w:spacing w:val="-2"/>
          </w:rPr>
          <w:delText>primarily</w:delText>
        </w:r>
      </w:del>
      <w:ins w:id="223" w:author="Author" w:date="2024-02-01T10:43:00Z">
        <w:r w:rsidR="00BE2F22" w:rsidRPr="00E60ED9">
          <w:t>focus</w:t>
        </w:r>
        <w:r w:rsidR="00BE2F22">
          <w:t>ed</w:t>
        </w:r>
        <w:r w:rsidR="00BE2F22" w:rsidRPr="00E60ED9">
          <w:t xml:space="preserve"> </w:t>
        </w:r>
        <w:r w:rsidR="00BE2F22">
          <w:rPr>
            <w:spacing w:val="-2"/>
          </w:rPr>
          <w:t>mainly</w:t>
        </w:r>
      </w:ins>
      <w:r w:rsidR="00BE2F22" w:rsidRPr="00E60ED9">
        <w:rPr>
          <w:spacing w:val="-12"/>
        </w:rPr>
        <w:t xml:space="preserve"> </w:t>
      </w:r>
      <w:r w:rsidR="00FF3C28" w:rsidRPr="00E60ED9">
        <w:rPr>
          <w:spacing w:val="-2"/>
        </w:rPr>
        <w:t>on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new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trade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routes.</w:t>
      </w:r>
      <w:r w:rsidR="00FF3C28" w:rsidRPr="00E60ED9">
        <w:rPr>
          <w:spacing w:val="-12"/>
        </w:rPr>
        <w:t xml:space="preserve"> </w:t>
      </w:r>
      <w:moveToRangeStart w:id="224" w:author="Author" w:date="2024-02-01T10:43:00Z" w:name="move157676610"/>
      <w:moveTo w:id="225" w:author="Author" w:date="2024-02-01T10:43:00Z">
        <w:r w:rsidR="00020770" w:rsidRPr="00E60ED9">
          <w:rPr>
            <w:spacing w:val="-2"/>
          </w:rPr>
          <w:t>Feng</w:t>
        </w:r>
        <w:r w:rsidR="00020770" w:rsidRPr="00E60ED9">
          <w:rPr>
            <w:spacing w:val="-12"/>
          </w:rPr>
          <w:t xml:space="preserve"> </w:t>
        </w:r>
        <w:r w:rsidR="00020770" w:rsidRPr="00E60ED9">
          <w:rPr>
            <w:spacing w:val="-2"/>
          </w:rPr>
          <w:t>et</w:t>
        </w:r>
        <w:r w:rsidR="00020770" w:rsidRPr="00E60ED9">
          <w:rPr>
            <w:spacing w:val="-12"/>
          </w:rPr>
          <w:t xml:space="preserve"> </w:t>
        </w:r>
        <w:r w:rsidR="00020770" w:rsidRPr="00E60ED9">
          <w:rPr>
            <w:spacing w:val="-2"/>
          </w:rPr>
          <w:t>al.</w:t>
        </w:r>
        <w:r w:rsidR="00020770" w:rsidRPr="00E60ED9">
          <w:rPr>
            <w:spacing w:val="-11"/>
          </w:rPr>
          <w:t xml:space="preserve"> </w:t>
        </w:r>
      </w:moveTo>
      <w:moveToRangeEnd w:id="224"/>
      <w:del w:id="226" w:author="Author" w:date="2024-02-01T10:43:00Z">
        <w:r w:rsidR="00581875">
          <w:rPr>
            <w:spacing w:val="-2"/>
          </w:rPr>
          <w:delText>New</w:delText>
        </w:r>
      </w:del>
      <w:ins w:id="227" w:author="Author" w:date="2024-02-01T10:43:00Z">
        <w:r w:rsidR="00020770" w:rsidRPr="00E60ED9">
          <w:rPr>
            <w:spacing w:val="-2"/>
          </w:rPr>
          <w:t>[48]</w:t>
        </w:r>
        <w:r w:rsidR="00020770">
          <w:rPr>
            <w:spacing w:val="-2"/>
          </w:rPr>
          <w:t xml:space="preserve"> also studied n</w:t>
        </w:r>
        <w:r w:rsidR="00020770" w:rsidRPr="00E60ED9">
          <w:rPr>
            <w:spacing w:val="-2"/>
          </w:rPr>
          <w:t>ew</w:t>
        </w:r>
      </w:ins>
      <w:r w:rsidR="00020770" w:rsidRPr="00E60ED9">
        <w:rPr>
          <w:spacing w:val="-12"/>
        </w:rPr>
        <w:t xml:space="preserve"> </w:t>
      </w:r>
      <w:r w:rsidR="00FF3C28" w:rsidRPr="00E60ED9">
        <w:rPr>
          <w:spacing w:val="-2"/>
        </w:rPr>
        <w:t>LNG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trading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routes</w:t>
      </w:r>
      <w:del w:id="228" w:author="Author" w:date="2024-02-01T10:43:00Z">
        <w:r w:rsidR="00581875">
          <w:rPr>
            <w:spacing w:val="-12"/>
          </w:rPr>
          <w:delText xml:space="preserve"> </w:delText>
        </w:r>
        <w:r w:rsidR="00581875">
          <w:rPr>
            <w:spacing w:val="-2"/>
          </w:rPr>
          <w:delText>are</w:delText>
        </w:r>
        <w:r w:rsidR="00581875">
          <w:rPr>
            <w:spacing w:val="-12"/>
          </w:rPr>
          <w:delText xml:space="preserve"> </w:delText>
        </w:r>
        <w:r w:rsidR="00581875">
          <w:rPr>
            <w:spacing w:val="-2"/>
          </w:rPr>
          <w:delText>also</w:delText>
        </w:r>
        <w:r w:rsidR="00581875">
          <w:rPr>
            <w:spacing w:val="-12"/>
          </w:rPr>
          <w:delText xml:space="preserve"> </w:delText>
        </w:r>
        <w:r w:rsidR="00581875">
          <w:rPr>
            <w:spacing w:val="-2"/>
          </w:rPr>
          <w:delText>studied</w:delText>
        </w:r>
        <w:r w:rsidR="00581875">
          <w:rPr>
            <w:spacing w:val="-11"/>
          </w:rPr>
          <w:delText xml:space="preserve"> </w:delText>
        </w:r>
        <w:r w:rsidR="00581875">
          <w:rPr>
            <w:spacing w:val="-2"/>
          </w:rPr>
          <w:delText>by</w:delText>
        </w:r>
        <w:r w:rsidR="00581875">
          <w:rPr>
            <w:spacing w:val="-12"/>
          </w:rPr>
          <w:delText xml:space="preserve"> </w:delText>
        </w:r>
      </w:del>
      <w:ins w:id="229" w:author="Author" w:date="2024-02-01T10:43:00Z">
        <w:r w:rsidR="00020770">
          <w:rPr>
            <w:spacing w:val="-2"/>
          </w:rPr>
          <w:t>.</w:t>
        </w:r>
      </w:ins>
      <w:moveFromRangeStart w:id="230" w:author="Author" w:date="2024-02-01T10:43:00Z" w:name="move157676610"/>
      <w:moveFrom w:id="231" w:author="Author" w:date="2024-02-01T10:43:00Z">
        <w:r w:rsidR="00020770" w:rsidRPr="00E60ED9">
          <w:rPr>
            <w:spacing w:val="-2"/>
          </w:rPr>
          <w:t>Feng</w:t>
        </w:r>
        <w:r w:rsidR="00020770" w:rsidRPr="00E60ED9">
          <w:rPr>
            <w:spacing w:val="-12"/>
          </w:rPr>
          <w:t xml:space="preserve"> </w:t>
        </w:r>
        <w:r w:rsidR="00020770" w:rsidRPr="00E60ED9">
          <w:rPr>
            <w:spacing w:val="-2"/>
          </w:rPr>
          <w:t>et</w:t>
        </w:r>
        <w:r w:rsidR="00020770" w:rsidRPr="00E60ED9">
          <w:rPr>
            <w:spacing w:val="-12"/>
          </w:rPr>
          <w:t xml:space="preserve"> </w:t>
        </w:r>
        <w:r w:rsidR="00020770" w:rsidRPr="00E60ED9">
          <w:rPr>
            <w:spacing w:val="-2"/>
          </w:rPr>
          <w:t>al.</w:t>
        </w:r>
        <w:r w:rsidR="00020770" w:rsidRPr="00E60ED9">
          <w:rPr>
            <w:spacing w:val="-11"/>
          </w:rPr>
          <w:t xml:space="preserve"> </w:t>
        </w:r>
      </w:moveFrom>
      <w:moveFromRangeEnd w:id="230"/>
      <w:del w:id="232" w:author="Author" w:date="2024-02-01T10:43:00Z">
        <w:r w:rsidR="00581875">
          <w:fldChar w:fldCharType="begin"/>
        </w:r>
        <w:r w:rsidR="00581875">
          <w:delInstrText xml:space="preserve"> HYPERLINK \l "_bookmark88" </w:delInstrText>
        </w:r>
        <w:r w:rsidR="00581875">
          <w:fldChar w:fldCharType="separate"/>
        </w:r>
        <w:r w:rsidR="00581875">
          <w:rPr>
            <w:spacing w:val="-2"/>
          </w:rPr>
          <w:delText>[48].</w:delText>
        </w:r>
        <w:r w:rsidR="00581875">
          <w:rPr>
            <w:spacing w:val="-2"/>
          </w:rPr>
          <w:fldChar w:fldCharType="end"/>
        </w:r>
      </w:del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Other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 xml:space="preserve">specific </w:t>
      </w:r>
      <w:r w:rsidR="00FF3C28" w:rsidRPr="00E60ED9">
        <w:rPr>
          <w:spacing w:val="-4"/>
        </w:rPr>
        <w:t>aspects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of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the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techno-economic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modeling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of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LNG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trade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can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also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be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found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in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the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4"/>
        </w:rPr>
        <w:t>literature.</w:t>
      </w:r>
      <w:r w:rsidR="00FF3C28" w:rsidRPr="00E60ED9">
        <w:rPr>
          <w:spacing w:val="19"/>
        </w:rPr>
        <w:t xml:space="preserve"> </w:t>
      </w:r>
      <w:r w:rsidR="00FF3C28" w:rsidRPr="00E60ED9">
        <w:rPr>
          <w:spacing w:val="-4"/>
        </w:rPr>
        <w:t>While</w:t>
      </w:r>
      <w:r w:rsidR="00FF3C28" w:rsidRPr="00E60ED9">
        <w:rPr>
          <w:spacing w:val="-7"/>
        </w:rPr>
        <w:t xml:space="preserve"> </w:t>
      </w:r>
      <w:proofErr w:type="spellStart"/>
      <w:r w:rsidR="00FF3C28" w:rsidRPr="00E60ED9">
        <w:rPr>
          <w:spacing w:val="-4"/>
        </w:rPr>
        <w:t>Posp´ıˇsil</w:t>
      </w:r>
      <w:proofErr w:type="spellEnd"/>
      <w:r w:rsidR="00FF3C28" w:rsidRPr="00E60ED9">
        <w:rPr>
          <w:spacing w:val="-4"/>
        </w:rPr>
        <w:t xml:space="preserve"> </w:t>
      </w:r>
      <w:r w:rsidR="00FF3C28" w:rsidRPr="00E60ED9">
        <w:rPr>
          <w:spacing w:val="-2"/>
        </w:rPr>
        <w:t>et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al.</w:t>
      </w:r>
      <w:r w:rsidR="00FF3C28" w:rsidRPr="00E60ED9">
        <w:rPr>
          <w:spacing w:val="16"/>
        </w:rPr>
        <w:t xml:space="preserve"> </w:t>
      </w:r>
      <w:hyperlink w:anchor="_bookmark89" w:history="1">
        <w:r w:rsidR="00FF3C28" w:rsidRPr="00E60ED9">
          <w:rPr>
            <w:spacing w:val="-2"/>
          </w:rPr>
          <w:t>[49]</w:t>
        </w:r>
      </w:hyperlink>
      <w:r w:rsidR="00FF3C28" w:rsidRPr="00E60ED9">
        <w:rPr>
          <w:spacing w:val="-7"/>
        </w:rPr>
        <w:t xml:space="preserve"> </w:t>
      </w:r>
      <w:del w:id="233" w:author="Author" w:date="2024-02-01T10:43:00Z">
        <w:r w:rsidR="00581875">
          <w:rPr>
            <w:spacing w:val="-2"/>
          </w:rPr>
          <w:delText>evaluate</w:delText>
        </w:r>
      </w:del>
      <w:ins w:id="234" w:author="Author" w:date="2024-02-01T10:43:00Z">
        <w:r w:rsidR="00FF3C28" w:rsidRPr="00E60ED9">
          <w:rPr>
            <w:spacing w:val="-2"/>
          </w:rPr>
          <w:t>evaluate</w:t>
        </w:r>
        <w:r w:rsidR="00020770">
          <w:rPr>
            <w:spacing w:val="-2"/>
          </w:rPr>
          <w:t>d</w:t>
        </w:r>
      </w:ins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the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energy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demand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of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liquefaction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and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regasification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stations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for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LNG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 xml:space="preserve">transportation, </w:t>
      </w:r>
      <w:proofErr w:type="spellStart"/>
      <w:r w:rsidR="00FF3C28" w:rsidRPr="00E60ED9">
        <w:t>Sharafian</w:t>
      </w:r>
      <w:proofErr w:type="spellEnd"/>
      <w:r w:rsidR="00FF3C28" w:rsidRPr="00E60ED9">
        <w:t xml:space="preserve"> et al.</w:t>
      </w:r>
      <w:r w:rsidR="00FF3C28" w:rsidRPr="00E60ED9">
        <w:rPr>
          <w:spacing w:val="40"/>
        </w:rPr>
        <w:t xml:space="preserve"> </w:t>
      </w:r>
      <w:hyperlink w:anchor="_bookmark90" w:history="1">
        <w:r w:rsidR="00FF3C28" w:rsidRPr="00E60ED9">
          <w:t>[50]</w:t>
        </w:r>
      </w:hyperlink>
      <w:r w:rsidR="00FF3C28" w:rsidRPr="00E60ED9">
        <w:t xml:space="preserve"> </w:t>
      </w:r>
      <w:del w:id="235" w:author="Author" w:date="2024-02-01T10:43:00Z">
        <w:r w:rsidR="00581875">
          <w:delText>investigate</w:delText>
        </w:r>
      </w:del>
      <w:ins w:id="236" w:author="Author" w:date="2024-02-01T10:43:00Z">
        <w:r w:rsidR="00FF3C28" w:rsidRPr="00E60ED9">
          <w:t>investigate</w:t>
        </w:r>
        <w:r w:rsidR="00B25D3F">
          <w:t>d</w:t>
        </w:r>
      </w:ins>
      <w:r w:rsidR="00FF3C28" w:rsidRPr="00E60ED9">
        <w:t xml:space="preserve"> different design options for these stations.</w:t>
      </w:r>
      <w:r w:rsidR="00FF3C28" w:rsidRPr="00E60ED9">
        <w:rPr>
          <w:spacing w:val="40"/>
        </w:rPr>
        <w:t xml:space="preserve"> </w:t>
      </w:r>
      <w:moveToRangeStart w:id="237" w:author="Author" w:date="2024-02-01T10:43:00Z" w:name="move157676611"/>
      <w:moveTo w:id="238" w:author="Author" w:date="2024-02-01T10:43:00Z">
        <w:r w:rsidR="00130F5E" w:rsidRPr="00E60ED9">
          <w:t>Raj et al.</w:t>
        </w:r>
        <w:r w:rsidR="00130F5E" w:rsidRPr="00E60ED9">
          <w:rPr>
            <w:spacing w:val="38"/>
          </w:rPr>
          <w:t xml:space="preserve"> </w:t>
        </w:r>
      </w:moveTo>
      <w:moveToRangeEnd w:id="237"/>
      <w:del w:id="239" w:author="Author" w:date="2024-02-01T10:43:00Z">
        <w:r w:rsidR="00581875">
          <w:delText>A</w:delText>
        </w:r>
      </w:del>
      <w:ins w:id="240" w:author="Author" w:date="2024-02-01T10:43:00Z">
        <w:r w:rsidR="00130F5E" w:rsidRPr="00E60ED9">
          <w:fldChar w:fldCharType="begin"/>
        </w:r>
        <w:r w:rsidR="00130F5E" w:rsidRPr="00E60ED9">
          <w:instrText xml:space="preserve"> HYPERLINK \l "_bookmark91" </w:instrText>
        </w:r>
        <w:r w:rsidR="00130F5E" w:rsidRPr="00E60ED9">
          <w:fldChar w:fldCharType="separate"/>
        </w:r>
        <w:r w:rsidR="00130F5E" w:rsidRPr="00E60ED9">
          <w:t>[51]</w:t>
        </w:r>
        <w:r w:rsidR="00130F5E" w:rsidRPr="00E60ED9">
          <w:fldChar w:fldCharType="end"/>
        </w:r>
        <w:r w:rsidR="00130F5E">
          <w:t xml:space="preserve"> conducted a</w:t>
        </w:r>
      </w:ins>
      <w:r w:rsidR="00130F5E" w:rsidRPr="00E60ED9">
        <w:t xml:space="preserve"> </w:t>
      </w:r>
      <w:r w:rsidR="00FF3C28" w:rsidRPr="00E60ED9">
        <w:t>case study investigating local LNG production and transportation costs</w:t>
      </w:r>
      <w:del w:id="241" w:author="Author" w:date="2024-02-01T10:43:00Z">
        <w:r w:rsidR="00581875">
          <w:delText xml:space="preserve"> is presented by </w:delText>
        </w:r>
      </w:del>
      <w:ins w:id="242" w:author="Author" w:date="2024-02-01T10:43:00Z">
        <w:r w:rsidR="00A97FFA">
          <w:t>.</w:t>
        </w:r>
      </w:ins>
      <w:moveFromRangeStart w:id="243" w:author="Author" w:date="2024-02-01T10:43:00Z" w:name="move157676611"/>
      <w:moveFrom w:id="244" w:author="Author" w:date="2024-02-01T10:43:00Z">
        <w:r w:rsidR="00130F5E" w:rsidRPr="00E60ED9">
          <w:t>Raj et al.</w:t>
        </w:r>
        <w:r w:rsidR="00130F5E" w:rsidRPr="00E60ED9">
          <w:rPr>
            <w:spacing w:val="38"/>
          </w:rPr>
          <w:t xml:space="preserve"> </w:t>
        </w:r>
      </w:moveFrom>
      <w:moveFromRangeEnd w:id="243"/>
      <w:del w:id="245" w:author="Author" w:date="2024-02-01T10:43:00Z">
        <w:r w:rsidR="00581875">
          <w:fldChar w:fldCharType="begin"/>
        </w:r>
        <w:r w:rsidR="00581875">
          <w:delInstrText xml:space="preserve"> HYPERLINK \l "_bookmark91" </w:delInstrText>
        </w:r>
        <w:r w:rsidR="00581875">
          <w:fldChar w:fldCharType="separate"/>
        </w:r>
        <w:r w:rsidR="00581875">
          <w:delText>[51].</w:delText>
        </w:r>
        <w:r w:rsidR="00581875">
          <w:fldChar w:fldCharType="end"/>
        </w:r>
      </w:del>
    </w:p>
    <w:p w14:paraId="3B0A019C" w14:textId="77777777" w:rsidR="007F257B" w:rsidRPr="00E60ED9" w:rsidRDefault="007F257B">
      <w:pPr>
        <w:pStyle w:val="Textkrper"/>
        <w:spacing w:before="27"/>
      </w:pPr>
    </w:p>
    <w:p w14:paraId="09EC854F" w14:textId="77777777" w:rsidR="007F257B" w:rsidRPr="00E60ED9" w:rsidRDefault="00FF3C28" w:rsidP="003741D5">
      <w:pPr>
        <w:pStyle w:val="berschrift2"/>
        <w:numPr>
          <w:ilvl w:val="1"/>
          <w:numId w:val="10"/>
        </w:numPr>
        <w:tabs>
          <w:tab w:val="left" w:pos="724"/>
        </w:tabs>
        <w:spacing w:before="1"/>
        <w:ind w:hanging="612"/>
        <w:jc w:val="both"/>
      </w:pPr>
      <w:bookmarkStart w:id="246" w:name="LNG_and_other_energy_carriers_as_a_polit"/>
      <w:bookmarkStart w:id="247" w:name="_bookmark4"/>
      <w:bookmarkEnd w:id="246"/>
      <w:bookmarkEnd w:id="247"/>
      <w:r w:rsidRPr="00E60ED9">
        <w:rPr>
          <w:w w:val="105"/>
        </w:rPr>
        <w:t>LNG</w:t>
      </w:r>
      <w:r w:rsidRPr="00E60ED9">
        <w:rPr>
          <w:spacing w:val="28"/>
          <w:w w:val="105"/>
        </w:rPr>
        <w:t xml:space="preserve"> </w:t>
      </w:r>
      <w:r w:rsidRPr="00E60ED9">
        <w:rPr>
          <w:w w:val="105"/>
        </w:rPr>
        <w:t>and</w:t>
      </w:r>
      <w:r w:rsidRPr="00E60ED9">
        <w:rPr>
          <w:spacing w:val="28"/>
          <w:w w:val="105"/>
        </w:rPr>
        <w:t xml:space="preserve"> </w:t>
      </w:r>
      <w:r w:rsidRPr="00E60ED9">
        <w:rPr>
          <w:w w:val="105"/>
        </w:rPr>
        <w:t>other</w:t>
      </w:r>
      <w:r w:rsidRPr="00E60ED9">
        <w:rPr>
          <w:spacing w:val="28"/>
          <w:w w:val="105"/>
        </w:rPr>
        <w:t xml:space="preserve"> </w:t>
      </w:r>
      <w:r w:rsidRPr="00E60ED9">
        <w:rPr>
          <w:w w:val="105"/>
        </w:rPr>
        <w:t>energy</w:t>
      </w:r>
      <w:r w:rsidRPr="00E60ED9">
        <w:rPr>
          <w:spacing w:val="29"/>
          <w:w w:val="105"/>
        </w:rPr>
        <w:t xml:space="preserve"> </w:t>
      </w:r>
      <w:r w:rsidRPr="00E60ED9">
        <w:rPr>
          <w:w w:val="105"/>
        </w:rPr>
        <w:t>carriers</w:t>
      </w:r>
      <w:r w:rsidRPr="00E60ED9">
        <w:rPr>
          <w:spacing w:val="28"/>
          <w:w w:val="105"/>
        </w:rPr>
        <w:t xml:space="preserve"> </w:t>
      </w:r>
      <w:r w:rsidRPr="00E60ED9">
        <w:rPr>
          <w:w w:val="105"/>
        </w:rPr>
        <w:t>as</w:t>
      </w:r>
      <w:r w:rsidRPr="00E60ED9">
        <w:rPr>
          <w:spacing w:val="28"/>
          <w:w w:val="105"/>
        </w:rPr>
        <w:t xml:space="preserve"> </w:t>
      </w:r>
      <w:r w:rsidRPr="00E60ED9">
        <w:rPr>
          <w:w w:val="105"/>
        </w:rPr>
        <w:t>a</w:t>
      </w:r>
      <w:r w:rsidRPr="00E60ED9">
        <w:rPr>
          <w:spacing w:val="29"/>
          <w:w w:val="105"/>
        </w:rPr>
        <w:t xml:space="preserve"> </w:t>
      </w:r>
      <w:r w:rsidRPr="00E60ED9">
        <w:rPr>
          <w:w w:val="105"/>
        </w:rPr>
        <w:t>political</w:t>
      </w:r>
      <w:r w:rsidRPr="00E60ED9">
        <w:rPr>
          <w:spacing w:val="28"/>
          <w:w w:val="105"/>
        </w:rPr>
        <w:t xml:space="preserve"> </w:t>
      </w:r>
      <w:r w:rsidRPr="00E60ED9">
        <w:rPr>
          <w:spacing w:val="-2"/>
          <w:w w:val="105"/>
        </w:rPr>
        <w:t>weapon</w:t>
      </w:r>
    </w:p>
    <w:p w14:paraId="51C2CDB0" w14:textId="77777777" w:rsidR="007F257B" w:rsidRPr="00E60ED9" w:rsidRDefault="00FF3C28">
      <w:pPr>
        <w:pStyle w:val="Textkrper"/>
        <w:spacing w:before="139" w:line="237" w:lineRule="auto"/>
        <w:ind w:left="112" w:right="607"/>
        <w:jc w:val="both"/>
      </w:pPr>
      <w:r w:rsidRPr="00E60ED9">
        <w:t>The</w:t>
      </w:r>
      <w:r w:rsidRPr="00E60ED9">
        <w:rPr>
          <w:spacing w:val="-6"/>
        </w:rPr>
        <w:t xml:space="preserve"> </w:t>
      </w:r>
      <w:proofErr w:type="spellStart"/>
      <w:r w:rsidRPr="00E60ED9">
        <w:t>instrumentalization</w:t>
      </w:r>
      <w:proofErr w:type="spellEnd"/>
      <w:r w:rsidRPr="00E60ED9">
        <w:rPr>
          <w:spacing w:val="-6"/>
        </w:rPr>
        <w:t xml:space="preserve"> </w:t>
      </w:r>
      <w:r w:rsidRPr="00E60ED9">
        <w:t>of</w:t>
      </w:r>
      <w:r w:rsidRPr="00E60ED9">
        <w:rPr>
          <w:spacing w:val="-6"/>
        </w:rPr>
        <w:t xml:space="preserve"> </w:t>
      </w:r>
      <w:r w:rsidRPr="00E60ED9">
        <w:t>energy</w:t>
      </w:r>
      <w:r w:rsidRPr="00E60ED9">
        <w:rPr>
          <w:spacing w:val="-6"/>
        </w:rPr>
        <w:t xml:space="preserve"> </w:t>
      </w:r>
      <w:r w:rsidRPr="00E60ED9">
        <w:t>as</w:t>
      </w:r>
      <w:r w:rsidRPr="00E60ED9">
        <w:rPr>
          <w:spacing w:val="-6"/>
        </w:rPr>
        <w:t xml:space="preserve"> </w:t>
      </w:r>
      <w:r w:rsidRPr="00E60ED9">
        <w:t>a</w:t>
      </w:r>
      <w:r w:rsidRPr="00E60ED9">
        <w:rPr>
          <w:spacing w:val="-6"/>
        </w:rPr>
        <w:t xml:space="preserve"> </w:t>
      </w:r>
      <w:r w:rsidRPr="00E60ED9">
        <w:t>political</w:t>
      </w:r>
      <w:r w:rsidRPr="00E60ED9">
        <w:rPr>
          <w:spacing w:val="-6"/>
        </w:rPr>
        <w:t xml:space="preserve"> </w:t>
      </w:r>
      <w:r w:rsidRPr="00E60ED9">
        <w:t>weapon</w:t>
      </w:r>
      <w:r w:rsidRPr="00E60ED9">
        <w:rPr>
          <w:spacing w:val="-6"/>
        </w:rPr>
        <w:t xml:space="preserve"> </w:t>
      </w:r>
      <w:r w:rsidRPr="00E60ED9">
        <w:t>dates</w:t>
      </w:r>
      <w:r w:rsidRPr="00E60ED9">
        <w:rPr>
          <w:spacing w:val="-6"/>
        </w:rPr>
        <w:t xml:space="preserve"> </w:t>
      </w:r>
      <w:r w:rsidRPr="00E60ED9">
        <w:t>back</w:t>
      </w:r>
      <w:r w:rsidRPr="00E60ED9">
        <w:rPr>
          <w:spacing w:val="-6"/>
        </w:rPr>
        <w:t xml:space="preserve"> </w:t>
      </w:r>
      <w:r w:rsidRPr="00E60ED9">
        <w:t>to</w:t>
      </w:r>
      <w:r w:rsidRPr="00E60ED9">
        <w:rPr>
          <w:spacing w:val="-6"/>
        </w:rPr>
        <w:t xml:space="preserve"> </w:t>
      </w:r>
      <w:r w:rsidRPr="00E60ED9">
        <w:t>1973</w:t>
      </w:r>
      <w:r w:rsidRPr="00E60ED9">
        <w:rPr>
          <w:spacing w:val="-6"/>
        </w:rPr>
        <w:t xml:space="preserve"> </w:t>
      </w:r>
      <w:r w:rsidRPr="00E60ED9">
        <w:t>when</w:t>
      </w:r>
      <w:r w:rsidRPr="00E60ED9">
        <w:rPr>
          <w:spacing w:val="-6"/>
        </w:rPr>
        <w:t xml:space="preserve"> </w:t>
      </w:r>
      <w:r w:rsidRPr="00E60ED9">
        <w:t xml:space="preserve">Organization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Petroleum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Exporting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Countries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used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oil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against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Western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countries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supporting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Israel.</w:t>
      </w:r>
      <w:r w:rsidRPr="00E60ED9">
        <w:rPr>
          <w:spacing w:val="-12"/>
        </w:rPr>
        <w:t xml:space="preserve"> </w:t>
      </w:r>
      <w:commentRangeStart w:id="248"/>
      <w:r w:rsidRPr="00E60ED9">
        <w:rPr>
          <w:spacing w:val="-2"/>
        </w:rPr>
        <w:t xml:space="preserve">During </w:t>
      </w:r>
      <w:r w:rsidRPr="00E60ED9">
        <w:rPr>
          <w:spacing w:val="-4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50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years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afterward</w:t>
      </w:r>
      <w:commentRangeEnd w:id="248"/>
      <w:r w:rsidR="00C0113A">
        <w:rPr>
          <w:rStyle w:val="Kommentarzeichen"/>
        </w:rPr>
        <w:commentReference w:id="248"/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(until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February</w:t>
      </w:r>
      <w:r w:rsidRPr="00E60ED9">
        <w:rPr>
          <w:spacing w:val="-9"/>
        </w:rPr>
        <w:t xml:space="preserve"> </w:t>
      </w:r>
      <w:ins w:id="249" w:author="Author" w:date="2024-02-01T10:43:00Z">
        <w:r w:rsidRPr="00E60ED9">
          <w:rPr>
            <w:spacing w:val="-4"/>
          </w:rPr>
          <w:t>24</w:t>
        </w:r>
      </w:ins>
      <w:r w:rsidRPr="00E60ED9">
        <w:rPr>
          <w:spacing w:val="-4"/>
        </w:rPr>
        <w:t>, 2022)</w:t>
      </w:r>
      <w:r w:rsidR="00A00B9C">
        <w:rPr>
          <w:spacing w:val="-4"/>
        </w:rPr>
        <w:t>,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energy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has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repeatedly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shown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to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have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broader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ties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 xml:space="preserve">within </w:t>
      </w:r>
      <w:r w:rsidRPr="00E60ED9">
        <w:t>the political-economic system of international relations.</w:t>
      </w:r>
      <w:r w:rsidRPr="00E60ED9">
        <w:rPr>
          <w:spacing w:val="40"/>
        </w:rPr>
        <w:t xml:space="preserve"> </w:t>
      </w:r>
      <w:proofErr w:type="spellStart"/>
      <w:r w:rsidRPr="00E60ED9">
        <w:t>Keohane</w:t>
      </w:r>
      <w:proofErr w:type="spellEnd"/>
      <w:r w:rsidRPr="00E60ED9">
        <w:t xml:space="preserve"> and Nye </w:t>
      </w:r>
      <w:hyperlink w:anchor="_bookmark92" w:history="1">
        <w:r w:rsidRPr="00E60ED9">
          <w:t>[52]</w:t>
        </w:r>
      </w:hyperlink>
      <w:r w:rsidRPr="00E60ED9">
        <w:t xml:space="preserve"> </w:t>
      </w:r>
      <w:del w:id="250" w:author="Author" w:date="2024-02-01T10:43:00Z">
        <w:r w:rsidR="00581875">
          <w:delText>show</w:delText>
        </w:r>
      </w:del>
      <w:ins w:id="251" w:author="Author" w:date="2024-02-01T10:43:00Z">
        <w:r w:rsidRPr="00E60ED9">
          <w:t>show</w:t>
        </w:r>
        <w:r w:rsidR="00A7288D">
          <w:t>ed</w:t>
        </w:r>
      </w:ins>
      <w:r w:rsidRPr="00E60ED9">
        <w:t xml:space="preserve"> that asymmetric </w:t>
      </w:r>
      <w:del w:id="252" w:author="Author" w:date="2024-02-01T10:43:00Z">
        <w:r w:rsidR="00581875">
          <w:rPr>
            <w:spacing w:val="-4"/>
          </w:rPr>
          <w:delText>inter-dependencies</w:delText>
        </w:r>
      </w:del>
      <w:ins w:id="253" w:author="Author" w:date="2024-02-01T10:43:00Z">
        <w:r w:rsidRPr="00E60ED9">
          <w:rPr>
            <w:spacing w:val="-4"/>
          </w:rPr>
          <w:t>interdependencies</w:t>
        </w:r>
      </w:ins>
      <w:r w:rsidRPr="00E60ED9">
        <w:rPr>
          <w:spacing w:val="-10"/>
        </w:rPr>
        <w:t xml:space="preserve"> </w:t>
      </w:r>
      <w:r w:rsidRPr="00E60ED9">
        <w:rPr>
          <w:spacing w:val="-4"/>
        </w:rPr>
        <w:t>are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a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source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of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power.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Franz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van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der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Linde</w:t>
      </w:r>
      <w:r w:rsidRPr="00E60ED9">
        <w:rPr>
          <w:spacing w:val="-10"/>
        </w:rPr>
        <w:t xml:space="preserve"> </w:t>
      </w:r>
      <w:hyperlink w:anchor="_bookmark93" w:history="1">
        <w:r w:rsidRPr="00E60ED9">
          <w:rPr>
            <w:spacing w:val="-4"/>
          </w:rPr>
          <w:t>[53]</w:t>
        </w:r>
      </w:hyperlink>
      <w:r w:rsidRPr="00E60ED9">
        <w:rPr>
          <w:spacing w:val="-9"/>
        </w:rPr>
        <w:t xml:space="preserve"> </w:t>
      </w:r>
      <w:del w:id="254" w:author="Author" w:date="2024-02-01T10:43:00Z">
        <w:r w:rsidR="00581875">
          <w:rPr>
            <w:spacing w:val="-4"/>
          </w:rPr>
          <w:delText>look</w:delText>
        </w:r>
        <w:r w:rsidR="00581875">
          <w:rPr>
            <w:spacing w:val="-10"/>
          </w:rPr>
          <w:delText xml:space="preserve"> </w:delText>
        </w:r>
        <w:r w:rsidR="00581875">
          <w:rPr>
            <w:spacing w:val="-4"/>
          </w:rPr>
          <w:delText>at</w:delText>
        </w:r>
      </w:del>
      <w:ins w:id="255" w:author="Author" w:date="2024-02-01T10:43:00Z">
        <w:r w:rsidR="00E57316">
          <w:rPr>
            <w:spacing w:val="-4"/>
          </w:rPr>
          <w:t>examined</w:t>
        </w:r>
      </w:ins>
      <w:r w:rsidR="00E57316" w:rsidRPr="00E60ED9">
        <w:rPr>
          <w:spacing w:val="-10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10"/>
        </w:rPr>
        <w:t xml:space="preserve"> </w:t>
      </w:r>
      <w:del w:id="256" w:author="Author" w:date="2024-02-01T10:43:00Z">
        <w:r w:rsidR="00581875">
          <w:rPr>
            <w:spacing w:val="-4"/>
          </w:rPr>
          <w:delText>link</w:delText>
        </w:r>
      </w:del>
      <w:ins w:id="257" w:author="Author" w:date="2024-02-01T10:43:00Z">
        <w:r w:rsidR="00E57316">
          <w:rPr>
            <w:spacing w:val="-4"/>
          </w:rPr>
          <w:t>association</w:t>
        </w:r>
      </w:ins>
      <w:r w:rsidR="00E57316" w:rsidRPr="00E60ED9">
        <w:rPr>
          <w:spacing w:val="-9"/>
        </w:rPr>
        <w:t xml:space="preserve"> </w:t>
      </w:r>
      <w:r w:rsidRPr="00E60ED9">
        <w:rPr>
          <w:spacing w:val="-4"/>
        </w:rPr>
        <w:t>between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 xml:space="preserve">geopolitics </w:t>
      </w:r>
      <w:r w:rsidRPr="00E60ED9">
        <w:rPr>
          <w:spacing w:val="-2"/>
        </w:rPr>
        <w:t>and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foreign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policy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case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EU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security.</w:t>
      </w:r>
      <w:r w:rsidRPr="00E60ED9">
        <w:rPr>
          <w:spacing w:val="8"/>
        </w:rPr>
        <w:t xml:space="preserve"> </w:t>
      </w:r>
      <w:proofErr w:type="spellStart"/>
      <w:r w:rsidRPr="00E60ED9">
        <w:rPr>
          <w:spacing w:val="-2"/>
        </w:rPr>
        <w:t>Yergin</w:t>
      </w:r>
      <w:proofErr w:type="spellEnd"/>
      <w:r w:rsidRPr="00E60ED9">
        <w:rPr>
          <w:spacing w:val="-11"/>
        </w:rPr>
        <w:t xml:space="preserve"> </w:t>
      </w:r>
      <w:hyperlink w:anchor="_bookmark94" w:history="1">
        <w:r w:rsidRPr="00E60ED9">
          <w:rPr>
            <w:spacing w:val="-2"/>
          </w:rPr>
          <w:t>[54]</w:t>
        </w:r>
      </w:hyperlink>
      <w:r w:rsidRPr="00E60ED9">
        <w:rPr>
          <w:spacing w:val="-11"/>
        </w:rPr>
        <w:t xml:space="preserve"> </w:t>
      </w:r>
      <w:del w:id="258" w:author="Author" w:date="2024-02-01T10:43:00Z">
        <w:r w:rsidR="00581875">
          <w:rPr>
            <w:spacing w:val="-2"/>
          </w:rPr>
          <w:delText>provides</w:delText>
        </w:r>
      </w:del>
      <w:ins w:id="259" w:author="Author" w:date="2024-02-01T10:43:00Z">
        <w:r w:rsidR="00E57316" w:rsidRPr="00E60ED9">
          <w:rPr>
            <w:spacing w:val="-2"/>
          </w:rPr>
          <w:t>provide</w:t>
        </w:r>
        <w:r w:rsidR="00E57316">
          <w:rPr>
            <w:spacing w:val="-2"/>
          </w:rPr>
          <w:t>d</w:t>
        </w:r>
      </w:ins>
      <w:r w:rsidR="00E57316" w:rsidRPr="00E60ED9">
        <w:rPr>
          <w:spacing w:val="-11"/>
        </w:rPr>
        <w:t xml:space="preserve"> </w:t>
      </w:r>
      <w:r w:rsidRPr="00E60ED9">
        <w:rPr>
          <w:spacing w:val="-2"/>
        </w:rPr>
        <w:t>an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insightful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global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perspective </w:t>
      </w:r>
      <w:r w:rsidRPr="00E60ED9">
        <w:t>on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del w:id="260" w:author="Author" w:date="2024-02-01T10:43:00Z">
        <w:r w:rsidR="00581875">
          <w:delText>link</w:delText>
        </w:r>
      </w:del>
      <w:ins w:id="261" w:author="Author" w:date="2024-02-01T10:43:00Z">
        <w:r w:rsidR="00E57316">
          <w:t>association</w:t>
        </w:r>
      </w:ins>
      <w:r w:rsidR="00E57316" w:rsidRPr="00E60ED9">
        <w:rPr>
          <w:spacing w:val="-13"/>
        </w:rPr>
        <w:t xml:space="preserve"> </w:t>
      </w:r>
      <w:r w:rsidRPr="00E60ED9">
        <w:t>between</w:t>
      </w:r>
      <w:r w:rsidRPr="00E60ED9">
        <w:rPr>
          <w:spacing w:val="-13"/>
        </w:rPr>
        <w:t xml:space="preserve"> </w:t>
      </w:r>
      <w:r w:rsidRPr="00E60ED9">
        <w:t>energy</w:t>
      </w:r>
      <w:r w:rsidRPr="00E60ED9">
        <w:rPr>
          <w:spacing w:val="-13"/>
        </w:rPr>
        <w:t xml:space="preserve"> </w:t>
      </w:r>
      <w:r w:rsidRPr="00E60ED9">
        <w:t>transition,</w:t>
      </w:r>
      <w:r w:rsidRPr="00E60ED9">
        <w:rPr>
          <w:spacing w:val="-13"/>
        </w:rPr>
        <w:t xml:space="preserve"> </w:t>
      </w:r>
      <w:r w:rsidRPr="00E60ED9">
        <w:t>climate,</w:t>
      </w:r>
      <w:r w:rsidRPr="00E60ED9">
        <w:rPr>
          <w:spacing w:val="-13"/>
        </w:rPr>
        <w:t xml:space="preserve"> </w:t>
      </w:r>
      <w:r w:rsidRPr="00E60ED9">
        <w:t>and</w:t>
      </w:r>
      <w:r w:rsidRPr="00E60ED9">
        <w:rPr>
          <w:spacing w:val="-13"/>
        </w:rPr>
        <w:t xml:space="preserve"> </w:t>
      </w:r>
      <w:r w:rsidRPr="00E60ED9">
        <w:t>geopolitics.</w:t>
      </w:r>
      <w:r w:rsidRPr="00E60ED9">
        <w:rPr>
          <w:spacing w:val="2"/>
        </w:rPr>
        <w:t xml:space="preserve"> </w:t>
      </w:r>
      <w:r w:rsidRPr="00E60ED9">
        <w:t>There</w:t>
      </w:r>
      <w:r w:rsidRPr="00E60ED9">
        <w:rPr>
          <w:spacing w:val="-13"/>
        </w:rPr>
        <w:t xml:space="preserve"> </w:t>
      </w:r>
      <w:r w:rsidRPr="00E60ED9">
        <w:t>is</w:t>
      </w:r>
      <w:r w:rsidRPr="00E60ED9">
        <w:rPr>
          <w:spacing w:val="-13"/>
        </w:rPr>
        <w:t xml:space="preserve"> </w:t>
      </w:r>
      <w:r w:rsidRPr="00E60ED9">
        <w:t>also</w:t>
      </w:r>
      <w:r w:rsidRPr="00E60ED9">
        <w:rPr>
          <w:spacing w:val="-13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case</w:t>
      </w:r>
      <w:r w:rsidRPr="00E60ED9">
        <w:rPr>
          <w:spacing w:val="-13"/>
        </w:rPr>
        <w:t xml:space="preserve"> </w:t>
      </w:r>
      <w:r w:rsidRPr="00E60ED9">
        <w:t>for</w:t>
      </w:r>
      <w:r w:rsidRPr="00E60ED9">
        <w:rPr>
          <w:spacing w:val="-13"/>
        </w:rPr>
        <w:t xml:space="preserve"> </w:t>
      </w:r>
      <w:r w:rsidRPr="00E60ED9">
        <w:t>renewables</w:t>
      </w:r>
      <w:r w:rsidRPr="00E60ED9">
        <w:rPr>
          <w:spacing w:val="-13"/>
        </w:rPr>
        <w:t xml:space="preserve"> </w:t>
      </w:r>
      <w:r w:rsidRPr="00E60ED9">
        <w:t>when it comes to geopolitics</w:t>
      </w:r>
      <w:ins w:id="262" w:author="Author" w:date="2024-02-01T10:43:00Z">
        <w:r w:rsidR="006E50DC">
          <w:t>,</w:t>
        </w:r>
      </w:ins>
      <w:r w:rsidRPr="00E60ED9">
        <w:t xml:space="preserve"> as pointed out by </w:t>
      </w:r>
      <w:proofErr w:type="spellStart"/>
      <w:r w:rsidRPr="00E60ED9">
        <w:t>Scholten</w:t>
      </w:r>
      <w:proofErr w:type="spellEnd"/>
      <w:r w:rsidRPr="00E60ED9">
        <w:t xml:space="preserve"> and Bosman </w:t>
      </w:r>
      <w:hyperlink w:anchor="_bookmark95" w:history="1">
        <w:r w:rsidRPr="00E60ED9">
          <w:t>[55].</w:t>
        </w:r>
      </w:hyperlink>
    </w:p>
    <w:p w14:paraId="3959B64D" w14:textId="77777777" w:rsidR="007F257B" w:rsidRPr="00E60ED9" w:rsidRDefault="00FF3C28">
      <w:pPr>
        <w:pStyle w:val="Textkrper"/>
        <w:spacing w:before="172" w:line="237" w:lineRule="auto"/>
        <w:ind w:left="112" w:right="606" w:firstLine="338"/>
        <w:jc w:val="both"/>
      </w:pPr>
      <w:r w:rsidRPr="00E60ED9">
        <w:t>The</w:t>
      </w:r>
      <w:r w:rsidRPr="00E60ED9">
        <w:rPr>
          <w:spacing w:val="-13"/>
        </w:rPr>
        <w:t xml:space="preserve"> </w:t>
      </w:r>
      <w:r w:rsidRPr="00E60ED9">
        <w:t>EU</w:t>
      </w:r>
      <w:del w:id="263" w:author="Author" w:date="2024-02-01T10:43:00Z">
        <w:r w:rsidR="00581875">
          <w:delText>-</w:delText>
        </w:r>
      </w:del>
      <w:ins w:id="264" w:author="Author" w:date="2024-02-01T10:43:00Z">
        <w:r w:rsidR="00BF32A9">
          <w:t>–</w:t>
        </w:r>
      </w:ins>
      <w:r w:rsidRPr="00E60ED9">
        <w:t>Russia</w:t>
      </w:r>
      <w:r w:rsidRPr="00E60ED9">
        <w:rPr>
          <w:spacing w:val="-13"/>
        </w:rPr>
        <w:t xml:space="preserve"> </w:t>
      </w:r>
      <w:r w:rsidRPr="00E60ED9">
        <w:t>gas</w:t>
      </w:r>
      <w:r w:rsidRPr="00E60ED9">
        <w:rPr>
          <w:spacing w:val="-13"/>
        </w:rPr>
        <w:t xml:space="preserve"> </w:t>
      </w:r>
      <w:r w:rsidRPr="00E60ED9">
        <w:t>trade</w:t>
      </w:r>
      <w:r w:rsidRPr="00E60ED9">
        <w:rPr>
          <w:spacing w:val="-13"/>
        </w:rPr>
        <w:t xml:space="preserve"> </w:t>
      </w:r>
      <w:r w:rsidRPr="00E60ED9">
        <w:t>relationship</w:t>
      </w:r>
      <w:r w:rsidRPr="00E60ED9">
        <w:rPr>
          <w:spacing w:val="-13"/>
        </w:rPr>
        <w:t xml:space="preserve"> </w:t>
      </w:r>
      <w:r w:rsidRPr="00E60ED9">
        <w:t>has</w:t>
      </w:r>
      <w:r w:rsidRPr="00E60ED9">
        <w:rPr>
          <w:spacing w:val="-13"/>
        </w:rPr>
        <w:t xml:space="preserve"> </w:t>
      </w:r>
      <w:r w:rsidRPr="00E60ED9">
        <w:t>been</w:t>
      </w:r>
      <w:r w:rsidRPr="00E60ED9">
        <w:rPr>
          <w:spacing w:val="-13"/>
        </w:rPr>
        <w:t xml:space="preserve"> </w:t>
      </w:r>
      <w:r w:rsidRPr="00E60ED9">
        <w:t>commented</w:t>
      </w:r>
      <w:r w:rsidRPr="00E60ED9">
        <w:rPr>
          <w:spacing w:val="-13"/>
        </w:rPr>
        <w:t xml:space="preserve"> </w:t>
      </w:r>
      <w:r w:rsidRPr="00E60ED9">
        <w:t>on</w:t>
      </w:r>
      <w:r w:rsidRPr="00E60ED9">
        <w:rPr>
          <w:spacing w:val="-13"/>
        </w:rPr>
        <w:t xml:space="preserve"> </w:t>
      </w:r>
      <w:r w:rsidRPr="00E60ED9">
        <w:t>extensively,</w:t>
      </w:r>
      <w:r w:rsidRPr="00E60ED9">
        <w:rPr>
          <w:spacing w:val="-13"/>
        </w:rPr>
        <w:t xml:space="preserve"> </w:t>
      </w:r>
      <w:r w:rsidRPr="00E60ED9">
        <w:t>particular</w:t>
      </w:r>
      <w:r w:rsidR="001810A6">
        <w:t>ly</w:t>
      </w:r>
      <w:r w:rsidRPr="00E60ED9">
        <w:rPr>
          <w:spacing w:val="-13"/>
        </w:rPr>
        <w:t xml:space="preserve"> </w:t>
      </w:r>
      <w:r w:rsidRPr="00E60ED9">
        <w:t>since</w:t>
      </w:r>
      <w:r w:rsidRPr="00E60ED9">
        <w:rPr>
          <w:spacing w:val="-13"/>
        </w:rPr>
        <w:t xml:space="preserve"> </w:t>
      </w:r>
      <w:r w:rsidRPr="00E60ED9">
        <w:t xml:space="preserve">Russia </w:t>
      </w:r>
      <w:r w:rsidRPr="00E60ED9">
        <w:rPr>
          <w:spacing w:val="-2"/>
        </w:rPr>
        <w:t>cut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its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natural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gas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supplies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Europe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during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its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war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with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Ukraine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2006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first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time.</w:t>
      </w:r>
      <w:r w:rsidRPr="00E60ED9">
        <w:rPr>
          <w:spacing w:val="1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advent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 xml:space="preserve">of </w:t>
      </w:r>
      <w:r w:rsidRPr="00E60ED9">
        <w:t>shale</w:t>
      </w:r>
      <w:r w:rsidRPr="00E60ED9">
        <w:rPr>
          <w:spacing w:val="-13"/>
        </w:rPr>
        <w:t xml:space="preserve"> </w:t>
      </w:r>
      <w:r w:rsidRPr="00E60ED9">
        <w:t>gas</w:t>
      </w:r>
      <w:r w:rsidRPr="00E60ED9">
        <w:rPr>
          <w:spacing w:val="-13"/>
        </w:rPr>
        <w:t xml:space="preserve"> </w:t>
      </w:r>
      <w:r w:rsidRPr="00E60ED9">
        <w:t>production</w:t>
      </w:r>
      <w:r w:rsidRPr="00E60ED9">
        <w:rPr>
          <w:spacing w:val="-13"/>
        </w:rPr>
        <w:t xml:space="preserve"> </w:t>
      </w:r>
      <w:r w:rsidRPr="00E60ED9">
        <w:t>at</w:t>
      </w:r>
      <w:r w:rsidRPr="00E60ED9">
        <w:rPr>
          <w:spacing w:val="-13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large</w:t>
      </w:r>
      <w:ins w:id="265" w:author="Author" w:date="2024-02-01T11:05:00Z">
        <w:r w:rsidR="00473A52">
          <w:rPr>
            <w:spacing w:val="-13"/>
          </w:rPr>
          <w:t>-</w:t>
        </w:r>
      </w:ins>
      <w:del w:id="266" w:author="Author" w:date="2024-02-01T11:05:00Z">
        <w:r w:rsidRPr="00E60ED9" w:rsidDel="00473A52">
          <w:rPr>
            <w:spacing w:val="-13"/>
          </w:rPr>
          <w:delText xml:space="preserve"> </w:delText>
        </w:r>
      </w:del>
      <w:r w:rsidRPr="00E60ED9">
        <w:t>scale</w:t>
      </w:r>
      <w:r w:rsidRPr="00E60ED9">
        <w:rPr>
          <w:spacing w:val="-12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del w:id="267" w:author="Author" w:date="2024-02-01T10:43:00Z">
        <w:r w:rsidR="00581875">
          <w:delText>US</w:delText>
        </w:r>
      </w:del>
      <w:r w:rsidRPr="00E60ED9">
        <w:t>US</w:t>
      </w:r>
      <w:r w:rsidR="008E6028">
        <w:t>A</w:t>
      </w:r>
      <w:r w:rsidRPr="00E60ED9">
        <w:rPr>
          <w:spacing w:val="-13"/>
        </w:rPr>
        <w:t xml:space="preserve"> </w:t>
      </w:r>
      <w:r w:rsidRPr="00E60ED9">
        <w:t>has</w:t>
      </w:r>
      <w:r w:rsidRPr="00E60ED9">
        <w:rPr>
          <w:spacing w:val="-13"/>
        </w:rPr>
        <w:t xml:space="preserve"> </w:t>
      </w:r>
      <w:r w:rsidRPr="00E60ED9">
        <w:t>triggered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vision</w:t>
      </w:r>
      <w:r w:rsidRPr="00E60ED9">
        <w:rPr>
          <w:spacing w:val="-13"/>
        </w:rPr>
        <w:t xml:space="preserve"> </w:t>
      </w:r>
      <w:r w:rsidRPr="00E60ED9">
        <w:t>of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="00573185">
        <w:t>country</w:t>
      </w:r>
      <w:r w:rsidR="00573185" w:rsidRPr="00E60ED9">
        <w:rPr>
          <w:spacing w:val="-13"/>
        </w:rPr>
        <w:t xml:space="preserve"> </w:t>
      </w:r>
      <w:r w:rsidRPr="00E60ED9">
        <w:t>becoming</w:t>
      </w:r>
      <w:r w:rsidRPr="00E60ED9">
        <w:rPr>
          <w:spacing w:val="-13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net</w:t>
      </w:r>
      <w:r w:rsidRPr="00E60ED9">
        <w:rPr>
          <w:spacing w:val="-13"/>
        </w:rPr>
        <w:t xml:space="preserve"> </w:t>
      </w:r>
      <w:r w:rsidRPr="00E60ED9">
        <w:t>exporter of LNG (around 2010).</w:t>
      </w:r>
      <w:r w:rsidRPr="00E60ED9">
        <w:rPr>
          <w:spacing w:val="40"/>
        </w:rPr>
        <w:t xml:space="preserve"> </w:t>
      </w:r>
      <w:r w:rsidRPr="00E60ED9">
        <w:t xml:space="preserve">Available global LNG export capacities changed the </w:t>
      </w:r>
      <w:r w:rsidRPr="00E60ED9">
        <w:lastRenderedPageBreak/>
        <w:t>landscape of natural gas geopolitics</w:t>
      </w:r>
      <w:ins w:id="268" w:author="Author" w:date="2024-02-01T10:43:00Z">
        <w:r w:rsidR="008C1AAD">
          <w:t>,</w:t>
        </w:r>
      </w:ins>
      <w:r w:rsidRPr="00E60ED9">
        <w:t xml:space="preserve"> as has been </w:t>
      </w:r>
      <w:del w:id="269" w:author="Author" w:date="2024-02-01T10:43:00Z">
        <w:r w:rsidR="00581875">
          <w:delText>noticed</w:delText>
        </w:r>
      </w:del>
      <w:ins w:id="270" w:author="Author" w:date="2024-02-01T10:43:00Z">
        <w:r w:rsidR="00510629">
          <w:t>observed</w:t>
        </w:r>
      </w:ins>
      <w:r w:rsidR="00510629" w:rsidRPr="00E60ED9">
        <w:t xml:space="preserve"> </w:t>
      </w:r>
      <w:r w:rsidRPr="00E60ED9">
        <w:t xml:space="preserve">by several </w:t>
      </w:r>
      <w:commentRangeStart w:id="271"/>
      <w:r w:rsidRPr="00E60ED9">
        <w:t xml:space="preserve">observers </w:t>
      </w:r>
      <w:commentRangeEnd w:id="271"/>
      <w:r w:rsidR="00FA044C">
        <w:rPr>
          <w:rStyle w:val="Kommentarzeichen"/>
        </w:rPr>
        <w:commentReference w:id="271"/>
      </w:r>
      <w:r w:rsidRPr="00E60ED9">
        <w:t xml:space="preserve">(i.e., </w:t>
      </w:r>
      <w:proofErr w:type="spellStart"/>
      <w:r w:rsidRPr="00E60ED9">
        <w:t>Grigas</w:t>
      </w:r>
      <w:proofErr w:type="spellEnd"/>
      <w:r w:rsidRPr="00E60ED9">
        <w:t xml:space="preserve"> </w:t>
      </w:r>
      <w:hyperlink w:anchor="_bookmark96" w:history="1">
        <w:r w:rsidRPr="00E60ED9">
          <w:t>[56]).</w:t>
        </w:r>
      </w:hyperlink>
      <w:r w:rsidRPr="00E60ED9">
        <w:rPr>
          <w:spacing w:val="32"/>
        </w:rPr>
        <w:t xml:space="preserve"> </w:t>
      </w:r>
      <w:r w:rsidRPr="00E60ED9">
        <w:t xml:space="preserve">The existing literature has used </w:t>
      </w:r>
      <w:r w:rsidRPr="00E60ED9">
        <w:rPr>
          <w:spacing w:val="-4"/>
        </w:rPr>
        <w:t>either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a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qualitative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approach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or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a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game-theoretic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framework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to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analyze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consequences.</w:t>
      </w:r>
      <w:r w:rsidRPr="00E60ED9">
        <w:rPr>
          <w:spacing w:val="23"/>
        </w:rPr>
        <w:t xml:space="preserve"> </w:t>
      </w:r>
      <w:del w:id="272" w:author="Author" w:date="2024-02-01T10:43:00Z">
        <w:r w:rsidR="00581875">
          <w:rPr>
            <w:spacing w:val="-4"/>
          </w:rPr>
          <w:delText>Most</w:delText>
        </w:r>
      </w:del>
      <w:ins w:id="273" w:author="Author" w:date="2024-02-01T10:43:00Z">
        <w:r w:rsidR="004C0F0D">
          <w:rPr>
            <w:spacing w:val="-4"/>
          </w:rPr>
          <w:t>T</w:t>
        </w:r>
        <w:r w:rsidRPr="00E60ED9">
          <w:t>he</w:t>
        </w:r>
        <w:r w:rsidRPr="00E60ED9">
          <w:rPr>
            <w:spacing w:val="-11"/>
          </w:rPr>
          <w:t xml:space="preserve"> </w:t>
        </w:r>
        <w:r w:rsidRPr="00E60ED9">
          <w:t>focus</w:t>
        </w:r>
        <w:r w:rsidRPr="00E60ED9">
          <w:rPr>
            <w:spacing w:val="-11"/>
          </w:rPr>
          <w:t xml:space="preserve"> </w:t>
        </w:r>
        <w:r w:rsidRPr="00E60ED9">
          <w:t>was</w:t>
        </w:r>
        <w:r w:rsidRPr="00E60ED9">
          <w:rPr>
            <w:spacing w:val="-11"/>
          </w:rPr>
          <w:t xml:space="preserve"> </w:t>
        </w:r>
        <w:r w:rsidR="004C0F0D">
          <w:rPr>
            <w:spacing w:val="-11"/>
          </w:rPr>
          <w:t>most</w:t>
        </w:r>
      </w:ins>
      <w:r w:rsidR="004C0F0D" w:rsidRPr="003741D5">
        <w:rPr>
          <w:spacing w:val="-11"/>
        </w:rPr>
        <w:t xml:space="preserve"> frequently</w:t>
      </w:r>
      <w:del w:id="274" w:author="Author" w:date="2024-02-01T10:43:00Z">
        <w:r w:rsidR="00581875">
          <w:rPr>
            <w:spacing w:val="-4"/>
          </w:rPr>
          <w:delText xml:space="preserve"> </w:delText>
        </w:r>
        <w:r w:rsidR="00581875">
          <w:delText>the</w:delText>
        </w:r>
        <w:r w:rsidR="00581875">
          <w:rPr>
            <w:spacing w:val="-11"/>
          </w:rPr>
          <w:delText xml:space="preserve"> </w:delText>
        </w:r>
        <w:r w:rsidR="00581875">
          <w:delText>focus</w:delText>
        </w:r>
        <w:r w:rsidR="00581875">
          <w:rPr>
            <w:spacing w:val="-11"/>
          </w:rPr>
          <w:delText xml:space="preserve"> </w:delText>
        </w:r>
        <w:r w:rsidR="00581875">
          <w:delText>was</w:delText>
        </w:r>
      </w:del>
      <w:r w:rsidR="004C0F0D">
        <w:rPr>
          <w:spacing w:val="-11"/>
        </w:rPr>
        <w:t xml:space="preserve"> </w:t>
      </w:r>
      <w:r w:rsidRPr="00E60ED9">
        <w:t>on</w:t>
      </w:r>
      <w:r w:rsidRPr="00E60ED9">
        <w:rPr>
          <w:spacing w:val="-11"/>
        </w:rPr>
        <w:t xml:space="preserve"> </w:t>
      </w:r>
      <w:r w:rsidRPr="00E60ED9">
        <w:t>pipeline</w:t>
      </w:r>
      <w:r w:rsidRPr="00E60ED9">
        <w:rPr>
          <w:spacing w:val="-11"/>
        </w:rPr>
        <w:t xml:space="preserve"> </w:t>
      </w:r>
      <w:r w:rsidRPr="00E60ED9">
        <w:t>gas</w:t>
      </w:r>
      <w:r w:rsidRPr="00E60ED9">
        <w:rPr>
          <w:spacing w:val="-11"/>
        </w:rPr>
        <w:t xml:space="preserve"> </w:t>
      </w:r>
      <w:r w:rsidRPr="00E60ED9">
        <w:t>deliveries</w:t>
      </w:r>
      <w:r w:rsidRPr="00E60ED9">
        <w:rPr>
          <w:spacing w:val="-11"/>
        </w:rPr>
        <w:t xml:space="preserve"> </w:t>
      </w:r>
      <w:r w:rsidRPr="00E60ED9">
        <w:t>(or</w:t>
      </w:r>
      <w:r w:rsidRPr="00E60ED9">
        <w:rPr>
          <w:spacing w:val="-10"/>
        </w:rPr>
        <w:t xml:space="preserve"> </w:t>
      </w:r>
      <w:r w:rsidRPr="00E60ED9">
        <w:t>a</w:t>
      </w:r>
      <w:r w:rsidRPr="00E60ED9">
        <w:rPr>
          <w:spacing w:val="-11"/>
        </w:rPr>
        <w:t xml:space="preserve"> </w:t>
      </w:r>
      <w:r w:rsidRPr="00E60ED9">
        <w:t>more</w:t>
      </w:r>
      <w:r w:rsidRPr="00E60ED9">
        <w:rPr>
          <w:spacing w:val="-11"/>
        </w:rPr>
        <w:t xml:space="preserve"> </w:t>
      </w:r>
      <w:proofErr w:type="gramStart"/>
      <w:r w:rsidRPr="00E60ED9">
        <w:t>general</w:t>
      </w:r>
      <w:r w:rsidRPr="00E60ED9">
        <w:rPr>
          <w:spacing w:val="-10"/>
        </w:rPr>
        <w:t xml:space="preserve"> </w:t>
      </w:r>
      <w:r w:rsidRPr="00E60ED9">
        <w:t>”</w:t>
      </w:r>
      <w:proofErr w:type="gramEnd"/>
      <w:r w:rsidRPr="00E60ED9">
        <w:t>supply</w:t>
      </w:r>
      <w:r w:rsidRPr="00E60ED9">
        <w:rPr>
          <w:spacing w:val="-10"/>
        </w:rPr>
        <w:t xml:space="preserve"> </w:t>
      </w:r>
      <w:r w:rsidRPr="00E60ED9">
        <w:t>disruption”).</w:t>
      </w:r>
      <w:r w:rsidRPr="00E60ED9">
        <w:rPr>
          <w:spacing w:val="11"/>
        </w:rPr>
        <w:t xml:space="preserve"> </w:t>
      </w:r>
      <w:r w:rsidRPr="00E60ED9">
        <w:t>Gabriel</w:t>
      </w:r>
      <w:r w:rsidRPr="00E60ED9">
        <w:rPr>
          <w:spacing w:val="-10"/>
        </w:rPr>
        <w:t xml:space="preserve"> </w:t>
      </w:r>
      <w:hyperlink w:anchor="_bookmark97" w:history="1">
        <w:r w:rsidRPr="00E60ED9">
          <w:t>[57]</w:t>
        </w:r>
      </w:hyperlink>
      <w:r w:rsidRPr="00E60ED9">
        <w:rPr>
          <w:spacing w:val="-10"/>
        </w:rPr>
        <w:t xml:space="preserve"> </w:t>
      </w:r>
      <w:del w:id="275" w:author="Author" w:date="2024-02-01T10:43:00Z">
        <w:r w:rsidR="00581875">
          <w:delText>considers</w:delText>
        </w:r>
      </w:del>
      <w:ins w:id="276" w:author="Author" w:date="2024-02-01T10:43:00Z">
        <w:r w:rsidR="009D358F" w:rsidRPr="00E60ED9">
          <w:t>consider</w:t>
        </w:r>
        <w:r w:rsidR="009D358F">
          <w:t>ed</w:t>
        </w:r>
      </w:ins>
      <w:r w:rsidR="009D358F" w:rsidRPr="00E60ED9">
        <w:t xml:space="preserve"> </w:t>
      </w:r>
      <w:r w:rsidRPr="00E60ED9">
        <w:t xml:space="preserve">the impact of the (un-)availability of the Panama </w:t>
      </w:r>
      <w:del w:id="277" w:author="Author" w:date="2024-02-01T10:43:00Z">
        <w:r w:rsidR="00581875">
          <w:delText>canal</w:delText>
        </w:r>
      </w:del>
      <w:ins w:id="278" w:author="Author" w:date="2024-02-01T10:43:00Z">
        <w:r w:rsidR="00A6043F">
          <w:t>C</w:t>
        </w:r>
        <w:r w:rsidR="00A6043F" w:rsidRPr="00E60ED9">
          <w:t>anal</w:t>
        </w:r>
      </w:ins>
      <w:r w:rsidR="00A6043F" w:rsidRPr="00E60ED9">
        <w:t xml:space="preserve"> </w:t>
      </w:r>
      <w:r w:rsidRPr="00E60ED9">
        <w:t>on international LNG flows.</w:t>
      </w:r>
      <w:r w:rsidRPr="00E60ED9">
        <w:rPr>
          <w:spacing w:val="37"/>
        </w:rPr>
        <w:t xml:space="preserve"> </w:t>
      </w:r>
      <w:r w:rsidRPr="00E60ED9">
        <w:t>Although history has</w:t>
      </w:r>
      <w:r w:rsidRPr="00E60ED9">
        <w:rPr>
          <w:spacing w:val="-3"/>
        </w:rPr>
        <w:t xml:space="preserve"> </w:t>
      </w:r>
      <w:r w:rsidRPr="00E60ED9">
        <w:t>shown</w:t>
      </w:r>
      <w:r w:rsidRPr="00E60ED9">
        <w:rPr>
          <w:spacing w:val="-2"/>
        </w:rPr>
        <w:t xml:space="preserve"> </w:t>
      </w:r>
      <w:r w:rsidRPr="00E60ED9">
        <w:t>that</w:t>
      </w:r>
      <w:r w:rsidRPr="00E60ED9">
        <w:rPr>
          <w:spacing w:val="-2"/>
        </w:rPr>
        <w:t xml:space="preserve"> </w:t>
      </w:r>
      <w:r w:rsidRPr="00E60ED9">
        <w:t>crude</w:t>
      </w:r>
      <w:r w:rsidRPr="00E60ED9">
        <w:rPr>
          <w:spacing w:val="-2"/>
        </w:rPr>
        <w:t xml:space="preserve"> </w:t>
      </w:r>
      <w:r w:rsidRPr="00E60ED9">
        <w:t>oil</w:t>
      </w:r>
      <w:r w:rsidRPr="00E60ED9">
        <w:rPr>
          <w:spacing w:val="-2"/>
        </w:rPr>
        <w:t xml:space="preserve"> </w:t>
      </w:r>
      <w:r w:rsidRPr="00E60ED9">
        <w:t>(which</w:t>
      </w:r>
      <w:r w:rsidRPr="00E60ED9">
        <w:rPr>
          <w:spacing w:val="-2"/>
        </w:rPr>
        <w:t xml:space="preserve"> </w:t>
      </w:r>
      <w:r w:rsidRPr="00E60ED9">
        <w:t>is</w:t>
      </w:r>
      <w:r w:rsidRPr="00E60ED9">
        <w:rPr>
          <w:spacing w:val="-2"/>
        </w:rPr>
        <w:t xml:space="preserve"> </w:t>
      </w:r>
      <w:r w:rsidRPr="00E60ED9">
        <w:t>also</w:t>
      </w:r>
      <w:r w:rsidRPr="00E60ED9">
        <w:rPr>
          <w:spacing w:val="-2"/>
        </w:rPr>
        <w:t xml:space="preserve"> </w:t>
      </w:r>
      <w:r w:rsidRPr="00E60ED9">
        <w:t>traded</w:t>
      </w:r>
      <w:r w:rsidRPr="00E60ED9">
        <w:rPr>
          <w:spacing w:val="-2"/>
        </w:rPr>
        <w:t xml:space="preserve"> </w:t>
      </w:r>
      <w:r w:rsidRPr="00E60ED9">
        <w:t>internationally</w:t>
      </w:r>
      <w:r w:rsidRPr="00E60ED9">
        <w:rPr>
          <w:spacing w:val="-2"/>
        </w:rPr>
        <w:t xml:space="preserve"> </w:t>
      </w:r>
      <w:r w:rsidRPr="00E60ED9">
        <w:t>via</w:t>
      </w:r>
      <w:r w:rsidRPr="00E60ED9">
        <w:rPr>
          <w:spacing w:val="-2"/>
        </w:rPr>
        <w:t xml:space="preserve"> </w:t>
      </w:r>
      <w:r w:rsidRPr="00E60ED9">
        <w:t>carriers/tankers)</w:t>
      </w:r>
      <w:r w:rsidRPr="00E60ED9">
        <w:rPr>
          <w:spacing w:val="-2"/>
        </w:rPr>
        <w:t xml:space="preserve"> </w:t>
      </w:r>
      <w:r w:rsidRPr="00E60ED9">
        <w:t>can</w:t>
      </w:r>
      <w:r w:rsidRPr="00E60ED9">
        <w:rPr>
          <w:spacing w:val="-2"/>
        </w:rPr>
        <w:t xml:space="preserve"> </w:t>
      </w:r>
      <w:r w:rsidRPr="00E60ED9">
        <w:t>be</w:t>
      </w:r>
      <w:r w:rsidRPr="00E60ED9">
        <w:rPr>
          <w:spacing w:val="-3"/>
        </w:rPr>
        <w:t xml:space="preserve"> </w:t>
      </w:r>
      <w:r w:rsidRPr="00E60ED9">
        <w:rPr>
          <w:spacing w:val="-6"/>
        </w:rPr>
        <w:t>weaponized,</w:t>
      </w:r>
    </w:p>
    <w:p w14:paraId="41B367E3" w14:textId="77777777" w:rsidR="007F257B" w:rsidRPr="00E60ED9" w:rsidRDefault="007F257B">
      <w:pPr>
        <w:spacing w:line="237" w:lineRule="auto"/>
        <w:jc w:val="both"/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1AA546FC" w14:textId="77777777" w:rsidR="007F257B" w:rsidRPr="00E60ED9" w:rsidRDefault="00581875">
      <w:pPr>
        <w:pStyle w:val="Textkrper"/>
        <w:spacing w:before="42" w:line="237" w:lineRule="auto"/>
        <w:ind w:left="112" w:right="609"/>
        <w:jc w:val="both"/>
      </w:pPr>
      <w:del w:id="279" w:author="Author" w:date="2024-02-01T10:43:00Z">
        <w:r>
          <w:lastRenderedPageBreak/>
          <w:delText>little</w:delText>
        </w:r>
      </w:del>
      <w:proofErr w:type="gramStart"/>
      <w:ins w:id="280" w:author="Author" w:date="2024-02-01T10:43:00Z">
        <w:r w:rsidR="007A76B6">
          <w:t>neglig</w:t>
        </w:r>
        <w:r w:rsidR="00AF727D">
          <w:t>ible</w:t>
        </w:r>
      </w:ins>
      <w:proofErr w:type="gramEnd"/>
      <w:r w:rsidR="007A76B6" w:rsidRPr="00E60ED9">
        <w:rPr>
          <w:spacing w:val="-6"/>
        </w:rPr>
        <w:t xml:space="preserve"> </w:t>
      </w:r>
      <w:r w:rsidR="00FF3C28" w:rsidRPr="00E60ED9">
        <w:t>attention</w:t>
      </w:r>
      <w:r w:rsidR="00FF3C28" w:rsidRPr="00E60ED9">
        <w:rPr>
          <w:spacing w:val="-6"/>
        </w:rPr>
        <w:t xml:space="preserve"> </w:t>
      </w:r>
      <w:r w:rsidR="00FF3C28" w:rsidRPr="00E60ED9">
        <w:t>has</w:t>
      </w:r>
      <w:r w:rsidR="00FF3C28" w:rsidRPr="00E60ED9">
        <w:rPr>
          <w:spacing w:val="-6"/>
        </w:rPr>
        <w:t xml:space="preserve"> </w:t>
      </w:r>
      <w:r w:rsidR="00FF3C28" w:rsidRPr="00E60ED9">
        <w:t>been</w:t>
      </w:r>
      <w:r w:rsidR="00FF3C28" w:rsidRPr="00E60ED9">
        <w:rPr>
          <w:spacing w:val="-6"/>
        </w:rPr>
        <w:t xml:space="preserve"> </w:t>
      </w:r>
      <w:r w:rsidR="00FF3C28" w:rsidRPr="00E60ED9">
        <w:t>paid</w:t>
      </w:r>
      <w:r w:rsidR="00FF3C28" w:rsidRPr="00E60ED9">
        <w:rPr>
          <w:spacing w:val="-6"/>
        </w:rPr>
        <w:t xml:space="preserve"> </w:t>
      </w:r>
      <w:r w:rsidR="00FF3C28" w:rsidRPr="00E60ED9">
        <w:t>to</w:t>
      </w:r>
      <w:r w:rsidR="00FF3C28" w:rsidRPr="00E60ED9">
        <w:rPr>
          <w:spacing w:val="-6"/>
        </w:rPr>
        <w:t xml:space="preserve"> </w:t>
      </w:r>
      <w:r w:rsidR="00FF3C28" w:rsidRPr="00E60ED9">
        <w:t>LNG</w:t>
      </w:r>
      <w:r w:rsidR="00FF3C28" w:rsidRPr="00E60ED9">
        <w:rPr>
          <w:spacing w:val="-6"/>
        </w:rPr>
        <w:t xml:space="preserve"> </w:t>
      </w:r>
      <w:r w:rsidR="00FF3C28" w:rsidRPr="00E60ED9">
        <w:t>in</w:t>
      </w:r>
      <w:r w:rsidR="00FF3C28" w:rsidRPr="00E60ED9">
        <w:rPr>
          <w:spacing w:val="-6"/>
        </w:rPr>
        <w:t xml:space="preserve"> </w:t>
      </w:r>
      <w:r w:rsidR="00FF3C28" w:rsidRPr="00E60ED9">
        <w:t>this</w:t>
      </w:r>
      <w:r w:rsidR="00FF3C28" w:rsidRPr="00E60ED9">
        <w:rPr>
          <w:spacing w:val="-6"/>
        </w:rPr>
        <w:t xml:space="preserve"> </w:t>
      </w:r>
      <w:r w:rsidR="00FF3C28" w:rsidRPr="00E60ED9">
        <w:t>respect.</w:t>
      </w:r>
      <w:r w:rsidR="00FF3C28" w:rsidRPr="00E60ED9">
        <w:rPr>
          <w:spacing w:val="12"/>
        </w:rPr>
        <w:t xml:space="preserve"> </w:t>
      </w:r>
      <w:r w:rsidR="00FF3C28" w:rsidRPr="00E60ED9">
        <w:t>However,</w:t>
      </w:r>
      <w:r w:rsidR="00FF3C28" w:rsidRPr="00E60ED9">
        <w:rPr>
          <w:spacing w:val="-5"/>
        </w:rPr>
        <w:t xml:space="preserve"> </w:t>
      </w:r>
      <w:r w:rsidR="00FF3C28" w:rsidRPr="00E60ED9">
        <w:t>recent</w:t>
      </w:r>
      <w:r w:rsidR="00FF3C28" w:rsidRPr="00E60ED9">
        <w:rPr>
          <w:spacing w:val="-6"/>
        </w:rPr>
        <w:t xml:space="preserve"> </w:t>
      </w:r>
      <w:r w:rsidR="00FF3C28" w:rsidRPr="00E60ED9">
        <w:t>events</w:t>
      </w:r>
      <w:r w:rsidR="00FF3C28" w:rsidRPr="00E60ED9">
        <w:rPr>
          <w:spacing w:val="-6"/>
        </w:rPr>
        <w:t xml:space="preserve"> </w:t>
      </w:r>
      <w:r w:rsidR="00FF3C28" w:rsidRPr="00E60ED9">
        <w:t>such</w:t>
      </w:r>
      <w:r w:rsidR="00FF3C28" w:rsidRPr="00E60ED9">
        <w:rPr>
          <w:spacing w:val="-6"/>
        </w:rPr>
        <w:t xml:space="preserve"> </w:t>
      </w:r>
      <w:r w:rsidR="00FF3C28" w:rsidRPr="00E60ED9">
        <w:t>as</w:t>
      </w:r>
      <w:r w:rsidR="00FF3C28" w:rsidRPr="00E60ED9">
        <w:rPr>
          <w:spacing w:val="-6"/>
        </w:rPr>
        <w:t xml:space="preserve"> </w:t>
      </w:r>
      <w:r w:rsidR="00FF3C28" w:rsidRPr="00E60ED9">
        <w:t>the</w:t>
      </w:r>
      <w:r w:rsidR="00FF3C28" w:rsidRPr="00E60ED9">
        <w:rPr>
          <w:spacing w:val="-6"/>
        </w:rPr>
        <w:t xml:space="preserve"> </w:t>
      </w:r>
      <w:r w:rsidR="00FF3C28" w:rsidRPr="00E60ED9">
        <w:t>Houthi</w:t>
      </w:r>
      <w:r w:rsidR="00FF3C28" w:rsidRPr="00E60ED9">
        <w:rPr>
          <w:spacing w:val="-6"/>
        </w:rPr>
        <w:t xml:space="preserve"> </w:t>
      </w:r>
      <w:r w:rsidR="00FF3C28" w:rsidRPr="00E60ED9">
        <w:t xml:space="preserve">attacks around the Bab al-Mandab Strait, Red Sea, and Suez </w:t>
      </w:r>
      <w:del w:id="281" w:author="Author" w:date="2024-02-01T10:43:00Z">
        <w:r>
          <w:delText>canal</w:delText>
        </w:r>
      </w:del>
      <w:ins w:id="282" w:author="Author" w:date="2024-02-01T10:43:00Z">
        <w:r w:rsidR="00A6043F">
          <w:t>C</w:t>
        </w:r>
        <w:r w:rsidR="00A6043F" w:rsidRPr="00E60ED9">
          <w:t>anal</w:t>
        </w:r>
      </w:ins>
      <w:r w:rsidR="00A6043F" w:rsidRPr="00E60ED9">
        <w:t xml:space="preserve"> </w:t>
      </w:r>
      <w:r w:rsidR="00FF3C28" w:rsidRPr="00E60ED9">
        <w:t>have led to the rerouting of LNG carriers leading</w:t>
      </w:r>
      <w:r w:rsidR="00FF3C28" w:rsidRPr="00E60ED9">
        <w:rPr>
          <w:spacing w:val="-12"/>
        </w:rPr>
        <w:t xml:space="preserve"> </w:t>
      </w:r>
      <w:r w:rsidR="00FF3C28" w:rsidRPr="00E60ED9">
        <w:t>to</w:t>
      </w:r>
      <w:r w:rsidR="00FF3C28" w:rsidRPr="00E60ED9">
        <w:rPr>
          <w:spacing w:val="-12"/>
        </w:rPr>
        <w:t xml:space="preserve"> </w:t>
      </w:r>
      <w:r w:rsidR="00FF3C28" w:rsidRPr="00E60ED9">
        <w:t>longer</w:t>
      </w:r>
      <w:r w:rsidR="00FF3C28" w:rsidRPr="00E60ED9">
        <w:rPr>
          <w:spacing w:val="-12"/>
        </w:rPr>
        <w:t xml:space="preserve"> </w:t>
      </w:r>
      <w:r w:rsidR="00FF3C28" w:rsidRPr="00E60ED9">
        <w:t>traveling</w:t>
      </w:r>
      <w:r w:rsidR="00FF3C28" w:rsidRPr="00E60ED9">
        <w:rPr>
          <w:spacing w:val="-12"/>
        </w:rPr>
        <w:t xml:space="preserve"> </w:t>
      </w:r>
      <w:r w:rsidR="00FF3C28" w:rsidRPr="00E60ED9">
        <w:t>time</w:t>
      </w:r>
      <w:r w:rsidR="00FF3C28" w:rsidRPr="00E60ED9">
        <w:rPr>
          <w:spacing w:val="-12"/>
        </w:rPr>
        <w:t xml:space="preserve"> </w:t>
      </w:r>
      <w:r w:rsidR="00FF3C28" w:rsidRPr="00E60ED9">
        <w:t>and</w:t>
      </w:r>
      <w:r w:rsidR="00FF3C28" w:rsidRPr="00E60ED9">
        <w:rPr>
          <w:spacing w:val="-12"/>
        </w:rPr>
        <w:t xml:space="preserve"> </w:t>
      </w:r>
      <w:r w:rsidR="00FF3C28" w:rsidRPr="00E60ED9">
        <w:t>thus</w:t>
      </w:r>
      <w:r w:rsidR="00FF3C28" w:rsidRPr="00E60ED9">
        <w:rPr>
          <w:spacing w:val="-12"/>
        </w:rPr>
        <w:t xml:space="preserve"> </w:t>
      </w:r>
      <w:r w:rsidR="00FF3C28" w:rsidRPr="00E60ED9">
        <w:t>also</w:t>
      </w:r>
      <w:r w:rsidR="00FF3C28" w:rsidRPr="00E60ED9">
        <w:rPr>
          <w:spacing w:val="-12"/>
        </w:rPr>
        <w:t xml:space="preserve"> </w:t>
      </w:r>
      <w:r w:rsidR="00FF3C28" w:rsidRPr="00E60ED9">
        <w:t>impacting</w:t>
      </w:r>
      <w:r w:rsidR="00FF3C28" w:rsidRPr="00E60ED9">
        <w:rPr>
          <w:spacing w:val="-12"/>
        </w:rPr>
        <w:t xml:space="preserve"> </w:t>
      </w:r>
      <w:r w:rsidR="00FF3C28" w:rsidRPr="00E60ED9">
        <w:t>spot</w:t>
      </w:r>
      <w:r w:rsidR="00FF3C28" w:rsidRPr="00E60ED9">
        <w:rPr>
          <w:spacing w:val="-12"/>
        </w:rPr>
        <w:t xml:space="preserve"> </w:t>
      </w:r>
      <w:r w:rsidR="00FF3C28" w:rsidRPr="00E60ED9">
        <w:t>natural</w:t>
      </w:r>
      <w:r w:rsidR="00FF3C28" w:rsidRPr="00E60ED9">
        <w:rPr>
          <w:spacing w:val="-12"/>
        </w:rPr>
        <w:t xml:space="preserve"> </w:t>
      </w:r>
      <w:r w:rsidR="00FF3C28" w:rsidRPr="00E60ED9">
        <w:t>gas</w:t>
      </w:r>
      <w:r w:rsidR="00FF3C28" w:rsidRPr="00E60ED9">
        <w:rPr>
          <w:spacing w:val="-12"/>
        </w:rPr>
        <w:t xml:space="preserve"> </w:t>
      </w:r>
      <w:r w:rsidR="00FF3C28" w:rsidRPr="00E60ED9">
        <w:t>prices</w:t>
      </w:r>
      <w:r w:rsidR="00FF3C28" w:rsidRPr="00E60ED9">
        <w:rPr>
          <w:spacing w:val="-12"/>
        </w:rPr>
        <w:t xml:space="preserve"> </w:t>
      </w:r>
      <w:r w:rsidR="00FF3C28" w:rsidRPr="00E60ED9">
        <w:t>in</w:t>
      </w:r>
      <w:r w:rsidR="00FF3C28" w:rsidRPr="00E60ED9">
        <w:rPr>
          <w:spacing w:val="-12"/>
        </w:rPr>
        <w:t xml:space="preserve"> </w:t>
      </w:r>
      <w:r w:rsidR="00FF3C28" w:rsidRPr="00E60ED9">
        <w:t>Europe</w:t>
      </w:r>
      <w:r w:rsidR="00FF3C28" w:rsidRPr="00E60ED9">
        <w:rPr>
          <w:spacing w:val="-12"/>
        </w:rPr>
        <w:t xml:space="preserve"> </w:t>
      </w:r>
      <w:r w:rsidR="00FF3C28" w:rsidRPr="00E60ED9">
        <w:t>(due</w:t>
      </w:r>
      <w:r w:rsidR="00FF3C28" w:rsidRPr="00E60ED9">
        <w:rPr>
          <w:spacing w:val="-12"/>
        </w:rPr>
        <w:t xml:space="preserve"> </w:t>
      </w:r>
      <w:r w:rsidR="00FF3C28" w:rsidRPr="00E60ED9">
        <w:t>to</w:t>
      </w:r>
      <w:r w:rsidR="00FF3C28" w:rsidRPr="00E60ED9">
        <w:rPr>
          <w:spacing w:val="-12"/>
        </w:rPr>
        <w:t xml:space="preserve"> </w:t>
      </w:r>
      <w:r w:rsidR="00FF3C28" w:rsidRPr="00E60ED9">
        <w:t>lower availability of cargo capacity).</w:t>
      </w:r>
    </w:p>
    <w:p w14:paraId="51A0EB04" w14:textId="77777777" w:rsidR="007F257B" w:rsidRPr="00E60ED9" w:rsidRDefault="007F257B">
      <w:pPr>
        <w:pStyle w:val="Textkrper"/>
        <w:spacing w:before="24"/>
      </w:pPr>
    </w:p>
    <w:p w14:paraId="2564DE82" w14:textId="77777777" w:rsidR="007F257B" w:rsidRPr="00E60ED9" w:rsidRDefault="00FF3C28" w:rsidP="003741D5">
      <w:pPr>
        <w:pStyle w:val="berschrift2"/>
        <w:numPr>
          <w:ilvl w:val="1"/>
          <w:numId w:val="10"/>
        </w:numPr>
        <w:tabs>
          <w:tab w:val="left" w:pos="724"/>
        </w:tabs>
        <w:ind w:hanging="612"/>
      </w:pPr>
      <w:bookmarkStart w:id="283" w:name="Novelties_and_own_contribution"/>
      <w:bookmarkStart w:id="284" w:name="_bookmark5"/>
      <w:bookmarkEnd w:id="283"/>
      <w:bookmarkEnd w:id="284"/>
      <w:r w:rsidRPr="00E60ED9">
        <w:rPr>
          <w:w w:val="105"/>
        </w:rPr>
        <w:t>Novelties and own</w:t>
      </w:r>
      <w:r w:rsidRPr="00E60ED9">
        <w:rPr>
          <w:spacing w:val="1"/>
          <w:w w:val="105"/>
        </w:rPr>
        <w:t xml:space="preserve"> </w:t>
      </w:r>
      <w:r w:rsidRPr="00E60ED9">
        <w:rPr>
          <w:spacing w:val="-2"/>
          <w:w w:val="105"/>
        </w:rPr>
        <w:t>contribution</w:t>
      </w:r>
    </w:p>
    <w:p w14:paraId="29B8E3D7" w14:textId="77777777" w:rsidR="007F257B" w:rsidRPr="00E60ED9" w:rsidRDefault="00FF3C28">
      <w:pPr>
        <w:pStyle w:val="Textkrper"/>
        <w:spacing w:before="139" w:line="237" w:lineRule="auto"/>
        <w:ind w:left="112" w:right="610"/>
        <w:jc w:val="both"/>
      </w:pPr>
      <w:r w:rsidRPr="00E60ED9">
        <w:rPr>
          <w:spacing w:val="-2"/>
        </w:rPr>
        <w:t>Based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conducted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literature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review,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three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main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novel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contributions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work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beyond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current </w:t>
      </w:r>
      <w:r w:rsidRPr="00E60ED9">
        <w:t>state of the art can be promised.</w:t>
      </w:r>
    </w:p>
    <w:p w14:paraId="350974F1" w14:textId="77777777" w:rsidR="007F257B" w:rsidRPr="00E60ED9" w:rsidRDefault="00FF3C28" w:rsidP="003741D5">
      <w:pPr>
        <w:pStyle w:val="Listenabsatz"/>
        <w:numPr>
          <w:ilvl w:val="0"/>
          <w:numId w:val="8"/>
        </w:numPr>
        <w:tabs>
          <w:tab w:val="left" w:pos="657"/>
        </w:tabs>
        <w:spacing w:before="240" w:line="237" w:lineRule="auto"/>
        <w:ind w:right="607"/>
        <w:jc w:val="both"/>
      </w:pPr>
      <w:r w:rsidRPr="00E60ED9">
        <w:rPr>
          <w:spacing w:val="-2"/>
        </w:rPr>
        <w:t>In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analysis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global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trade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anticipated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2040,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particular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emphasis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directed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toward 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European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supply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dynamics.</w:t>
      </w:r>
      <w:r w:rsidRPr="00E60ED9">
        <w:rPr>
          <w:spacing w:val="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investigation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delves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into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complexities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supply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costs </w:t>
      </w:r>
      <w:r w:rsidRPr="00E60ED9">
        <w:t>associated with LNG imports in two distinct scenarios.</w:t>
      </w:r>
      <w:r w:rsidRPr="00E60ED9">
        <w:rPr>
          <w:spacing w:val="31"/>
        </w:rPr>
        <w:t xml:space="preserve"> </w:t>
      </w:r>
      <w:r w:rsidRPr="00E60ED9">
        <w:t xml:space="preserve">The first scenario envisions a substantial reduction in global and European LNG demand </w:t>
      </w:r>
      <w:r w:rsidR="00AF2E8C">
        <w:t>consistent</w:t>
      </w:r>
      <w:r w:rsidR="00AF2E8C" w:rsidRPr="00E60ED9">
        <w:t xml:space="preserve"> </w:t>
      </w:r>
      <w:r w:rsidRPr="00E60ED9">
        <w:t>with the ambition of carbon neutrality (</w:t>
      </w:r>
      <w:r w:rsidR="00473A52">
        <w:t>Net Zero</w:t>
      </w:r>
      <w:r w:rsidRPr="00E60ED9">
        <w:t>).</w:t>
      </w:r>
      <w:r w:rsidRPr="00E60ED9">
        <w:rPr>
          <w:spacing w:val="28"/>
        </w:rPr>
        <w:t xml:space="preserve"> </w:t>
      </w:r>
      <w:r w:rsidRPr="00E60ED9">
        <w:t>Conversely,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7"/>
        </w:rPr>
        <w:t xml:space="preserve"> </w:t>
      </w:r>
      <w:r w:rsidRPr="00E60ED9">
        <w:t>second</w:t>
      </w:r>
      <w:r w:rsidRPr="00E60ED9">
        <w:rPr>
          <w:spacing w:val="-7"/>
        </w:rPr>
        <w:t xml:space="preserve"> </w:t>
      </w:r>
      <w:r w:rsidRPr="00E60ED9">
        <w:t>scenario</w:t>
      </w:r>
      <w:r w:rsidRPr="00E60ED9">
        <w:rPr>
          <w:spacing w:val="-7"/>
        </w:rPr>
        <w:t xml:space="preserve"> </w:t>
      </w:r>
      <w:r w:rsidRPr="00E60ED9">
        <w:t>contemplates</w:t>
      </w:r>
      <w:r w:rsidRPr="00E60ED9">
        <w:rPr>
          <w:spacing w:val="-7"/>
        </w:rPr>
        <w:t xml:space="preserve"> </w:t>
      </w:r>
      <w:ins w:id="285" w:author="Author" w:date="2024-02-01T10:43:00Z">
        <w:r w:rsidR="00AF2E8C">
          <w:t>considerably</w:t>
        </w:r>
        <w:r w:rsidR="00AF2E8C" w:rsidRPr="00E60ED9">
          <w:rPr>
            <w:spacing w:val="-7"/>
          </w:rPr>
          <w:t xml:space="preserve"> </w:t>
        </w:r>
        <w:r w:rsidR="00F84398">
          <w:t>increased</w:t>
        </w:r>
      </w:ins>
      <w:r w:rsidR="00F84398" w:rsidRPr="00E60ED9">
        <w:rPr>
          <w:spacing w:val="-7"/>
        </w:rPr>
        <w:t xml:space="preserve"> </w:t>
      </w:r>
      <w:r w:rsidRPr="00E60ED9">
        <w:t>demand</w:t>
      </w:r>
      <w:r w:rsidRPr="00E60ED9">
        <w:rPr>
          <w:spacing w:val="-7"/>
        </w:rPr>
        <w:t xml:space="preserve"> </w:t>
      </w:r>
      <w:r w:rsidRPr="00E60ED9">
        <w:t xml:space="preserve">levels </w:t>
      </w:r>
      <w:ins w:id="286" w:author="Author" w:date="2024-02-01T10:43:00Z">
        <w:r w:rsidR="00F84398">
          <w:rPr>
            <w:spacing w:val="-2"/>
          </w:rPr>
          <w:t>mainly</w:t>
        </w:r>
      </w:ins>
      <w:r w:rsidR="00F84398" w:rsidRPr="00E60ED9">
        <w:rPr>
          <w:spacing w:val="-7"/>
        </w:rPr>
        <w:t xml:space="preserve"> </w:t>
      </w:r>
      <w:r w:rsidRPr="00E60ED9">
        <w:rPr>
          <w:spacing w:val="-2"/>
        </w:rPr>
        <w:t>driven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by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uptake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demand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developing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countries,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surpassing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 xml:space="preserve">the </w:t>
      </w:r>
      <w:r w:rsidRPr="00E60ED9">
        <w:t>present-day</w:t>
      </w:r>
      <w:r w:rsidRPr="00E60ED9">
        <w:rPr>
          <w:spacing w:val="-14"/>
        </w:rPr>
        <w:t xml:space="preserve"> </w:t>
      </w:r>
      <w:r w:rsidRPr="00E60ED9">
        <w:t>demand.</w:t>
      </w:r>
      <w:r w:rsidRPr="00E60ED9">
        <w:rPr>
          <w:spacing w:val="5"/>
        </w:rPr>
        <w:t xml:space="preserve"> </w:t>
      </w:r>
      <w:r w:rsidRPr="00E60ED9">
        <w:t>This</w:t>
      </w:r>
      <w:r w:rsidRPr="00E60ED9">
        <w:rPr>
          <w:spacing w:val="-14"/>
        </w:rPr>
        <w:t xml:space="preserve"> </w:t>
      </w:r>
      <w:r w:rsidRPr="00E60ED9">
        <w:t>research</w:t>
      </w:r>
      <w:r w:rsidRPr="00E60ED9">
        <w:rPr>
          <w:spacing w:val="-14"/>
        </w:rPr>
        <w:t xml:space="preserve"> </w:t>
      </w:r>
      <w:r w:rsidRPr="00E60ED9">
        <w:t>contributes</w:t>
      </w:r>
      <w:r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existing</w:t>
      </w:r>
      <w:r w:rsidRPr="00E60ED9">
        <w:rPr>
          <w:spacing w:val="-14"/>
        </w:rPr>
        <w:t xml:space="preserve"> </w:t>
      </w:r>
      <w:r w:rsidRPr="00E60ED9">
        <w:t>body</w:t>
      </w:r>
      <w:r w:rsidRPr="00E60ED9">
        <w:rPr>
          <w:spacing w:val="-13"/>
        </w:rPr>
        <w:t xml:space="preserve"> </w:t>
      </w:r>
      <w:r w:rsidRPr="00E60ED9">
        <w:t>of</w:t>
      </w:r>
      <w:r w:rsidRPr="00E60ED9">
        <w:rPr>
          <w:spacing w:val="-14"/>
        </w:rPr>
        <w:t xml:space="preserve"> </w:t>
      </w:r>
      <w:r w:rsidRPr="00E60ED9">
        <w:t>knowledge</w:t>
      </w:r>
      <w:r w:rsidRPr="00E60ED9">
        <w:rPr>
          <w:spacing w:val="-14"/>
        </w:rPr>
        <w:t xml:space="preserve"> </w:t>
      </w:r>
      <w:r w:rsidRPr="00E60ED9">
        <w:t>by</w:t>
      </w:r>
      <w:r w:rsidRPr="00E60ED9">
        <w:rPr>
          <w:spacing w:val="-13"/>
        </w:rPr>
        <w:t xml:space="preserve"> </w:t>
      </w:r>
      <w:r w:rsidRPr="00E60ED9">
        <w:t xml:space="preserve">illuminating </w:t>
      </w:r>
      <w:r w:rsidRPr="00E60ED9">
        <w:rPr>
          <w:spacing w:val="-4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potential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developments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challenges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within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global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LNG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market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2040,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specifically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 xml:space="preserve">within </w:t>
      </w:r>
      <w:r w:rsidRPr="00E60ED9">
        <w:t>the European context.</w:t>
      </w:r>
    </w:p>
    <w:p w14:paraId="46D8001E" w14:textId="77777777" w:rsidR="007F257B" w:rsidRPr="00E60ED9" w:rsidRDefault="00FF3C28" w:rsidP="003741D5">
      <w:pPr>
        <w:pStyle w:val="Listenabsatz"/>
        <w:numPr>
          <w:ilvl w:val="0"/>
          <w:numId w:val="8"/>
        </w:numPr>
        <w:tabs>
          <w:tab w:val="left" w:pos="655"/>
          <w:tab w:val="left" w:pos="657"/>
        </w:tabs>
        <w:spacing w:before="183" w:line="237" w:lineRule="auto"/>
        <w:ind w:right="608" w:hanging="231"/>
        <w:jc w:val="both"/>
      </w:pPr>
      <w:r w:rsidRPr="00E60ED9">
        <w:t xml:space="preserve">Expanding upon </w:t>
      </w:r>
      <w:del w:id="287" w:author="Author" w:date="2024-02-01T10:43:00Z">
        <w:r w:rsidR="00581875">
          <w:delText>prior</w:delText>
        </w:r>
      </w:del>
      <w:ins w:id="288" w:author="Author" w:date="2024-02-01T10:43:00Z">
        <w:r w:rsidR="00292253">
          <w:t>previous</w:t>
        </w:r>
      </w:ins>
      <w:r w:rsidR="00292253" w:rsidRPr="00E60ED9">
        <w:t xml:space="preserve"> </w:t>
      </w:r>
      <w:r w:rsidRPr="00E60ED9">
        <w:t>investigations that have addressed the impact of geopolitical tensions on energy systems, our research specifically concentrates on the LNG trade in 2040 as a focal point within energy system analyses.</w:t>
      </w:r>
      <w:r w:rsidRPr="00E60ED9">
        <w:rPr>
          <w:spacing w:val="40"/>
        </w:rPr>
        <w:t xml:space="preserve"> </w:t>
      </w:r>
      <w:r w:rsidRPr="00E60ED9">
        <w:t xml:space="preserve">By doing so, we extend the literature </w:t>
      </w:r>
      <w:del w:id="289" w:author="Author" w:date="2024-02-01T10:43:00Z">
        <w:r w:rsidR="00581875">
          <w:delText>concerning</w:delText>
        </w:r>
      </w:del>
      <w:ins w:id="290" w:author="Author" w:date="2024-02-01T10:43:00Z">
        <w:r w:rsidR="009F718C">
          <w:t>on</w:t>
        </w:r>
      </w:ins>
      <w:r w:rsidR="009F718C" w:rsidRPr="00E60ED9">
        <w:t xml:space="preserve"> </w:t>
      </w:r>
      <w:r w:rsidRPr="00E60ED9">
        <w:t xml:space="preserve">LNG </w:t>
      </w:r>
      <w:del w:id="291" w:author="Author" w:date="2024-02-01T10:43:00Z">
        <w:r w:rsidR="00581875">
          <w:delText>in</w:delText>
        </w:r>
      </w:del>
      <w:ins w:id="292" w:author="Author" w:date="2024-02-01T10:43:00Z">
        <w:r w:rsidR="00217C51">
          <w:t>to</w:t>
        </w:r>
      </w:ins>
      <w:r w:rsidR="00217C51" w:rsidRPr="00E60ED9">
        <w:t xml:space="preserve"> </w:t>
      </w:r>
      <w:r w:rsidRPr="00E60ED9">
        <w:t>the European</w:t>
      </w:r>
      <w:r w:rsidRPr="00E60ED9">
        <w:rPr>
          <w:spacing w:val="-6"/>
        </w:rPr>
        <w:t xml:space="preserve"> </w:t>
      </w:r>
      <w:r w:rsidRPr="00E60ED9">
        <w:t>context,</w:t>
      </w:r>
      <w:r w:rsidRPr="00E60ED9">
        <w:rPr>
          <w:spacing w:val="-4"/>
        </w:rPr>
        <w:t xml:space="preserve"> </w:t>
      </w:r>
      <w:del w:id="293" w:author="Author" w:date="2024-02-01T10:43:00Z">
        <w:r w:rsidR="00581875">
          <w:delText>offering</w:delText>
        </w:r>
      </w:del>
      <w:ins w:id="294" w:author="Author" w:date="2024-02-01T10:43:00Z">
        <w:r w:rsidR="00FA0F70">
          <w:t>providing</w:t>
        </w:r>
      </w:ins>
      <w:r w:rsidR="00FA0F70" w:rsidRPr="00E60ED9">
        <w:rPr>
          <w:spacing w:val="-6"/>
        </w:rPr>
        <w:t xml:space="preserve"> </w:t>
      </w:r>
      <w:r w:rsidRPr="00E60ED9">
        <w:t>insights</w:t>
      </w:r>
      <w:r w:rsidRPr="00E60ED9">
        <w:rPr>
          <w:spacing w:val="-6"/>
        </w:rPr>
        <w:t xml:space="preserve"> </w:t>
      </w:r>
      <w:r w:rsidRPr="00E60ED9">
        <w:t>into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potential</w:t>
      </w:r>
      <w:r w:rsidRPr="00E60ED9">
        <w:rPr>
          <w:spacing w:val="-6"/>
        </w:rPr>
        <w:t xml:space="preserve"> </w:t>
      </w:r>
      <w:r w:rsidRPr="00E60ED9">
        <w:t>dynamics</w:t>
      </w:r>
      <w:r w:rsidRPr="00E60ED9">
        <w:rPr>
          <w:spacing w:val="-6"/>
        </w:rPr>
        <w:t xml:space="preserve"> </w:t>
      </w:r>
      <w:r w:rsidRPr="00E60ED9">
        <w:t>of</w:t>
      </w:r>
      <w:r w:rsidRPr="00E60ED9">
        <w:rPr>
          <w:spacing w:val="-6"/>
        </w:rPr>
        <w:t xml:space="preserve"> </w:t>
      </w:r>
      <w:r w:rsidRPr="00E60ED9">
        <w:t>imports</w:t>
      </w:r>
      <w:r w:rsidRPr="00E60ED9">
        <w:rPr>
          <w:spacing w:val="-6"/>
        </w:rPr>
        <w:t xml:space="preserve"> </w:t>
      </w:r>
      <w:r w:rsidRPr="00E60ED9">
        <w:t>and</w:t>
      </w:r>
      <w:r w:rsidRPr="00E60ED9">
        <w:rPr>
          <w:spacing w:val="-6"/>
        </w:rPr>
        <w:t xml:space="preserve"> </w:t>
      </w:r>
      <w:r w:rsidRPr="00E60ED9">
        <w:t>associated</w:t>
      </w:r>
      <w:r w:rsidRPr="00E60ED9">
        <w:rPr>
          <w:spacing w:val="-6"/>
        </w:rPr>
        <w:t xml:space="preserve"> </w:t>
      </w:r>
      <w:r w:rsidRPr="00E60ED9">
        <w:t xml:space="preserve">supply </w:t>
      </w:r>
      <w:r w:rsidRPr="00E60ED9">
        <w:rPr>
          <w:spacing w:val="-2"/>
        </w:rPr>
        <w:t>costs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Europe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2040.</w:t>
      </w:r>
      <w:r w:rsidRPr="00E60ED9">
        <w:rPr>
          <w:spacing w:val="17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specific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consideration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adds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depth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discourse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on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 xml:space="preserve">intersection </w:t>
      </w:r>
      <w:r w:rsidRPr="00E60ED9">
        <w:rPr>
          <w:spacing w:val="-4"/>
        </w:rPr>
        <w:t xml:space="preserve">of geopolitics and energy systems, contributing novel perspectives and enriching the understanding </w:t>
      </w:r>
      <w:r w:rsidRPr="00E60ED9">
        <w:t>of</w:t>
      </w:r>
      <w:r w:rsidRPr="00E60ED9">
        <w:rPr>
          <w:spacing w:val="-9"/>
        </w:rPr>
        <w:t xml:space="preserve"> </w:t>
      </w:r>
      <w:r w:rsidRPr="00E60ED9">
        <w:t>the</w:t>
      </w:r>
      <w:r w:rsidRPr="00E60ED9">
        <w:rPr>
          <w:spacing w:val="-9"/>
        </w:rPr>
        <w:t xml:space="preserve"> </w:t>
      </w:r>
      <w:r w:rsidRPr="00E60ED9">
        <w:t>evolving</w:t>
      </w:r>
      <w:r w:rsidRPr="00E60ED9">
        <w:rPr>
          <w:spacing w:val="-9"/>
        </w:rPr>
        <w:t xml:space="preserve"> </w:t>
      </w:r>
      <w:r w:rsidRPr="00E60ED9">
        <w:t>energy</w:t>
      </w:r>
      <w:r w:rsidRPr="00E60ED9">
        <w:rPr>
          <w:spacing w:val="-9"/>
        </w:rPr>
        <w:t xml:space="preserve"> </w:t>
      </w:r>
      <w:r w:rsidRPr="00E60ED9">
        <w:t>system</w:t>
      </w:r>
      <w:r w:rsidRPr="00E60ED9">
        <w:rPr>
          <w:spacing w:val="-9"/>
        </w:rPr>
        <w:t xml:space="preserve"> </w:t>
      </w:r>
      <w:r w:rsidRPr="00E60ED9">
        <w:t>in</w:t>
      </w:r>
      <w:r w:rsidRPr="00E60ED9">
        <w:rPr>
          <w:spacing w:val="-9"/>
        </w:rPr>
        <w:t xml:space="preserve"> </w:t>
      </w:r>
      <w:r w:rsidRPr="00E60ED9">
        <w:t>Europe</w:t>
      </w:r>
      <w:r w:rsidRPr="00E60ED9">
        <w:rPr>
          <w:spacing w:val="-9"/>
        </w:rPr>
        <w:t xml:space="preserve"> </w:t>
      </w:r>
      <w:r w:rsidRPr="00E60ED9">
        <w:t>by</w:t>
      </w:r>
      <w:r w:rsidRPr="00E60ED9">
        <w:rPr>
          <w:spacing w:val="-9"/>
        </w:rPr>
        <w:t xml:space="preserve"> </w:t>
      </w:r>
      <w:r w:rsidRPr="00E60ED9">
        <w:t>2040. One</w:t>
      </w:r>
      <w:r w:rsidRPr="00E60ED9">
        <w:rPr>
          <w:spacing w:val="-9"/>
        </w:rPr>
        <w:t xml:space="preserve"> </w:t>
      </w:r>
      <w:r w:rsidRPr="00E60ED9">
        <w:t>of</w:t>
      </w:r>
      <w:r w:rsidRPr="00E60ED9">
        <w:rPr>
          <w:spacing w:val="-9"/>
        </w:rPr>
        <w:t xml:space="preserve"> </w:t>
      </w:r>
      <w:r w:rsidRPr="00E60ED9">
        <w:t>the</w:t>
      </w:r>
      <w:r w:rsidRPr="00E60ED9">
        <w:rPr>
          <w:spacing w:val="-9"/>
        </w:rPr>
        <w:t xml:space="preserve"> </w:t>
      </w:r>
      <w:r w:rsidRPr="00E60ED9">
        <w:t>main</w:t>
      </w:r>
      <w:r w:rsidRPr="00E60ED9">
        <w:rPr>
          <w:spacing w:val="-9"/>
        </w:rPr>
        <w:t xml:space="preserve"> </w:t>
      </w:r>
      <w:r w:rsidRPr="00E60ED9">
        <w:t>contributions</w:t>
      </w:r>
      <w:r w:rsidRPr="00E60ED9">
        <w:rPr>
          <w:spacing w:val="-9"/>
        </w:rPr>
        <w:t xml:space="preserve"> </w:t>
      </w:r>
      <w:r w:rsidRPr="00E60ED9">
        <w:t>is</w:t>
      </w:r>
      <w:r w:rsidRPr="00E60ED9">
        <w:rPr>
          <w:spacing w:val="-9"/>
        </w:rPr>
        <w:t xml:space="preserve"> </w:t>
      </w:r>
      <w:r w:rsidRPr="00E60ED9">
        <w:t>also</w:t>
      </w:r>
      <w:r w:rsidRPr="00E60ED9">
        <w:rPr>
          <w:spacing w:val="-9"/>
        </w:rPr>
        <w:t xml:space="preserve"> </w:t>
      </w:r>
      <w:r w:rsidRPr="00E60ED9">
        <w:t>to</w:t>
      </w:r>
      <w:r w:rsidRPr="00E60ED9">
        <w:rPr>
          <w:spacing w:val="-9"/>
        </w:rPr>
        <w:t xml:space="preserve"> </w:t>
      </w:r>
      <w:r w:rsidRPr="00E60ED9">
        <w:t xml:space="preserve">provide further insights </w:t>
      </w:r>
      <w:del w:id="295" w:author="Author" w:date="2024-02-01T10:43:00Z">
        <w:r w:rsidR="00581875">
          <w:delText>to</w:delText>
        </w:r>
      </w:del>
      <w:ins w:id="296" w:author="Author" w:date="2024-02-01T10:43:00Z">
        <w:r w:rsidR="00F87AAE">
          <w:t>in</w:t>
        </w:r>
        <w:r w:rsidRPr="00E60ED9">
          <w:t>to</w:t>
        </w:r>
      </w:ins>
      <w:r w:rsidRPr="00E60ED9">
        <w:t xml:space="preserve"> the future of Europe’s energy supply </w:t>
      </w:r>
      <w:del w:id="297" w:author="Author" w:date="2024-02-01T10:43:00Z">
        <w:r w:rsidR="00581875">
          <w:delText>under</w:delText>
        </w:r>
      </w:del>
      <w:ins w:id="298" w:author="Author" w:date="2024-02-01T10:43:00Z">
        <w:r w:rsidR="00D87C41">
          <w:t>in</w:t>
        </w:r>
      </w:ins>
      <w:r w:rsidR="00D87C41" w:rsidRPr="00E60ED9">
        <w:t xml:space="preserve"> </w:t>
      </w:r>
      <w:r w:rsidRPr="00E60ED9">
        <w:t xml:space="preserve">the absence of Russian piped gas </w:t>
      </w:r>
      <w:r w:rsidRPr="00E60ED9">
        <w:rPr>
          <w:spacing w:val="-2"/>
        </w:rPr>
        <w:t>imports.</w:t>
      </w:r>
    </w:p>
    <w:p w14:paraId="67894C13" w14:textId="77777777" w:rsidR="007F257B" w:rsidRPr="00E60ED9" w:rsidRDefault="00FF3C28" w:rsidP="003741D5">
      <w:pPr>
        <w:pStyle w:val="Listenabsatz"/>
        <w:numPr>
          <w:ilvl w:val="0"/>
          <w:numId w:val="8"/>
        </w:numPr>
        <w:tabs>
          <w:tab w:val="left" w:pos="657"/>
        </w:tabs>
        <w:spacing w:before="182" w:line="237" w:lineRule="auto"/>
        <w:ind w:right="607" w:hanging="291"/>
        <w:jc w:val="both"/>
      </w:pPr>
      <w:r w:rsidRPr="00E60ED9">
        <w:t>Furthermore,</w:t>
      </w:r>
      <w:r w:rsidRPr="00E60ED9">
        <w:rPr>
          <w:spacing w:val="-12"/>
        </w:rPr>
        <w:t xml:space="preserve"> </w:t>
      </w:r>
      <w:r w:rsidRPr="00E60ED9">
        <w:t>this</w:t>
      </w:r>
      <w:r w:rsidRPr="00E60ED9">
        <w:rPr>
          <w:spacing w:val="-13"/>
        </w:rPr>
        <w:t xml:space="preserve"> </w:t>
      </w:r>
      <w:r w:rsidRPr="00E60ED9">
        <w:t>study</w:t>
      </w:r>
      <w:r w:rsidRPr="00E60ED9">
        <w:rPr>
          <w:spacing w:val="-13"/>
        </w:rPr>
        <w:t xml:space="preserve"> </w:t>
      </w:r>
      <w:r w:rsidRPr="00E60ED9">
        <w:t>presents</w:t>
      </w:r>
      <w:r w:rsidRPr="00E60ED9">
        <w:rPr>
          <w:spacing w:val="-13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potentially</w:t>
      </w:r>
      <w:r w:rsidRPr="00E60ED9">
        <w:rPr>
          <w:spacing w:val="-13"/>
        </w:rPr>
        <w:t xml:space="preserve"> </w:t>
      </w:r>
      <w:r w:rsidRPr="00E60ED9">
        <w:t>essential</w:t>
      </w:r>
      <w:r w:rsidRPr="00E60ED9">
        <w:rPr>
          <w:spacing w:val="-13"/>
        </w:rPr>
        <w:t xml:space="preserve"> </w:t>
      </w:r>
      <w:r w:rsidRPr="00E60ED9">
        <w:t>contribution</w:t>
      </w:r>
      <w:r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3"/>
        </w:rPr>
        <w:t xml:space="preserve"> </w:t>
      </w:r>
      <w:r w:rsidRPr="00E60ED9">
        <w:t>ongoing</w:t>
      </w:r>
      <w:r w:rsidRPr="00E60ED9">
        <w:rPr>
          <w:spacing w:val="-13"/>
        </w:rPr>
        <w:t xml:space="preserve"> </w:t>
      </w:r>
      <w:r w:rsidRPr="00E60ED9">
        <w:t>analyses</w:t>
      </w:r>
      <w:r w:rsidRPr="00E60ED9">
        <w:rPr>
          <w:spacing w:val="-13"/>
        </w:rPr>
        <w:t xml:space="preserve"> </w:t>
      </w:r>
      <w:r w:rsidRPr="00E60ED9">
        <w:t>centered on</w:t>
      </w:r>
      <w:r w:rsidRPr="00E60ED9">
        <w:rPr>
          <w:spacing w:val="-6"/>
        </w:rPr>
        <w:t xml:space="preserve"> </w:t>
      </w:r>
      <w:del w:id="299" w:author="Author" w:date="2024-02-01T10:43:00Z">
        <w:r w:rsidR="00581875">
          <w:delText>optimizing</w:delText>
        </w:r>
        <w:r w:rsidR="00581875">
          <w:rPr>
            <w:spacing w:val="-6"/>
          </w:rPr>
          <w:delText xml:space="preserve"> </w:delText>
        </w:r>
      </w:del>
      <w:r w:rsidR="00754797" w:rsidRPr="003741D5">
        <w:rPr>
          <w:spacing w:val="-6"/>
        </w:rPr>
        <w:t>the</w:t>
      </w:r>
      <w:r w:rsidR="00754797">
        <w:rPr>
          <w:spacing w:val="-6"/>
        </w:rPr>
        <w:t xml:space="preserve"> </w:t>
      </w:r>
      <w:ins w:id="300" w:author="Author" w:date="2024-02-01T10:43:00Z">
        <w:r w:rsidR="00754797">
          <w:rPr>
            <w:spacing w:val="-6"/>
          </w:rPr>
          <w:t xml:space="preserve">optimization of </w:t>
        </w:r>
        <w:r w:rsidRPr="00E60ED9">
          <w:t>the</w:t>
        </w:r>
        <w:r w:rsidRPr="00E60ED9">
          <w:rPr>
            <w:spacing w:val="-6"/>
          </w:rPr>
          <w:t xml:space="preserve"> </w:t>
        </w:r>
      </w:ins>
      <w:r w:rsidRPr="00E60ED9">
        <w:t>decarbonization</w:t>
      </w:r>
      <w:r w:rsidRPr="00E60ED9">
        <w:rPr>
          <w:spacing w:val="-6"/>
        </w:rPr>
        <w:t xml:space="preserve"> </w:t>
      </w:r>
      <w:r w:rsidRPr="00E60ED9">
        <w:t>of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European</w:t>
      </w:r>
      <w:r w:rsidRPr="00E60ED9">
        <w:rPr>
          <w:spacing w:val="-6"/>
        </w:rPr>
        <w:t xml:space="preserve"> </w:t>
      </w:r>
      <w:r w:rsidRPr="00E60ED9">
        <w:t>energy</w:t>
      </w:r>
      <w:r w:rsidRPr="00E60ED9">
        <w:rPr>
          <w:spacing w:val="-6"/>
        </w:rPr>
        <w:t xml:space="preserve"> </w:t>
      </w:r>
      <w:r w:rsidRPr="00E60ED9">
        <w:t>system</w:t>
      </w:r>
      <w:r w:rsidRPr="00E60ED9">
        <w:rPr>
          <w:spacing w:val="-6"/>
        </w:rPr>
        <w:t xml:space="preserve"> </w:t>
      </w:r>
      <w:r w:rsidRPr="00E60ED9">
        <w:t>by</w:t>
      </w:r>
      <w:r w:rsidRPr="00E60ED9">
        <w:rPr>
          <w:spacing w:val="-6"/>
        </w:rPr>
        <w:t xml:space="preserve"> </w:t>
      </w:r>
      <w:del w:id="301" w:author="Author" w:date="2024-02-01T10:43:00Z">
        <w:r w:rsidR="00581875">
          <w:delText>utilizing</w:delText>
        </w:r>
      </w:del>
      <w:ins w:id="302" w:author="Author" w:date="2024-02-01T10:43:00Z">
        <w:r w:rsidR="00F036EB">
          <w:t>using</w:t>
        </w:r>
      </w:ins>
      <w:r w:rsidR="00F036EB" w:rsidRPr="00E60ED9">
        <w:rPr>
          <w:spacing w:val="-6"/>
        </w:rPr>
        <w:t xml:space="preserve"> </w:t>
      </w:r>
      <w:r w:rsidRPr="00E60ED9">
        <w:t>large-scale</w:t>
      </w:r>
      <w:r w:rsidRPr="00E60ED9">
        <w:rPr>
          <w:spacing w:val="-6"/>
        </w:rPr>
        <w:t xml:space="preserve"> </w:t>
      </w:r>
      <w:r w:rsidRPr="00E60ED9">
        <w:t>energy system</w:t>
      </w:r>
      <w:r w:rsidRPr="00E60ED9">
        <w:rPr>
          <w:spacing w:val="-7"/>
        </w:rPr>
        <w:t xml:space="preserve"> </w:t>
      </w:r>
      <w:r w:rsidRPr="00E60ED9">
        <w:t>models.</w:t>
      </w:r>
      <w:r w:rsidRPr="00E60ED9">
        <w:rPr>
          <w:spacing w:val="23"/>
        </w:rPr>
        <w:t xml:space="preserve"> </w:t>
      </w:r>
      <w:r w:rsidRPr="00E60ED9">
        <w:t>These</w:t>
      </w:r>
      <w:r w:rsidRPr="00E60ED9">
        <w:rPr>
          <w:spacing w:val="-7"/>
        </w:rPr>
        <w:t xml:space="preserve"> </w:t>
      </w:r>
      <w:r w:rsidRPr="00E60ED9">
        <w:t>models</w:t>
      </w:r>
      <w:r w:rsidRPr="00E60ED9">
        <w:rPr>
          <w:spacing w:val="-7"/>
        </w:rPr>
        <w:t xml:space="preserve"> </w:t>
      </w:r>
      <w:r w:rsidRPr="00E60ED9">
        <w:t>typically</w:t>
      </w:r>
      <w:r w:rsidRPr="00E60ED9">
        <w:rPr>
          <w:spacing w:val="-7"/>
        </w:rPr>
        <w:t xml:space="preserve"> </w:t>
      </w:r>
      <w:r w:rsidRPr="00E60ED9">
        <w:t>determine</w:t>
      </w:r>
      <w:r w:rsidRPr="00E60ED9">
        <w:rPr>
          <w:spacing w:val="-7"/>
        </w:rPr>
        <w:t xml:space="preserve"> </w:t>
      </w:r>
      <w:r w:rsidRPr="00E60ED9">
        <w:t>energy</w:t>
      </w:r>
      <w:r w:rsidRPr="00E60ED9">
        <w:rPr>
          <w:spacing w:val="-7"/>
        </w:rPr>
        <w:t xml:space="preserve"> </w:t>
      </w:r>
      <w:r w:rsidRPr="00E60ED9">
        <w:t>imports—such</w:t>
      </w:r>
      <w:r w:rsidRPr="00E60ED9">
        <w:rPr>
          <w:spacing w:val="-7"/>
        </w:rPr>
        <w:t xml:space="preserve"> </w:t>
      </w:r>
      <w:r w:rsidRPr="00E60ED9">
        <w:t>as</w:t>
      </w:r>
      <w:r w:rsidRPr="00E60ED9">
        <w:rPr>
          <w:spacing w:val="-7"/>
        </w:rPr>
        <w:t xml:space="preserve"> </w:t>
      </w:r>
      <w:r w:rsidRPr="00E60ED9">
        <w:t>LNG,</w:t>
      </w:r>
      <w:r w:rsidRPr="00E60ED9">
        <w:rPr>
          <w:spacing w:val="-7"/>
        </w:rPr>
        <w:t xml:space="preserve"> </w:t>
      </w:r>
      <w:r w:rsidRPr="00E60ED9">
        <w:t>hydrogen,</w:t>
      </w:r>
      <w:r w:rsidRPr="00E60ED9">
        <w:rPr>
          <w:spacing w:val="-5"/>
        </w:rPr>
        <w:t xml:space="preserve"> </w:t>
      </w:r>
      <w:r w:rsidRPr="00E60ED9">
        <w:t>and other</w:t>
      </w:r>
      <w:r w:rsidRPr="00E60ED9">
        <w:rPr>
          <w:spacing w:val="-1"/>
        </w:rPr>
        <w:t xml:space="preserve"> </w:t>
      </w:r>
      <w:r w:rsidRPr="00E60ED9">
        <w:t>sources—alongside</w:t>
      </w:r>
      <w:r w:rsidRPr="00E60ED9">
        <w:rPr>
          <w:spacing w:val="-1"/>
        </w:rPr>
        <w:t xml:space="preserve"> </w:t>
      </w:r>
      <w:r w:rsidRPr="00E60ED9">
        <w:t>European</w:t>
      </w:r>
      <w:r w:rsidRPr="00E60ED9">
        <w:rPr>
          <w:spacing w:val="-1"/>
        </w:rPr>
        <w:t xml:space="preserve"> </w:t>
      </w:r>
      <w:r w:rsidRPr="00E60ED9">
        <w:t>energy</w:t>
      </w:r>
      <w:r w:rsidRPr="00E60ED9">
        <w:rPr>
          <w:spacing w:val="-1"/>
        </w:rPr>
        <w:t xml:space="preserve"> </w:t>
      </w:r>
      <w:r w:rsidRPr="00E60ED9">
        <w:t>production.</w:t>
      </w:r>
      <w:r w:rsidRPr="00E60ED9">
        <w:rPr>
          <w:spacing w:val="39"/>
        </w:rPr>
        <w:t xml:space="preserve"> </w:t>
      </w:r>
      <w:r w:rsidRPr="00E60ED9">
        <w:t>Notably, these</w:t>
      </w:r>
      <w:r w:rsidRPr="00E60ED9">
        <w:rPr>
          <w:spacing w:val="-1"/>
        </w:rPr>
        <w:t xml:space="preserve"> </w:t>
      </w:r>
      <w:r w:rsidRPr="00E60ED9">
        <w:t>imports</w:t>
      </w:r>
      <w:r w:rsidRPr="00E60ED9">
        <w:rPr>
          <w:spacing w:val="-1"/>
        </w:rPr>
        <w:t xml:space="preserve"> </w:t>
      </w:r>
      <w:r w:rsidRPr="00E60ED9">
        <w:t>are</w:t>
      </w:r>
      <w:r w:rsidRPr="00E60ED9">
        <w:rPr>
          <w:spacing w:val="-1"/>
        </w:rPr>
        <w:t xml:space="preserve"> </w:t>
      </w:r>
      <w:r w:rsidRPr="00E60ED9">
        <w:t>described</w:t>
      </w:r>
      <w:r w:rsidRPr="00E60ED9">
        <w:rPr>
          <w:spacing w:val="-1"/>
        </w:rPr>
        <w:t xml:space="preserve"> </w:t>
      </w:r>
      <w:r w:rsidRPr="00E60ED9">
        <w:t>by specific</w:t>
      </w:r>
      <w:r w:rsidRPr="00E60ED9">
        <w:rPr>
          <w:spacing w:val="-1"/>
        </w:rPr>
        <w:t xml:space="preserve"> </w:t>
      </w:r>
      <w:r w:rsidRPr="00E60ED9">
        <w:t>costs</w:t>
      </w:r>
      <w:r w:rsidRPr="00E60ED9">
        <w:rPr>
          <w:spacing w:val="-1"/>
        </w:rPr>
        <w:t xml:space="preserve"> </w:t>
      </w:r>
      <w:r w:rsidRPr="00E60ED9">
        <w:t>and</w:t>
      </w:r>
      <w:r w:rsidRPr="00E60ED9">
        <w:rPr>
          <w:spacing w:val="-1"/>
        </w:rPr>
        <w:t xml:space="preserve"> </w:t>
      </w:r>
      <w:r w:rsidRPr="00E60ED9">
        <w:t>volumes</w:t>
      </w:r>
      <w:r w:rsidRPr="00E60ED9">
        <w:rPr>
          <w:spacing w:val="-1"/>
        </w:rPr>
        <w:t xml:space="preserve"> </w:t>
      </w:r>
      <w:r w:rsidRPr="00E60ED9">
        <w:t>and</w:t>
      </w:r>
      <w:r w:rsidRPr="00E60ED9">
        <w:rPr>
          <w:spacing w:val="-1"/>
        </w:rPr>
        <w:t xml:space="preserve"> </w:t>
      </w:r>
      <w:r w:rsidRPr="00E60ED9">
        <w:t>exogenously</w:t>
      </w:r>
      <w:r w:rsidRPr="00E60ED9">
        <w:rPr>
          <w:spacing w:val="-1"/>
        </w:rPr>
        <w:t xml:space="preserve"> </w:t>
      </w:r>
      <w:r w:rsidRPr="00E60ED9">
        <w:t>defined</w:t>
      </w:r>
      <w:r w:rsidRPr="00E60ED9">
        <w:rPr>
          <w:spacing w:val="-1"/>
        </w:rPr>
        <w:t xml:space="preserve"> </w:t>
      </w:r>
      <w:r w:rsidRPr="00E60ED9">
        <w:t>as</w:t>
      </w:r>
      <w:r w:rsidRPr="00E60ED9">
        <w:rPr>
          <w:spacing w:val="-1"/>
        </w:rPr>
        <w:t xml:space="preserve"> </w:t>
      </w:r>
      <w:r w:rsidRPr="00E60ED9">
        <w:t>input</w:t>
      </w:r>
      <w:r w:rsidRPr="00E60ED9">
        <w:rPr>
          <w:spacing w:val="-1"/>
        </w:rPr>
        <w:t xml:space="preserve"> </w:t>
      </w:r>
      <w:r w:rsidRPr="00E60ED9">
        <w:t>parameters.</w:t>
      </w:r>
      <w:r w:rsidRPr="00E60ED9">
        <w:rPr>
          <w:spacing w:val="39"/>
        </w:rPr>
        <w:t xml:space="preserve"> </w:t>
      </w:r>
      <w:r w:rsidRPr="00E60ED9">
        <w:t>Our</w:t>
      </w:r>
      <w:r w:rsidRPr="00E60ED9">
        <w:rPr>
          <w:spacing w:val="-1"/>
        </w:rPr>
        <w:t xml:space="preserve"> </w:t>
      </w:r>
      <w:r w:rsidRPr="00E60ED9">
        <w:t>research</w:t>
      </w:r>
      <w:r w:rsidRPr="00E60ED9">
        <w:rPr>
          <w:spacing w:val="-1"/>
        </w:rPr>
        <w:t xml:space="preserve"> </w:t>
      </w:r>
      <w:r w:rsidRPr="00E60ED9">
        <w:t xml:space="preserve">assumes </w:t>
      </w:r>
      <w:del w:id="303" w:author="Author" w:date="2024-02-01T10:43:00Z">
        <w:r w:rsidR="00581875">
          <w:delText>significance</w:delText>
        </w:r>
      </w:del>
      <w:ins w:id="304" w:author="Author" w:date="2024-02-01T10:43:00Z">
        <w:r w:rsidR="00ED1CDD">
          <w:t>importance</w:t>
        </w:r>
      </w:ins>
      <w:r w:rsidRPr="00E60ED9">
        <w:t>,</w:t>
      </w:r>
      <w:r w:rsidRPr="00E60ED9">
        <w:rPr>
          <w:spacing w:val="-1"/>
        </w:rPr>
        <w:t xml:space="preserve"> </w:t>
      </w:r>
      <w:r w:rsidRPr="00E60ED9">
        <w:t>offering</w:t>
      </w:r>
      <w:r w:rsidRPr="00E60ED9">
        <w:rPr>
          <w:spacing w:val="-3"/>
        </w:rPr>
        <w:t xml:space="preserve"> </w:t>
      </w:r>
      <w:r w:rsidRPr="00E60ED9">
        <w:t>a</w:t>
      </w:r>
      <w:r w:rsidRPr="00E60ED9">
        <w:rPr>
          <w:spacing w:val="-3"/>
        </w:rPr>
        <w:t xml:space="preserve"> </w:t>
      </w:r>
      <w:r w:rsidRPr="00E60ED9">
        <w:t>pivotal</w:t>
      </w:r>
      <w:r w:rsidRPr="00E60ED9">
        <w:rPr>
          <w:spacing w:val="-2"/>
        </w:rPr>
        <w:t xml:space="preserve"> </w:t>
      </w:r>
      <w:r w:rsidRPr="00E60ED9">
        <w:t>opportunity</w:t>
      </w:r>
      <w:r w:rsidRPr="00E60ED9">
        <w:rPr>
          <w:spacing w:val="-3"/>
        </w:rPr>
        <w:t xml:space="preserve"> </w:t>
      </w:r>
      <w:r w:rsidRPr="00E60ED9">
        <w:t>to</w:t>
      </w:r>
      <w:r w:rsidRPr="00E60ED9">
        <w:rPr>
          <w:spacing w:val="-3"/>
        </w:rPr>
        <w:t xml:space="preserve"> </w:t>
      </w:r>
      <w:r w:rsidRPr="00E60ED9">
        <w:t>deliver</w:t>
      </w:r>
      <w:r w:rsidRPr="00E60ED9">
        <w:rPr>
          <w:spacing w:val="-3"/>
        </w:rPr>
        <w:t xml:space="preserve"> </w:t>
      </w:r>
      <w:r w:rsidRPr="00E60ED9">
        <w:t>quantitative</w:t>
      </w:r>
      <w:r w:rsidRPr="00E60ED9">
        <w:rPr>
          <w:spacing w:val="-3"/>
        </w:rPr>
        <w:t xml:space="preserve"> </w:t>
      </w:r>
      <w:r w:rsidRPr="00E60ED9">
        <w:t>results</w:t>
      </w:r>
      <w:r w:rsidRPr="00E60ED9">
        <w:rPr>
          <w:spacing w:val="-3"/>
        </w:rPr>
        <w:t xml:space="preserve"> </w:t>
      </w:r>
      <w:r w:rsidRPr="00E60ED9">
        <w:t>for</w:t>
      </w:r>
      <w:r w:rsidRPr="00E60ED9">
        <w:rPr>
          <w:spacing w:val="-3"/>
        </w:rPr>
        <w:t xml:space="preserve"> </w:t>
      </w:r>
      <w:r w:rsidRPr="00E60ED9">
        <w:t>both</w:t>
      </w:r>
      <w:r w:rsidRPr="00E60ED9">
        <w:rPr>
          <w:spacing w:val="-3"/>
        </w:rPr>
        <w:t xml:space="preserve"> </w:t>
      </w:r>
      <w:r w:rsidRPr="00E60ED9">
        <w:t>optimistic</w:t>
      </w:r>
      <w:r w:rsidRPr="00E60ED9">
        <w:rPr>
          <w:spacing w:val="-3"/>
        </w:rPr>
        <w:t xml:space="preserve"> </w:t>
      </w:r>
      <w:r w:rsidRPr="00E60ED9">
        <w:t>and conservative (or pessimistic) decarbonization scenarios.</w:t>
      </w:r>
      <w:r w:rsidRPr="00E60ED9">
        <w:rPr>
          <w:spacing w:val="40"/>
        </w:rPr>
        <w:t xml:space="preserve"> </w:t>
      </w:r>
      <w:r w:rsidRPr="00E60ED9">
        <w:t>By providing insights into the potential implications of LNG as a critical component within these models, our work contributes valuable quantitative</w:t>
      </w:r>
      <w:r w:rsidRPr="00E60ED9">
        <w:rPr>
          <w:spacing w:val="-14"/>
        </w:rPr>
        <w:t xml:space="preserve"> </w:t>
      </w:r>
      <w:r w:rsidRPr="00E60ED9">
        <w:t>data,</w:t>
      </w:r>
      <w:r w:rsidRPr="00E60ED9">
        <w:rPr>
          <w:spacing w:val="-12"/>
        </w:rPr>
        <w:t xml:space="preserve"> </w:t>
      </w:r>
      <w:r w:rsidRPr="00E60ED9">
        <w:t>enhancing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precision</w:t>
      </w:r>
      <w:r w:rsidRPr="00E60ED9">
        <w:rPr>
          <w:spacing w:val="-13"/>
        </w:rPr>
        <w:t xml:space="preserve"> </w:t>
      </w:r>
      <w:r w:rsidRPr="00E60ED9">
        <w:t>and</w:t>
      </w:r>
      <w:r w:rsidRPr="00E60ED9">
        <w:rPr>
          <w:spacing w:val="-14"/>
        </w:rPr>
        <w:t xml:space="preserve"> </w:t>
      </w:r>
      <w:r w:rsidRPr="00E60ED9">
        <w:t>comprehensiveness</w:t>
      </w:r>
      <w:r w:rsidRPr="00E60ED9">
        <w:rPr>
          <w:spacing w:val="-14"/>
        </w:rPr>
        <w:t xml:space="preserve"> </w:t>
      </w:r>
      <w:r w:rsidRPr="00E60ED9">
        <w:t>of</w:t>
      </w:r>
      <w:r w:rsidRPr="00E60ED9">
        <w:rPr>
          <w:spacing w:val="-13"/>
        </w:rPr>
        <w:t xml:space="preserve"> </w:t>
      </w:r>
      <w:r w:rsidRPr="00E60ED9">
        <w:t>decarbonization</w:t>
      </w:r>
      <w:r w:rsidRPr="00E60ED9">
        <w:rPr>
          <w:spacing w:val="-14"/>
        </w:rPr>
        <w:t xml:space="preserve"> </w:t>
      </w:r>
      <w:r w:rsidRPr="00E60ED9">
        <w:t>projections for the European energy system.</w:t>
      </w:r>
    </w:p>
    <w:p w14:paraId="19385231" w14:textId="77777777" w:rsidR="007F257B" w:rsidRPr="00E60ED9" w:rsidRDefault="007F257B">
      <w:pPr>
        <w:spacing w:line="237" w:lineRule="auto"/>
        <w:jc w:val="both"/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20B5DAC0" w14:textId="77777777" w:rsidR="007F257B" w:rsidRPr="00E60ED9" w:rsidRDefault="00FF3C28" w:rsidP="003741D5">
      <w:pPr>
        <w:pStyle w:val="berschrift1"/>
        <w:numPr>
          <w:ilvl w:val="0"/>
          <w:numId w:val="10"/>
        </w:numPr>
        <w:tabs>
          <w:tab w:val="left" w:pos="596"/>
        </w:tabs>
        <w:spacing w:before="28"/>
        <w:ind w:hanging="484"/>
      </w:pPr>
      <w:bookmarkStart w:id="305" w:name="Method"/>
      <w:bookmarkStart w:id="306" w:name="_bookmark6"/>
      <w:bookmarkEnd w:id="305"/>
      <w:bookmarkEnd w:id="306"/>
      <w:r w:rsidRPr="00E60ED9">
        <w:rPr>
          <w:spacing w:val="-2"/>
          <w:w w:val="110"/>
        </w:rPr>
        <w:lastRenderedPageBreak/>
        <w:t>Method</w:t>
      </w:r>
    </w:p>
    <w:p w14:paraId="7B95AD05" w14:textId="77777777" w:rsidR="00C63B96" w:rsidRDefault="00581875">
      <w:pPr>
        <w:pStyle w:val="Textkrper"/>
        <w:spacing w:before="218" w:line="220" w:lineRule="auto"/>
        <w:ind w:left="112" w:right="608"/>
        <w:jc w:val="both"/>
        <w:rPr>
          <w:del w:id="307" w:author="Author" w:date="2024-02-01T10:43:00Z"/>
        </w:rPr>
      </w:pPr>
      <w:del w:id="308" w:author="Author" w:date="2024-02-01T10:43:00Z">
        <w:r>
          <w:delText>In this</w:delText>
        </w:r>
      </w:del>
      <w:ins w:id="309" w:author="Author" w:date="2024-02-01T10:43:00Z">
        <w:r w:rsidR="005A6665">
          <w:t>T</w:t>
        </w:r>
        <w:r w:rsidR="00FF3C28" w:rsidRPr="00E60ED9">
          <w:t>his</w:t>
        </w:r>
      </w:ins>
      <w:r w:rsidR="00FF3C28" w:rsidRPr="00E60ED9">
        <w:t xml:space="preserve"> section</w:t>
      </w:r>
      <w:del w:id="310" w:author="Author" w:date="2024-02-01T10:43:00Z">
        <w:r>
          <w:delText>,</w:delText>
        </w:r>
      </w:del>
      <w:ins w:id="311" w:author="Author" w:date="2024-02-01T10:43:00Z">
        <w:r w:rsidR="005A6665">
          <w:t xml:space="preserve"> describes</w:t>
        </w:r>
      </w:ins>
      <w:r w:rsidR="00FF3C28" w:rsidRPr="00E60ED9">
        <w:t xml:space="preserve"> the </w:t>
      </w:r>
      <w:ins w:id="312" w:author="Author" w:date="2024-02-01T10:43:00Z">
        <w:r w:rsidR="00FF3C28" w:rsidRPr="00E60ED9">
          <w:t>method</w:t>
        </w:r>
        <w:r w:rsidR="00C160AD">
          <w:t xml:space="preserve"> </w:t>
        </w:r>
      </w:ins>
      <w:r w:rsidR="00C160AD">
        <w:t xml:space="preserve">applied </w:t>
      </w:r>
      <w:del w:id="313" w:author="Author" w:date="2024-02-01T10:43:00Z">
        <w:r>
          <w:delText>method is described.</w:delText>
        </w:r>
        <w:r>
          <w:rPr>
            <w:spacing w:val="40"/>
          </w:rPr>
          <w:delText xml:space="preserve"> </w:delText>
        </w:r>
        <w:r>
          <w:delText>In</w:delText>
        </w:r>
      </w:del>
      <w:ins w:id="314" w:author="Author" w:date="2024-02-01T10:43:00Z">
        <w:r w:rsidR="00C160AD">
          <w:t>in this study</w:t>
        </w:r>
        <w:r w:rsidR="00FF3C28" w:rsidRPr="00E60ED9">
          <w:t>.</w:t>
        </w:r>
      </w:ins>
      <w:r w:rsidR="00FF3C28" w:rsidRPr="003741D5">
        <w:rPr>
          <w:spacing w:val="40"/>
        </w:rPr>
        <w:t xml:space="preserve"> </w:t>
      </w:r>
      <w:r w:rsidR="00FF3C28" w:rsidRPr="00E60ED9">
        <w:t xml:space="preserve">Section </w:t>
      </w:r>
      <w:r w:rsidR="0029648C" w:rsidRPr="00E60ED9">
        <w:fldChar w:fldCharType="begin"/>
      </w:r>
      <w:r w:rsidR="0029648C" w:rsidRPr="00E60ED9">
        <w:instrText xml:space="preserve"> HYPERLINK \l "_bookmark7" </w:instrText>
      </w:r>
      <w:r w:rsidR="0029648C" w:rsidRPr="00E60ED9">
        <w:fldChar w:fldCharType="separate"/>
      </w:r>
      <w:r w:rsidR="0029648C" w:rsidRPr="00E60ED9">
        <w:t>3.1</w:t>
      </w:r>
      <w:del w:id="315" w:author="Author" w:date="2024-02-01T10:43:00Z">
        <w:r>
          <w:delText>,</w:delText>
        </w:r>
      </w:del>
      <w:r w:rsidR="0029648C" w:rsidRPr="00E60ED9">
        <w:fldChar w:fldCharType="end"/>
      </w:r>
      <w:ins w:id="316" w:author="Author" w:date="2024-02-01T10:43:00Z">
        <w:r w:rsidR="0029648C">
          <w:t xml:space="preserve"> discusses in detail</w:t>
        </w:r>
      </w:ins>
      <w:r w:rsidR="0029648C" w:rsidRPr="00E60ED9">
        <w:t xml:space="preserve"> </w:t>
      </w:r>
      <w:r w:rsidR="00FF3C28" w:rsidRPr="00E60ED9">
        <w:t>the mathematical formulation of the proposed optimization model</w:t>
      </w:r>
      <w:del w:id="317" w:author="Author" w:date="2024-02-01T10:43:00Z">
        <w:r>
          <w:delText xml:space="preserve"> is described in detail.</w:delText>
        </w:r>
        <w:r>
          <w:rPr>
            <w:spacing w:val="40"/>
          </w:rPr>
          <w:delText xml:space="preserve"> </w:delText>
        </w:r>
        <w:r>
          <w:delText>Then, in</w:delText>
        </w:r>
      </w:del>
      <w:ins w:id="318" w:author="Author" w:date="2024-02-01T10:43:00Z">
        <w:r w:rsidR="00FF3C28" w:rsidRPr="00E60ED9">
          <w:t>.</w:t>
        </w:r>
      </w:ins>
      <w:r w:rsidR="00FF3C28" w:rsidRPr="003741D5">
        <w:rPr>
          <w:spacing w:val="40"/>
        </w:rPr>
        <w:t xml:space="preserve"> </w:t>
      </w:r>
      <w:r w:rsidR="00FF3C28" w:rsidRPr="00E60ED9">
        <w:t xml:space="preserve">Section </w:t>
      </w:r>
      <w:r w:rsidR="0062445E" w:rsidRPr="00E60ED9">
        <w:fldChar w:fldCharType="begin"/>
      </w:r>
      <w:r w:rsidR="0062445E" w:rsidRPr="00E60ED9">
        <w:instrText xml:space="preserve"> HYPERLINK \l "_bookmark15" </w:instrText>
      </w:r>
      <w:r w:rsidR="0062445E" w:rsidRPr="00E60ED9">
        <w:fldChar w:fldCharType="separate"/>
      </w:r>
      <w:r w:rsidR="0062445E" w:rsidRPr="00E60ED9">
        <w:t>3.2</w:t>
      </w:r>
      <w:del w:id="319" w:author="Author" w:date="2024-02-01T10:43:00Z">
        <w:r>
          <w:delText>,</w:delText>
        </w:r>
      </w:del>
      <w:r w:rsidR="0062445E" w:rsidRPr="00E60ED9">
        <w:fldChar w:fldCharType="end"/>
      </w:r>
      <w:ins w:id="320" w:author="Author" w:date="2024-02-01T10:43:00Z">
        <w:r w:rsidR="0062445E">
          <w:t xml:space="preserve"> defines</w:t>
        </w:r>
        <w:r w:rsidR="0062445E" w:rsidRPr="00E60ED9">
          <w:t xml:space="preserve"> </w:t>
        </w:r>
        <w:r w:rsidR="00D20990">
          <w:t>the</w:t>
        </w:r>
      </w:ins>
      <w:r w:rsidR="00D20990">
        <w:t xml:space="preserve"> </w:t>
      </w:r>
      <w:r w:rsidR="00FF3C28" w:rsidRPr="00E60ED9">
        <w:t>two different scenarios</w:t>
      </w:r>
      <w:ins w:id="321" w:author="Author" w:date="2024-02-01T10:43:00Z">
        <w:r w:rsidR="00FF3C28" w:rsidRPr="00E60ED9">
          <w:t>.</w:t>
        </w:r>
        <w:r w:rsidR="00FF3C28" w:rsidRPr="00E60ED9">
          <w:rPr>
            <w:spacing w:val="32"/>
          </w:rPr>
          <w:t xml:space="preserve"> </w:t>
        </w:r>
        <w:r w:rsidR="00D20990" w:rsidRPr="00E60ED9">
          <w:t>The</w:t>
        </w:r>
        <w:r w:rsidR="00D20990">
          <w:t>se scenarios</w:t>
        </w:r>
      </w:ins>
      <w:r w:rsidR="00D20990" w:rsidRPr="003741D5">
        <w:rPr>
          <w:spacing w:val="4"/>
        </w:rPr>
        <w:t xml:space="preserve"> </w:t>
      </w:r>
      <w:r w:rsidR="00FF3C28" w:rsidRPr="00E60ED9">
        <w:t>are</w:t>
      </w:r>
      <w:r w:rsidR="00FF3C28" w:rsidRPr="003741D5">
        <w:rPr>
          <w:spacing w:val="4"/>
        </w:rPr>
        <w:t xml:space="preserve"> </w:t>
      </w:r>
      <w:del w:id="322" w:author="Author" w:date="2024-02-01T10:43:00Z">
        <w:r>
          <w:delText>defined.</w:delText>
        </w:r>
        <w:r>
          <w:rPr>
            <w:spacing w:val="32"/>
          </w:rPr>
          <w:delText xml:space="preserve"> </w:delText>
        </w:r>
        <w:r>
          <w:delText>They</w:delText>
        </w:r>
        <w:r>
          <w:rPr>
            <w:spacing w:val="4"/>
          </w:rPr>
          <w:delText xml:space="preserve"> </w:delText>
        </w:r>
        <w:r>
          <w:delText>are</w:delText>
        </w:r>
        <w:r>
          <w:rPr>
            <w:spacing w:val="4"/>
          </w:rPr>
          <w:delText xml:space="preserve"> </w:delText>
        </w:r>
      </w:del>
      <w:r w:rsidR="00FF3C28" w:rsidRPr="00E60ED9">
        <w:t>based</w:t>
      </w:r>
      <w:r w:rsidR="00FF3C28" w:rsidRPr="00E60ED9">
        <w:rPr>
          <w:spacing w:val="4"/>
        </w:rPr>
        <w:t xml:space="preserve"> </w:t>
      </w:r>
      <w:r w:rsidR="00FF3C28" w:rsidRPr="00E60ED9">
        <w:t>on</w:t>
      </w:r>
      <w:r w:rsidR="00FF3C28" w:rsidRPr="00E60ED9">
        <w:rPr>
          <w:spacing w:val="4"/>
        </w:rPr>
        <w:t xml:space="preserve"> </w:t>
      </w:r>
      <w:del w:id="323" w:author="Author" w:date="2024-02-01T10:43:00Z">
        <w:r>
          <w:delText>the</w:delText>
        </w:r>
        <w:r>
          <w:rPr>
            <w:spacing w:val="4"/>
          </w:rPr>
          <w:delText xml:space="preserve"> </w:delText>
        </w:r>
        <w:r>
          <w:delText>scenarios</w:delText>
        </w:r>
      </w:del>
      <w:ins w:id="324" w:author="Author" w:date="2024-02-01T10:43:00Z">
        <w:r w:rsidR="00D20990" w:rsidRPr="00E60ED9">
          <w:t>th</w:t>
        </w:r>
        <w:r w:rsidR="00D20990">
          <w:t>ose</w:t>
        </w:r>
      </w:ins>
      <w:r w:rsidR="00D20990" w:rsidRPr="00E60ED9">
        <w:rPr>
          <w:spacing w:val="4"/>
        </w:rPr>
        <w:t xml:space="preserve"> </w:t>
      </w:r>
      <w:r w:rsidR="00FF3C28" w:rsidRPr="00E60ED9">
        <w:t>proposed</w:t>
      </w:r>
      <w:r w:rsidR="00FF3C28" w:rsidRPr="00E60ED9">
        <w:rPr>
          <w:spacing w:val="4"/>
        </w:rPr>
        <w:t xml:space="preserve"> </w:t>
      </w:r>
      <w:r w:rsidR="00FF3C28" w:rsidRPr="00E60ED9">
        <w:t>by</w:t>
      </w:r>
      <w:r w:rsidR="00FF3C28" w:rsidRPr="00E60ED9">
        <w:rPr>
          <w:spacing w:val="4"/>
        </w:rPr>
        <w:t xml:space="preserve"> </w:t>
      </w:r>
      <w:r w:rsidR="00FF3C28" w:rsidRPr="00E60ED9">
        <w:t>the</w:t>
      </w:r>
      <w:r w:rsidR="00FF3C28" w:rsidRPr="00E60ED9">
        <w:rPr>
          <w:spacing w:val="3"/>
        </w:rPr>
        <w:t xml:space="preserve"> </w:t>
      </w:r>
      <w:commentRangeStart w:id="325"/>
      <w:r w:rsidR="00FF3C28" w:rsidRPr="00E60ED9">
        <w:rPr>
          <w:rFonts w:ascii="Euclid"/>
          <w:i/>
        </w:rPr>
        <w:t>International</w:t>
      </w:r>
      <w:r w:rsidR="00FF3C28" w:rsidRPr="00E60ED9">
        <w:rPr>
          <w:rFonts w:ascii="Euclid"/>
          <w:i/>
          <w:spacing w:val="-11"/>
        </w:rPr>
        <w:t xml:space="preserve"> </w:t>
      </w:r>
      <w:r w:rsidR="00FF3C28" w:rsidRPr="00E60ED9">
        <w:rPr>
          <w:rFonts w:ascii="Euclid"/>
          <w:i/>
        </w:rPr>
        <w:t>Energy</w:t>
      </w:r>
      <w:r w:rsidR="00FF3C28" w:rsidRPr="00E60ED9">
        <w:rPr>
          <w:rFonts w:ascii="Euclid"/>
          <w:i/>
          <w:spacing w:val="-11"/>
        </w:rPr>
        <w:t xml:space="preserve"> </w:t>
      </w:r>
      <w:r w:rsidR="00FF3C28" w:rsidRPr="00E60ED9">
        <w:rPr>
          <w:rFonts w:ascii="Euclid"/>
          <w:i/>
        </w:rPr>
        <w:t>Agency</w:t>
      </w:r>
      <w:r w:rsidR="00FF3C28" w:rsidRPr="00E60ED9">
        <w:rPr>
          <w:rFonts w:ascii="Euclid"/>
          <w:i/>
          <w:spacing w:val="-2"/>
        </w:rPr>
        <w:t xml:space="preserve"> </w:t>
      </w:r>
      <w:commentRangeEnd w:id="325"/>
      <w:r w:rsidR="00D20990">
        <w:rPr>
          <w:rStyle w:val="Kommentarzeichen"/>
        </w:rPr>
        <w:commentReference w:id="325"/>
      </w:r>
      <w:r w:rsidR="00FF3C28" w:rsidRPr="00E60ED9">
        <w:t>(IEA)</w:t>
      </w:r>
      <w:r w:rsidR="00FF3C28" w:rsidRPr="00E60ED9">
        <w:rPr>
          <w:spacing w:val="4"/>
        </w:rPr>
        <w:t xml:space="preserve"> </w:t>
      </w:r>
      <w:hyperlink w:anchor="_bookmark98" w:history="1">
        <w:r w:rsidR="00FF3C28" w:rsidRPr="00E60ED9">
          <w:t>[58]</w:t>
        </w:r>
      </w:hyperlink>
      <w:r w:rsidR="00FF3C28" w:rsidRPr="00E60ED9">
        <w:rPr>
          <w:spacing w:val="4"/>
        </w:rPr>
        <w:t xml:space="preserve"> </w:t>
      </w:r>
      <w:r w:rsidR="00FF3C28" w:rsidRPr="00E60ED9">
        <w:rPr>
          <w:spacing w:val="-5"/>
        </w:rPr>
        <w:t>and</w:t>
      </w:r>
    </w:p>
    <w:p w14:paraId="381B9EA4" w14:textId="77777777" w:rsidR="00C63B96" w:rsidRDefault="00D20990">
      <w:pPr>
        <w:pStyle w:val="Textkrper"/>
        <w:spacing w:line="253" w:lineRule="exact"/>
        <w:ind w:left="112"/>
        <w:jc w:val="both"/>
        <w:rPr>
          <w:del w:id="326" w:author="Author" w:date="2024-02-01T10:43:00Z"/>
        </w:rPr>
      </w:pPr>
      <w:commentRangeStart w:id="327"/>
      <w:ins w:id="328" w:author="Author" w:date="2024-02-01T10:43:00Z">
        <w:r>
          <w:rPr>
            <w:rFonts w:ascii="Euclid"/>
            <w:i/>
          </w:rPr>
          <w:t xml:space="preserve"> </w:t>
        </w:r>
      </w:ins>
      <w:r w:rsidR="00FF3C28" w:rsidRPr="00E60ED9">
        <w:rPr>
          <w:rFonts w:ascii="Euclid"/>
          <w:i/>
        </w:rPr>
        <w:t>BP</w:t>
      </w:r>
      <w:r w:rsidR="00FF3C28" w:rsidRPr="00E60ED9">
        <w:rPr>
          <w:rFonts w:ascii="Euclid"/>
          <w:i/>
          <w:spacing w:val="5"/>
        </w:rPr>
        <w:t xml:space="preserve"> </w:t>
      </w:r>
      <w:commentRangeEnd w:id="327"/>
      <w:r w:rsidR="003741D5">
        <w:rPr>
          <w:rStyle w:val="Kommentarzeichen"/>
        </w:rPr>
        <w:commentReference w:id="327"/>
      </w:r>
      <w:hyperlink w:anchor="_bookmark99" w:history="1">
        <w:r w:rsidR="00FF3C28" w:rsidRPr="00E60ED9">
          <w:t>[59].</w:t>
        </w:r>
      </w:hyperlink>
      <w:r w:rsidR="00FF3C28" w:rsidRPr="00E60ED9">
        <w:rPr>
          <w:spacing w:val="45"/>
        </w:rPr>
        <w:t xml:space="preserve"> </w:t>
      </w:r>
      <w:r w:rsidR="00FF3C28" w:rsidRPr="00E60ED9">
        <w:t>Subsequently,</w:t>
      </w:r>
      <w:r w:rsidRPr="003741D5">
        <w:t xml:space="preserve"> </w:t>
      </w:r>
      <w:del w:id="329" w:author="Author" w:date="2024-02-01T10:43:00Z">
        <w:r w:rsidR="00581875">
          <w:delText>the</w:delText>
        </w:r>
        <w:r w:rsidR="00581875">
          <w:rPr>
            <w:spacing w:val="8"/>
          </w:rPr>
          <w:delText xml:space="preserve"> </w:delText>
        </w:r>
        <w:r w:rsidR="00581875">
          <w:delText>description</w:delText>
        </w:r>
        <w:r w:rsidR="00581875">
          <w:rPr>
            <w:spacing w:val="7"/>
          </w:rPr>
          <w:delText xml:space="preserve"> </w:delText>
        </w:r>
        <w:r w:rsidR="00581875">
          <w:delText>of</w:delText>
        </w:r>
        <w:r w:rsidR="00581875">
          <w:rPr>
            <w:spacing w:val="8"/>
          </w:rPr>
          <w:delText xml:space="preserve"> </w:delText>
        </w:r>
        <w:r w:rsidR="00581875">
          <w:delText>different</w:delText>
        </w:r>
        <w:r w:rsidR="00581875">
          <w:rPr>
            <w:spacing w:val="8"/>
          </w:rPr>
          <w:delText xml:space="preserve"> </w:delText>
        </w:r>
        <w:r w:rsidR="00581875">
          <w:delText>cases</w:delText>
        </w:r>
        <w:r w:rsidR="00581875">
          <w:rPr>
            <w:spacing w:val="8"/>
          </w:rPr>
          <w:delText xml:space="preserve"> </w:delText>
        </w:r>
        <w:r w:rsidR="00581875">
          <w:delText>is</w:delText>
        </w:r>
        <w:r w:rsidR="00581875">
          <w:rPr>
            <w:spacing w:val="8"/>
          </w:rPr>
          <w:delText xml:space="preserve"> </w:delText>
        </w:r>
        <w:r w:rsidR="00581875">
          <w:delText>given</w:delText>
        </w:r>
        <w:r w:rsidR="00581875">
          <w:rPr>
            <w:spacing w:val="8"/>
          </w:rPr>
          <w:delText xml:space="preserve"> </w:delText>
        </w:r>
        <w:r w:rsidR="00581875">
          <w:delText>in</w:delText>
        </w:r>
        <w:r w:rsidR="00581875">
          <w:rPr>
            <w:spacing w:val="8"/>
          </w:rPr>
          <w:delText xml:space="preserve"> </w:delText>
        </w:r>
      </w:del>
      <w:r w:rsidRPr="00E60ED9">
        <w:t>Section</w:t>
      </w:r>
      <w:r w:rsidRPr="00E60ED9">
        <w:rPr>
          <w:spacing w:val="7"/>
        </w:rPr>
        <w:t xml:space="preserve"> </w:t>
      </w:r>
      <w:hyperlink w:anchor="_bookmark17" w:history="1">
        <w:r w:rsidRPr="00E60ED9">
          <w:t>3.3.</w:t>
        </w:r>
      </w:hyperlink>
      <w:r w:rsidRPr="003741D5">
        <w:t xml:space="preserve"> </w:t>
      </w:r>
      <w:proofErr w:type="gramStart"/>
      <w:ins w:id="330" w:author="Author" w:date="2024-02-01T10:43:00Z">
        <w:r>
          <w:t>describes</w:t>
        </w:r>
        <w:proofErr w:type="gramEnd"/>
        <w:r w:rsidR="00FF3C28" w:rsidRPr="00E60ED9">
          <w:rPr>
            <w:spacing w:val="10"/>
          </w:rPr>
          <w:t xml:space="preserve"> </w:t>
        </w:r>
        <w:r>
          <w:rPr>
            <w:spacing w:val="10"/>
          </w:rPr>
          <w:t xml:space="preserve">the </w:t>
        </w:r>
        <w:r w:rsidR="00FF3C28" w:rsidRPr="00E60ED9">
          <w:t>different</w:t>
        </w:r>
        <w:r w:rsidR="00FF3C28" w:rsidRPr="00E60ED9">
          <w:rPr>
            <w:spacing w:val="8"/>
          </w:rPr>
          <w:t xml:space="preserve"> </w:t>
        </w:r>
        <w:r w:rsidR="00FF3C28" w:rsidRPr="00E60ED9">
          <w:t>cases</w:t>
        </w:r>
        <w:r>
          <w:t>.</w:t>
        </w:r>
        <w:r w:rsidR="00FF3C28" w:rsidRPr="00E60ED9">
          <w:rPr>
            <w:spacing w:val="8"/>
          </w:rPr>
          <w:t xml:space="preserve"> </w:t>
        </w:r>
      </w:ins>
      <w:r w:rsidR="00FF3C28" w:rsidRPr="00E60ED9">
        <w:t>The</w:t>
      </w:r>
      <w:r w:rsidR="00FF3C28" w:rsidRPr="00E60ED9">
        <w:rPr>
          <w:spacing w:val="8"/>
        </w:rPr>
        <w:t xml:space="preserve"> </w:t>
      </w:r>
      <w:r w:rsidR="00FF3C28" w:rsidRPr="00E60ED9">
        <w:t>cases</w:t>
      </w:r>
      <w:r w:rsidR="00FF3C28" w:rsidRPr="00E60ED9">
        <w:rPr>
          <w:spacing w:val="7"/>
        </w:rPr>
        <w:t xml:space="preserve"> </w:t>
      </w:r>
      <w:r w:rsidR="00FF3C28" w:rsidRPr="00E60ED9">
        <w:t>extend</w:t>
      </w:r>
      <w:r w:rsidR="00FF3C28" w:rsidRPr="00E60ED9">
        <w:rPr>
          <w:spacing w:val="8"/>
        </w:rPr>
        <w:t xml:space="preserve"> </w:t>
      </w:r>
      <w:r w:rsidR="00FF3C28" w:rsidRPr="00E60ED9">
        <w:rPr>
          <w:spacing w:val="-5"/>
        </w:rPr>
        <w:t>the</w:t>
      </w:r>
    </w:p>
    <w:p w14:paraId="16A1BCF1" w14:textId="77777777" w:rsidR="007F257B" w:rsidRPr="00E60ED9" w:rsidRDefault="00E12B92" w:rsidP="003741D5">
      <w:pPr>
        <w:pStyle w:val="Textkrper"/>
        <w:spacing w:before="218" w:line="220" w:lineRule="auto"/>
        <w:ind w:left="112" w:right="608"/>
        <w:jc w:val="both"/>
      </w:pPr>
      <w:ins w:id="331" w:author="Author" w:date="2024-02-01T10:43:00Z">
        <w:r>
          <w:rPr>
            <w:spacing w:val="-5"/>
          </w:rPr>
          <w:t xml:space="preserve"> </w:t>
        </w:r>
      </w:ins>
      <w:proofErr w:type="gramStart"/>
      <w:r w:rsidR="00FF3C28" w:rsidRPr="00E60ED9">
        <w:t>scenarios</w:t>
      </w:r>
      <w:proofErr w:type="gramEnd"/>
      <w:r w:rsidR="00FF3C28" w:rsidRPr="00E60ED9">
        <w:rPr>
          <w:spacing w:val="11"/>
        </w:rPr>
        <w:t xml:space="preserve"> </w:t>
      </w:r>
      <w:r w:rsidR="00FF3C28" w:rsidRPr="00E60ED9">
        <w:t>in</w:t>
      </w:r>
      <w:r w:rsidR="00FF3C28" w:rsidRPr="00E60ED9">
        <w:rPr>
          <w:spacing w:val="12"/>
        </w:rPr>
        <w:t xml:space="preserve"> </w:t>
      </w:r>
      <w:r w:rsidR="00FF3C28" w:rsidRPr="00E60ED9">
        <w:t>a</w:t>
      </w:r>
      <w:r w:rsidR="00FF3C28" w:rsidRPr="00E60ED9">
        <w:rPr>
          <w:spacing w:val="12"/>
        </w:rPr>
        <w:t xml:space="preserve"> </w:t>
      </w:r>
      <w:del w:id="332" w:author="Author" w:date="2024-02-01T10:43:00Z">
        <w:r w:rsidR="00581875">
          <w:delText>way</w:delText>
        </w:r>
      </w:del>
      <w:ins w:id="333" w:author="Author" w:date="2024-02-01T10:43:00Z">
        <w:r w:rsidR="003B637B">
          <w:t>manner</w:t>
        </w:r>
      </w:ins>
      <w:r w:rsidR="003B637B" w:rsidRPr="00E60ED9">
        <w:rPr>
          <w:spacing w:val="12"/>
        </w:rPr>
        <w:t xml:space="preserve"> </w:t>
      </w:r>
      <w:r w:rsidR="00FF3C28" w:rsidRPr="00E60ED9">
        <w:t>that</w:t>
      </w:r>
      <w:r w:rsidR="00FF3C28" w:rsidRPr="00E60ED9">
        <w:rPr>
          <w:spacing w:val="12"/>
        </w:rPr>
        <w:t xml:space="preserve"> </w:t>
      </w:r>
      <w:r w:rsidR="00FF3C28" w:rsidRPr="00E60ED9">
        <w:t>they</w:t>
      </w:r>
      <w:r w:rsidR="00FF3C28" w:rsidRPr="00E60ED9">
        <w:rPr>
          <w:spacing w:val="12"/>
        </w:rPr>
        <w:t xml:space="preserve"> </w:t>
      </w:r>
      <w:r w:rsidR="00FF3C28" w:rsidRPr="00E60ED9">
        <w:t>consider</w:t>
      </w:r>
      <w:r w:rsidR="00FF3C28" w:rsidRPr="00E60ED9">
        <w:rPr>
          <w:spacing w:val="11"/>
        </w:rPr>
        <w:t xml:space="preserve"> </w:t>
      </w:r>
      <w:r w:rsidR="00FF3C28" w:rsidRPr="00E60ED9">
        <w:t>the</w:t>
      </w:r>
      <w:r w:rsidR="00FF3C28" w:rsidRPr="00E60ED9">
        <w:rPr>
          <w:spacing w:val="12"/>
        </w:rPr>
        <w:t xml:space="preserve"> </w:t>
      </w:r>
      <w:r w:rsidR="00FF3C28" w:rsidRPr="00E60ED9">
        <w:t>effects</w:t>
      </w:r>
      <w:r w:rsidR="00FF3C28" w:rsidRPr="00E60ED9">
        <w:rPr>
          <w:spacing w:val="12"/>
        </w:rPr>
        <w:t xml:space="preserve"> </w:t>
      </w:r>
      <w:r w:rsidR="00FF3C28" w:rsidRPr="00E60ED9">
        <w:t>of</w:t>
      </w:r>
      <w:r w:rsidR="00FF3C28" w:rsidRPr="00E60ED9">
        <w:rPr>
          <w:spacing w:val="12"/>
        </w:rPr>
        <w:t xml:space="preserve"> </w:t>
      </w:r>
      <w:r w:rsidR="00FF3C28" w:rsidRPr="00E60ED9">
        <w:t>different</w:t>
      </w:r>
      <w:r w:rsidR="00FF3C28" w:rsidRPr="00E60ED9">
        <w:rPr>
          <w:spacing w:val="12"/>
        </w:rPr>
        <w:t xml:space="preserve"> </w:t>
      </w:r>
      <w:r w:rsidR="00FF3C28" w:rsidRPr="00E60ED9">
        <w:t>political</w:t>
      </w:r>
      <w:r w:rsidR="00FF3C28" w:rsidRPr="00E60ED9">
        <w:rPr>
          <w:spacing w:val="12"/>
        </w:rPr>
        <w:t xml:space="preserve"> </w:t>
      </w:r>
      <w:r w:rsidR="00FF3C28" w:rsidRPr="00E60ED9">
        <w:t>tensions</w:t>
      </w:r>
      <w:r w:rsidR="00FF3C28" w:rsidRPr="00E60ED9">
        <w:rPr>
          <w:spacing w:val="12"/>
        </w:rPr>
        <w:t xml:space="preserve"> </w:t>
      </w:r>
      <w:r w:rsidR="00FF3C28" w:rsidRPr="00E60ED9">
        <w:t>on</w:t>
      </w:r>
      <w:r w:rsidR="00FF3C28" w:rsidRPr="00E60ED9">
        <w:rPr>
          <w:spacing w:val="11"/>
        </w:rPr>
        <w:t xml:space="preserve"> </w:t>
      </w:r>
      <w:r w:rsidR="00FF3C28" w:rsidRPr="00E60ED9">
        <w:t>the</w:t>
      </w:r>
      <w:r w:rsidR="00FF3C28" w:rsidRPr="00E60ED9">
        <w:rPr>
          <w:spacing w:val="12"/>
        </w:rPr>
        <w:t xml:space="preserve"> </w:t>
      </w:r>
      <w:r w:rsidR="00FF3C28" w:rsidRPr="00E60ED9">
        <w:t>modeling</w:t>
      </w:r>
      <w:r w:rsidR="00FF3C28" w:rsidRPr="00E60ED9">
        <w:rPr>
          <w:spacing w:val="12"/>
        </w:rPr>
        <w:t xml:space="preserve"> </w:t>
      </w:r>
      <w:r w:rsidR="00FF3C28" w:rsidRPr="00E60ED9">
        <w:rPr>
          <w:spacing w:val="-2"/>
        </w:rPr>
        <w:t>input</w:t>
      </w:r>
    </w:p>
    <w:p w14:paraId="55DA2857" w14:textId="77777777" w:rsidR="007F257B" w:rsidRPr="00E60ED9" w:rsidRDefault="00FF3C28">
      <w:pPr>
        <w:pStyle w:val="Textkrper"/>
        <w:spacing w:before="1" w:line="237" w:lineRule="auto"/>
        <w:ind w:left="112" w:right="607"/>
        <w:jc w:val="both"/>
      </w:pPr>
      <w:proofErr w:type="gramStart"/>
      <w:r w:rsidRPr="00E60ED9">
        <w:t>parameters</w:t>
      </w:r>
      <w:proofErr w:type="gramEnd"/>
      <w:r w:rsidRPr="00E60ED9">
        <w:t>, such</w:t>
      </w:r>
      <w:r w:rsidRPr="00E60ED9">
        <w:rPr>
          <w:spacing w:val="-1"/>
        </w:rPr>
        <w:t xml:space="preserve"> </w:t>
      </w:r>
      <w:r w:rsidRPr="00E60ED9">
        <w:t>as</w:t>
      </w:r>
      <w:r w:rsidRPr="00E60ED9">
        <w:rPr>
          <w:spacing w:val="-1"/>
        </w:rPr>
        <w:t xml:space="preserve"> </w:t>
      </w:r>
      <w:r w:rsidRPr="00E60ED9">
        <w:t>LNG</w:t>
      </w:r>
      <w:r w:rsidRPr="00E60ED9">
        <w:rPr>
          <w:spacing w:val="-1"/>
        </w:rPr>
        <w:t xml:space="preserve"> </w:t>
      </w:r>
      <w:r w:rsidRPr="00E60ED9">
        <w:t>liquefaction</w:t>
      </w:r>
      <w:r w:rsidRPr="00E60ED9">
        <w:rPr>
          <w:spacing w:val="-1"/>
        </w:rPr>
        <w:t xml:space="preserve"> </w:t>
      </w:r>
      <w:r w:rsidRPr="00E60ED9">
        <w:t>capacities</w:t>
      </w:r>
      <w:r w:rsidRPr="00E60ED9">
        <w:rPr>
          <w:spacing w:val="-1"/>
        </w:rPr>
        <w:t xml:space="preserve"> </w:t>
      </w:r>
      <w:r w:rsidRPr="00E60ED9">
        <w:t>and</w:t>
      </w:r>
      <w:r w:rsidRPr="00E60ED9">
        <w:rPr>
          <w:spacing w:val="-1"/>
        </w:rPr>
        <w:t xml:space="preserve"> </w:t>
      </w:r>
      <w:r w:rsidRPr="00E60ED9">
        <w:t>delivered</w:t>
      </w:r>
      <w:r w:rsidRPr="00E60ED9">
        <w:rPr>
          <w:spacing w:val="-1"/>
        </w:rPr>
        <w:t xml:space="preserve"> </w:t>
      </w:r>
      <w:r w:rsidRPr="00E60ED9">
        <w:t>ex-ship</w:t>
      </w:r>
      <w:r w:rsidRPr="00E60ED9">
        <w:rPr>
          <w:spacing w:val="-1"/>
        </w:rPr>
        <w:t xml:space="preserve"> </w:t>
      </w:r>
      <w:r w:rsidRPr="00E60ED9">
        <w:t>prices.</w:t>
      </w:r>
      <w:r w:rsidRPr="00E60ED9">
        <w:rPr>
          <w:spacing w:val="39"/>
        </w:rPr>
        <w:t xml:space="preserve"> </w:t>
      </w:r>
      <w:r w:rsidRPr="00E60ED9">
        <w:t>Additional</w:t>
      </w:r>
      <w:r w:rsidRPr="00E60ED9">
        <w:rPr>
          <w:spacing w:val="-1"/>
        </w:rPr>
        <w:t xml:space="preserve"> </w:t>
      </w:r>
      <w:r w:rsidRPr="00E60ED9">
        <w:t>information on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t>applied</w:t>
      </w:r>
      <w:r w:rsidRPr="00E60ED9">
        <w:rPr>
          <w:spacing w:val="-4"/>
        </w:rPr>
        <w:t xml:space="preserve"> </w:t>
      </w:r>
      <w:r w:rsidRPr="00E60ED9">
        <w:t>method</w:t>
      </w:r>
      <w:r w:rsidRPr="00E60ED9">
        <w:rPr>
          <w:spacing w:val="-4"/>
        </w:rPr>
        <w:t xml:space="preserve"> </w:t>
      </w:r>
      <w:r w:rsidRPr="00E60ED9">
        <w:t>and</w:t>
      </w:r>
      <w:r w:rsidRPr="00E60ED9">
        <w:rPr>
          <w:spacing w:val="-4"/>
        </w:rPr>
        <w:t xml:space="preserve"> </w:t>
      </w:r>
      <w:r w:rsidRPr="00E60ED9">
        <w:t>further</w:t>
      </w:r>
      <w:r w:rsidRPr="00E60ED9">
        <w:rPr>
          <w:spacing w:val="-4"/>
        </w:rPr>
        <w:t xml:space="preserve"> </w:t>
      </w:r>
      <w:r w:rsidRPr="00E60ED9">
        <w:t>materials</w:t>
      </w:r>
      <w:r w:rsidRPr="00E60ED9">
        <w:rPr>
          <w:spacing w:val="-4"/>
        </w:rPr>
        <w:t xml:space="preserve"> </w:t>
      </w:r>
      <w:r w:rsidRPr="00E60ED9">
        <w:t>can</w:t>
      </w:r>
      <w:r w:rsidRPr="00E60ED9">
        <w:rPr>
          <w:spacing w:val="-4"/>
        </w:rPr>
        <w:t xml:space="preserve"> </w:t>
      </w:r>
      <w:r w:rsidRPr="00E60ED9">
        <w:t>be</w:t>
      </w:r>
      <w:r w:rsidRPr="00E60ED9">
        <w:rPr>
          <w:spacing w:val="-4"/>
        </w:rPr>
        <w:t xml:space="preserve"> </w:t>
      </w:r>
      <w:r w:rsidRPr="00E60ED9">
        <w:t>found</w:t>
      </w:r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t>appendices</w:t>
      </w:r>
      <w:r w:rsidRPr="00E60ED9">
        <w:rPr>
          <w:spacing w:val="-4"/>
        </w:rPr>
        <w:t xml:space="preserve"> </w:t>
      </w:r>
      <w:r w:rsidRPr="00E60ED9">
        <w:t>of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t>work.</w:t>
      </w:r>
      <w:r w:rsidRPr="00E60ED9">
        <w:rPr>
          <w:spacing w:val="17"/>
        </w:rPr>
        <w:t xml:space="preserve"> </w:t>
      </w:r>
      <w:r w:rsidRPr="00E60ED9">
        <w:t>For</w:t>
      </w:r>
      <w:r w:rsidRPr="00E60ED9">
        <w:rPr>
          <w:spacing w:val="-4"/>
        </w:rPr>
        <w:t xml:space="preserve"> </w:t>
      </w:r>
      <w:r w:rsidRPr="00E60ED9">
        <w:t xml:space="preserve">instance, details on </w:t>
      </w:r>
      <w:del w:id="334" w:author="Author" w:date="2024-02-01T10:43:00Z">
        <w:r w:rsidR="00581875">
          <w:delText>calculating</w:delText>
        </w:r>
      </w:del>
      <w:ins w:id="335" w:author="Author" w:date="2024-02-01T10:43:00Z">
        <w:r w:rsidR="00216346">
          <w:t>the calculation of</w:t>
        </w:r>
      </w:ins>
      <w:r w:rsidR="00216346">
        <w:t xml:space="preserve"> </w:t>
      </w:r>
      <w:r w:rsidRPr="00E60ED9">
        <w:t>the delivered ex-ship costs (the most relevant input parameter of the model) are described</w:t>
      </w:r>
      <w:r w:rsidRPr="00E60ED9">
        <w:rPr>
          <w:spacing w:val="-2"/>
        </w:rPr>
        <w:t xml:space="preserve"> </w:t>
      </w:r>
      <w:r w:rsidRPr="00E60ED9">
        <w:t>in</w:t>
      </w:r>
      <w:r w:rsidRPr="00E60ED9">
        <w:rPr>
          <w:spacing w:val="-2"/>
        </w:rPr>
        <w:t xml:space="preserve"> </w:t>
      </w:r>
      <w:r w:rsidRPr="00E60ED9">
        <w:t>Appendix</w:t>
      </w:r>
      <w:r w:rsidRPr="00E60ED9">
        <w:rPr>
          <w:spacing w:val="-2"/>
        </w:rPr>
        <w:t xml:space="preserve"> </w:t>
      </w:r>
      <w:hyperlink w:anchor="_bookmark112" w:history="1">
        <w:r w:rsidRPr="00E60ED9">
          <w:t>A.</w:t>
        </w:r>
      </w:hyperlink>
      <w:r w:rsidRPr="00E60ED9">
        <w:rPr>
          <w:spacing w:val="-2"/>
        </w:rPr>
        <w:t xml:space="preserve"> </w:t>
      </w:r>
      <w:r w:rsidRPr="00E60ED9">
        <w:t>More</w:t>
      </w:r>
      <w:r w:rsidRPr="00E60ED9">
        <w:rPr>
          <w:spacing w:val="-2"/>
        </w:rPr>
        <w:t xml:space="preserve"> </w:t>
      </w:r>
      <w:r w:rsidRPr="00E60ED9">
        <w:t>empirical</w:t>
      </w:r>
      <w:r w:rsidRPr="00E60ED9">
        <w:rPr>
          <w:spacing w:val="-2"/>
        </w:rPr>
        <w:t xml:space="preserve"> </w:t>
      </w:r>
      <w:r w:rsidRPr="00E60ED9">
        <w:t>data</w:t>
      </w:r>
      <w:r w:rsidRPr="00E60ED9">
        <w:rPr>
          <w:spacing w:val="-2"/>
        </w:rPr>
        <w:t xml:space="preserve"> </w:t>
      </w:r>
      <w:r w:rsidRPr="00E60ED9">
        <w:t>(e.g.,</w:t>
      </w:r>
      <w:r w:rsidRPr="00E60ED9">
        <w:rPr>
          <w:spacing w:val="-1"/>
        </w:rPr>
        <w:t xml:space="preserve"> </w:t>
      </w:r>
      <w:r w:rsidRPr="00E60ED9">
        <w:t>assumptions</w:t>
      </w:r>
      <w:r w:rsidRPr="00E60ED9">
        <w:rPr>
          <w:spacing w:val="-2"/>
        </w:rPr>
        <w:t xml:space="preserve"> </w:t>
      </w:r>
      <w:r w:rsidRPr="00E60ED9">
        <w:t>about</w:t>
      </w:r>
      <w:r w:rsidRPr="00E60ED9">
        <w:rPr>
          <w:spacing w:val="-2"/>
        </w:rPr>
        <w:t xml:space="preserve"> </w:t>
      </w:r>
      <w:r w:rsidRPr="00E60ED9">
        <w:t>the</w:t>
      </w:r>
      <w:r w:rsidRPr="00E60ED9">
        <w:rPr>
          <w:spacing w:val="-2"/>
        </w:rPr>
        <w:t xml:space="preserve"> </w:t>
      </w:r>
      <w:r w:rsidRPr="00E60ED9">
        <w:t>LNG</w:t>
      </w:r>
      <w:r w:rsidRPr="00E60ED9">
        <w:rPr>
          <w:spacing w:val="-2"/>
        </w:rPr>
        <w:t xml:space="preserve"> </w:t>
      </w:r>
      <w:r w:rsidRPr="00E60ED9">
        <w:t>demand</w:t>
      </w:r>
      <w:r w:rsidRPr="00E60ED9">
        <w:rPr>
          <w:spacing w:val="-2"/>
        </w:rPr>
        <w:t xml:space="preserve"> </w:t>
      </w:r>
      <w:r w:rsidRPr="00E60ED9">
        <w:t>in</w:t>
      </w:r>
      <w:r w:rsidRPr="00E60ED9">
        <w:rPr>
          <w:spacing w:val="-2"/>
        </w:rPr>
        <w:t xml:space="preserve"> </w:t>
      </w:r>
      <w:r w:rsidRPr="00E60ED9">
        <w:t>2040)</w:t>
      </w:r>
      <w:r w:rsidRPr="00E60ED9">
        <w:rPr>
          <w:spacing w:val="-2"/>
        </w:rPr>
        <w:t xml:space="preserve"> </w:t>
      </w:r>
      <w:r w:rsidRPr="00E60ED9">
        <w:t xml:space="preserve">can also be found in Appendix </w:t>
      </w:r>
      <w:hyperlink w:anchor="_bookmark115" w:history="1">
        <w:r w:rsidRPr="00E60ED9">
          <w:t>B.</w:t>
        </w:r>
      </w:hyperlink>
    </w:p>
    <w:p w14:paraId="2D4A73B0" w14:textId="77777777" w:rsidR="007F257B" w:rsidRPr="00E60ED9" w:rsidRDefault="007F257B">
      <w:pPr>
        <w:pStyle w:val="Textkrper"/>
        <w:spacing w:before="20"/>
      </w:pPr>
    </w:p>
    <w:p w14:paraId="1C44F7DD" w14:textId="77777777" w:rsidR="007F257B" w:rsidRPr="00E60ED9" w:rsidRDefault="00FF3C28" w:rsidP="003741D5">
      <w:pPr>
        <w:pStyle w:val="berschrift2"/>
        <w:numPr>
          <w:ilvl w:val="1"/>
          <w:numId w:val="10"/>
        </w:numPr>
        <w:tabs>
          <w:tab w:val="left" w:pos="724"/>
        </w:tabs>
        <w:spacing w:before="1"/>
        <w:ind w:hanging="612"/>
      </w:pPr>
      <w:bookmarkStart w:id="336" w:name="Optimization_model"/>
      <w:bookmarkStart w:id="337" w:name="_bookmark7"/>
      <w:bookmarkEnd w:id="336"/>
      <w:bookmarkEnd w:id="337"/>
      <w:r w:rsidRPr="00E60ED9">
        <w:rPr>
          <w:w w:val="105"/>
        </w:rPr>
        <w:t>Optimization</w:t>
      </w:r>
      <w:r w:rsidRPr="00E60ED9">
        <w:rPr>
          <w:spacing w:val="11"/>
          <w:w w:val="105"/>
        </w:rPr>
        <w:t xml:space="preserve"> </w:t>
      </w:r>
      <w:r w:rsidRPr="00E60ED9">
        <w:rPr>
          <w:spacing w:val="-4"/>
          <w:w w:val="105"/>
        </w:rPr>
        <w:t>model</w:t>
      </w:r>
    </w:p>
    <w:p w14:paraId="1CE5935B" w14:textId="77777777" w:rsidR="007F257B" w:rsidRPr="00E60ED9" w:rsidRDefault="00FF3C28" w:rsidP="003741D5">
      <w:pPr>
        <w:pStyle w:val="berschrift3"/>
        <w:numPr>
          <w:ilvl w:val="2"/>
          <w:numId w:val="10"/>
        </w:numPr>
        <w:tabs>
          <w:tab w:val="left" w:pos="878"/>
        </w:tabs>
        <w:spacing w:before="146"/>
        <w:ind w:hanging="766"/>
      </w:pPr>
      <w:bookmarkStart w:id="338" w:name="Objective_function"/>
      <w:bookmarkEnd w:id="338"/>
      <w:r w:rsidRPr="00E60ED9">
        <w:t>Objective</w:t>
      </w:r>
      <w:r w:rsidRPr="00E60ED9">
        <w:rPr>
          <w:spacing w:val="13"/>
        </w:rPr>
        <w:t xml:space="preserve"> </w:t>
      </w:r>
      <w:r w:rsidRPr="00E60ED9">
        <w:rPr>
          <w:spacing w:val="-2"/>
        </w:rPr>
        <w:t>function</w:t>
      </w:r>
    </w:p>
    <w:p w14:paraId="2E52DB22" w14:textId="77777777" w:rsidR="007F257B" w:rsidRPr="00E60ED9" w:rsidRDefault="00FF3C28">
      <w:pPr>
        <w:pStyle w:val="Textkrper"/>
        <w:spacing w:before="155" w:line="237" w:lineRule="auto"/>
        <w:ind w:left="111" w:right="608"/>
        <w:jc w:val="both"/>
      </w:pPr>
      <w:r w:rsidRPr="00E60ED9">
        <w:rPr>
          <w:spacing w:val="-2"/>
        </w:rPr>
        <w:t>A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simple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linear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optimization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model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proposed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answer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research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questions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raised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12"/>
        </w:rPr>
        <w:t xml:space="preserve"> </w:t>
      </w:r>
      <w:del w:id="339" w:author="Author" w:date="2024-02-01T10:43:00Z">
        <w:r w:rsidR="00581875">
          <w:rPr>
            <w:spacing w:val="-2"/>
          </w:rPr>
          <w:delText>paper</w:delText>
        </w:r>
      </w:del>
      <w:ins w:id="340" w:author="Author" w:date="2024-02-01T10:43:00Z">
        <w:r w:rsidR="005136C9">
          <w:rPr>
            <w:spacing w:val="-12"/>
          </w:rPr>
          <w:t>study</w:t>
        </w:r>
      </w:ins>
      <w:r w:rsidRPr="00E60ED9">
        <w:rPr>
          <w:spacing w:val="-2"/>
        </w:rPr>
        <w:t>.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The </w:t>
      </w:r>
      <w:r w:rsidRPr="00E60ED9">
        <w:t>objective</w:t>
      </w:r>
      <w:r w:rsidRPr="00E60ED9">
        <w:rPr>
          <w:spacing w:val="-14"/>
        </w:rPr>
        <w:t xml:space="preserve"> </w:t>
      </w:r>
      <w:r w:rsidRPr="00E60ED9">
        <w:t>function</w:t>
      </w:r>
      <w:r w:rsidRPr="00E60ED9">
        <w:rPr>
          <w:spacing w:val="-14"/>
        </w:rPr>
        <w:t xml:space="preserve"> </w:t>
      </w:r>
      <w:r w:rsidRPr="00E60ED9">
        <w:t>is</w:t>
      </w:r>
      <w:r w:rsidRPr="00E60ED9">
        <w:rPr>
          <w:spacing w:val="-14"/>
        </w:rPr>
        <w:t xml:space="preserve"> </w:t>
      </w:r>
      <w:r w:rsidRPr="00E60ED9">
        <w:t>to</w:t>
      </w:r>
      <w:r w:rsidRPr="00E60ED9">
        <w:rPr>
          <w:spacing w:val="-13"/>
        </w:rPr>
        <w:t xml:space="preserve"> </w:t>
      </w:r>
      <w:r w:rsidRPr="00E60ED9">
        <w:t>meet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global</w:t>
      </w:r>
      <w:r w:rsidRPr="00E60ED9">
        <w:rPr>
          <w:spacing w:val="-14"/>
        </w:rPr>
        <w:t xml:space="preserve"> </w:t>
      </w:r>
      <w:r w:rsidRPr="00E60ED9">
        <w:t>LNG</w:t>
      </w:r>
      <w:r w:rsidRPr="00E60ED9">
        <w:rPr>
          <w:spacing w:val="-13"/>
        </w:rPr>
        <w:t xml:space="preserve"> </w:t>
      </w:r>
      <w:r w:rsidRPr="00E60ED9">
        <w:t>demand</w:t>
      </w:r>
      <w:r w:rsidRPr="00E60ED9">
        <w:rPr>
          <w:spacing w:val="-14"/>
        </w:rPr>
        <w:t xml:space="preserve"> </w:t>
      </w:r>
      <w:r w:rsidRPr="00E60ED9">
        <w:t>with</w:t>
      </w:r>
      <w:r w:rsidRPr="00E60ED9">
        <w:rPr>
          <w:spacing w:val="-14"/>
        </w:rPr>
        <w:t xml:space="preserve"> </w:t>
      </w:r>
      <w:r w:rsidRPr="00E60ED9">
        <w:t>minimum</w:t>
      </w:r>
      <w:r w:rsidRPr="00E60ED9">
        <w:rPr>
          <w:spacing w:val="-14"/>
        </w:rPr>
        <w:t xml:space="preserve"> </w:t>
      </w:r>
      <w:r w:rsidRPr="00E60ED9">
        <w:t>supply</w:t>
      </w:r>
      <w:r w:rsidRPr="00E60ED9">
        <w:rPr>
          <w:spacing w:val="-13"/>
        </w:rPr>
        <w:t xml:space="preserve"> </w:t>
      </w:r>
      <w:r w:rsidRPr="00E60ED9">
        <w:t>cost.</w:t>
      </w:r>
      <w:r w:rsidRPr="00E60ED9">
        <w:rPr>
          <w:spacing w:val="-13"/>
        </w:rPr>
        <w:t xml:space="preserve"> </w:t>
      </w:r>
      <w:del w:id="341" w:author="Author" w:date="2024-02-01T10:43:00Z">
        <w:r w:rsidR="00581875">
          <w:delText>The</w:delText>
        </w:r>
      </w:del>
      <w:ins w:id="342" w:author="Author" w:date="2024-02-01T10:43:00Z">
        <w:r w:rsidR="002A35F2" w:rsidRPr="00E60ED9">
          <w:t>Th</w:t>
        </w:r>
        <w:r w:rsidR="002A35F2">
          <w:t>is</w:t>
        </w:r>
      </w:ins>
      <w:r w:rsidR="002A35F2" w:rsidRPr="00E60ED9">
        <w:rPr>
          <w:spacing w:val="-14"/>
        </w:rPr>
        <w:t xml:space="preserve"> </w:t>
      </w:r>
      <w:r w:rsidRPr="00E60ED9">
        <w:t>objective</w:t>
      </w:r>
      <w:r w:rsidRPr="00E60ED9">
        <w:rPr>
          <w:spacing w:val="-14"/>
        </w:rPr>
        <w:t xml:space="preserve"> </w:t>
      </w:r>
      <w:r w:rsidRPr="00E60ED9">
        <w:t>function is</w:t>
      </w:r>
      <w:r w:rsidRPr="00E60ED9">
        <w:rPr>
          <w:spacing w:val="20"/>
        </w:rPr>
        <w:t xml:space="preserve"> </w:t>
      </w:r>
      <w:del w:id="343" w:author="Author" w:date="2024-02-01T10:43:00Z">
        <w:r w:rsidR="00581875">
          <w:delText>described</w:delText>
        </w:r>
      </w:del>
      <w:ins w:id="344" w:author="Author" w:date="2024-02-01T10:43:00Z">
        <w:r w:rsidR="006A73AC">
          <w:t>expressed</w:t>
        </w:r>
      </w:ins>
      <w:r w:rsidR="006A73AC" w:rsidRPr="00E60ED9">
        <w:rPr>
          <w:spacing w:val="20"/>
        </w:rPr>
        <w:t xml:space="preserve"> </w:t>
      </w:r>
      <w:r w:rsidRPr="00E60ED9">
        <w:t>in</w:t>
      </w:r>
      <w:r w:rsidRPr="00E60ED9">
        <w:rPr>
          <w:spacing w:val="20"/>
        </w:rPr>
        <w:t xml:space="preserve"> </w:t>
      </w:r>
      <w:r w:rsidRPr="00E60ED9">
        <w:t>Equation</w:t>
      </w:r>
      <w:r w:rsidRPr="00E60ED9">
        <w:rPr>
          <w:spacing w:val="20"/>
        </w:rPr>
        <w:t xml:space="preserve"> </w:t>
      </w:r>
      <w:hyperlink w:anchor="_bookmark8" w:history="1">
        <w:r w:rsidRPr="00E60ED9">
          <w:t>1</w:t>
        </w:r>
      </w:hyperlink>
      <w:r w:rsidRPr="00E60ED9">
        <w:rPr>
          <w:spacing w:val="20"/>
        </w:rPr>
        <w:t xml:space="preserve"> </w:t>
      </w:r>
      <w:r w:rsidRPr="00E60ED9">
        <w:t>and</w:t>
      </w:r>
      <w:r w:rsidRPr="00E60ED9">
        <w:rPr>
          <w:spacing w:val="20"/>
        </w:rPr>
        <w:t xml:space="preserve"> </w:t>
      </w:r>
      <w:r w:rsidRPr="00E60ED9">
        <w:t>consists</w:t>
      </w:r>
      <w:r w:rsidRPr="00E60ED9">
        <w:rPr>
          <w:spacing w:val="20"/>
        </w:rPr>
        <w:t xml:space="preserve"> </w:t>
      </w:r>
      <w:r w:rsidRPr="00E60ED9">
        <w:t>of</w:t>
      </w:r>
      <w:r w:rsidRPr="00E60ED9">
        <w:rPr>
          <w:spacing w:val="20"/>
        </w:rPr>
        <w:t xml:space="preserve"> </w:t>
      </w:r>
      <w:r w:rsidRPr="00E60ED9">
        <w:t>two</w:t>
      </w:r>
      <w:r w:rsidRPr="00E60ED9">
        <w:rPr>
          <w:spacing w:val="20"/>
        </w:rPr>
        <w:t xml:space="preserve"> </w:t>
      </w:r>
      <w:r w:rsidRPr="00E60ED9">
        <w:t>separate</w:t>
      </w:r>
      <w:r w:rsidRPr="00E60ED9">
        <w:rPr>
          <w:spacing w:val="20"/>
        </w:rPr>
        <w:t xml:space="preserve"> </w:t>
      </w:r>
      <w:r w:rsidRPr="00E60ED9">
        <w:t>terms.</w:t>
      </w:r>
      <w:r w:rsidRPr="00E60ED9">
        <w:rPr>
          <w:spacing w:val="79"/>
        </w:rPr>
        <w:t xml:space="preserve"> </w:t>
      </w:r>
      <w:r w:rsidRPr="00E60ED9">
        <w:t>The</w:t>
      </w:r>
      <w:r w:rsidRPr="00E60ED9">
        <w:rPr>
          <w:spacing w:val="20"/>
        </w:rPr>
        <w:t xml:space="preserve"> </w:t>
      </w:r>
      <w:r w:rsidRPr="00E60ED9">
        <w:t>first</w:t>
      </w:r>
      <w:r w:rsidRPr="00E60ED9">
        <w:rPr>
          <w:spacing w:val="20"/>
        </w:rPr>
        <w:t xml:space="preserve"> </w:t>
      </w:r>
      <w:r w:rsidRPr="00E60ED9">
        <w:t>term</w:t>
      </w:r>
      <w:r w:rsidRPr="00E60ED9">
        <w:rPr>
          <w:spacing w:val="20"/>
        </w:rPr>
        <w:t xml:space="preserve"> </w:t>
      </w:r>
      <w:r w:rsidRPr="00E60ED9">
        <w:t>considers</w:t>
      </w:r>
      <w:r w:rsidRPr="00E60ED9">
        <w:rPr>
          <w:spacing w:val="20"/>
        </w:rPr>
        <w:t xml:space="preserve"> </w:t>
      </w:r>
      <w:r w:rsidRPr="00E60ED9">
        <w:t>the</w:t>
      </w:r>
      <w:r w:rsidRPr="00E60ED9">
        <w:rPr>
          <w:spacing w:val="20"/>
        </w:rPr>
        <w:t xml:space="preserve"> </w:t>
      </w:r>
      <w:r w:rsidRPr="00E60ED9">
        <w:t>product of the delivered ex-ship cost (</w:t>
      </w:r>
      <w:proofErr w:type="spellStart"/>
      <w:r w:rsidRPr="00E60ED9">
        <w:rPr>
          <w:rFonts w:ascii="Bookman Old Style"/>
          <w:i/>
        </w:rPr>
        <w:t>DES</w:t>
      </w:r>
      <w:r w:rsidRPr="00E60ED9">
        <w:rPr>
          <w:rFonts w:ascii="Bookman Old Style"/>
          <w:i/>
          <w:vertAlign w:val="subscript"/>
        </w:rPr>
        <w:t>e</w:t>
      </w:r>
      <w:proofErr w:type="gramStart"/>
      <w:r w:rsidRPr="00E60ED9">
        <w:rPr>
          <w:rFonts w:ascii="Bookman Old Style"/>
          <w:i/>
          <w:vertAlign w:val="subscript"/>
        </w:rPr>
        <w:t>,i</w:t>
      </w:r>
      <w:proofErr w:type="spellEnd"/>
      <w:proofErr w:type="gramEnd"/>
      <w:r w:rsidRPr="00E60ED9">
        <w:t xml:space="preserve">) and the quantity of LNG </w:t>
      </w:r>
      <w:proofErr w:type="spellStart"/>
      <w:r w:rsidRPr="00E60ED9">
        <w:rPr>
          <w:rFonts w:ascii="Bookman Old Style"/>
          <w:i/>
        </w:rPr>
        <w:t>q</w:t>
      </w:r>
      <w:r w:rsidRPr="00E60ED9">
        <w:rPr>
          <w:rFonts w:ascii="Bookman Old Style"/>
          <w:i/>
          <w:vertAlign w:val="subscript"/>
        </w:rPr>
        <w:t>e,i</w:t>
      </w:r>
      <w:proofErr w:type="spellEnd"/>
      <w:r w:rsidRPr="00E60ED9">
        <w:rPr>
          <w:rFonts w:ascii="Bookman Old Style"/>
          <w:i/>
        </w:rPr>
        <w:t xml:space="preserve"> </w:t>
      </w:r>
      <w:r w:rsidRPr="00E60ED9">
        <w:t xml:space="preserve">exchanged between exporter </w:t>
      </w:r>
      <w:r w:rsidRPr="00E60ED9">
        <w:rPr>
          <w:rFonts w:ascii="Bookman Old Style"/>
          <w:i/>
        </w:rPr>
        <w:t>e</w:t>
      </w:r>
      <w:r w:rsidRPr="00E60ED9">
        <w:rPr>
          <w:rFonts w:ascii="Bookman Old Style"/>
          <w:i/>
          <w:spacing w:val="-5"/>
        </w:rPr>
        <w:t xml:space="preserve"> </w:t>
      </w:r>
      <w:r w:rsidRPr="00E60ED9">
        <w:t xml:space="preserve">and importer </w:t>
      </w:r>
      <w:proofErr w:type="spellStart"/>
      <w:r w:rsidRPr="00E60ED9">
        <w:rPr>
          <w:rFonts w:ascii="Bookman Old Style"/>
          <w:i/>
        </w:rPr>
        <w:t>i</w:t>
      </w:r>
      <w:proofErr w:type="spellEnd"/>
      <w:r w:rsidRPr="00E60ED9">
        <w:t>.</w:t>
      </w:r>
      <w:r w:rsidR="001A6551" w:rsidRPr="003741D5">
        <w:t xml:space="preserve"> </w:t>
      </w:r>
      <w:ins w:id="345" w:author="Author" w:date="2024-02-01T10:43:00Z">
        <w:r w:rsidR="001A6551">
          <w:t>The</w:t>
        </w:r>
        <w:r w:rsidRPr="00E60ED9">
          <w:rPr>
            <w:spacing w:val="40"/>
          </w:rPr>
          <w:t xml:space="preserve"> </w:t>
        </w:r>
      </w:ins>
      <w:r w:rsidRPr="00E60ED9">
        <w:t>D</w:t>
      </w:r>
      <w:ins w:id="346" w:author="Author" w:date="2024-02-01T11:07:00Z">
        <w:r w:rsidR="00473A52">
          <w:t>elivered ex-ship (DES)</w:t>
        </w:r>
      </w:ins>
      <w:del w:id="347" w:author="Author" w:date="2024-02-01T11:07:00Z">
        <w:r w:rsidRPr="00E60ED9" w:rsidDel="00473A52">
          <w:delText>ES</w:delText>
        </w:r>
      </w:del>
      <w:r w:rsidRPr="00E60ED9">
        <w:t xml:space="preserve"> for each tuple of exporter and importer is calculated </w:t>
      </w:r>
      <w:del w:id="348" w:author="Author" w:date="2024-02-01T10:43:00Z">
        <w:r w:rsidR="00581875">
          <w:delText>prior to</w:delText>
        </w:r>
      </w:del>
      <w:ins w:id="349" w:author="Author" w:date="2024-02-01T10:43:00Z">
        <w:r w:rsidR="00056C96">
          <w:t>before</w:t>
        </w:r>
      </w:ins>
      <w:r w:rsidR="00056C96" w:rsidRPr="00E60ED9">
        <w:t xml:space="preserve"> </w:t>
      </w:r>
      <w:r w:rsidRPr="00E60ED9">
        <w:t xml:space="preserve">the modeling (see also </w:t>
      </w:r>
      <w:r w:rsidRPr="00E60ED9">
        <w:rPr>
          <w:spacing w:val="-4"/>
        </w:rPr>
        <w:t>Appendix</w:t>
      </w:r>
      <w:r w:rsidRPr="00E60ED9">
        <w:rPr>
          <w:spacing w:val="-2"/>
        </w:rPr>
        <w:t xml:space="preserve"> </w:t>
      </w:r>
      <w:hyperlink w:anchor="_bookmark112" w:history="1">
        <w:r w:rsidRPr="00E60ED9">
          <w:rPr>
            <w:spacing w:val="-4"/>
          </w:rPr>
          <w:t>A).</w:t>
        </w:r>
      </w:hyperlink>
      <w:r w:rsidRPr="00E60ED9">
        <w:rPr>
          <w:spacing w:val="-2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corresponding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cost</w:t>
      </w:r>
      <w:r w:rsidRPr="00E60ED9">
        <w:rPr>
          <w:spacing w:val="-1"/>
        </w:rPr>
        <w:t xml:space="preserve"> </w:t>
      </w:r>
      <w:r w:rsidRPr="00E60ED9">
        <w:rPr>
          <w:spacing w:val="-4"/>
        </w:rPr>
        <w:t>function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for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determining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individual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DESs</w:t>
      </w:r>
      <w:r w:rsidRPr="00E60ED9">
        <w:rPr>
          <w:spacing w:val="-1"/>
        </w:rPr>
        <w:t xml:space="preserve"> </w:t>
      </w:r>
      <w:r w:rsidRPr="00E60ED9">
        <w:rPr>
          <w:spacing w:val="-4"/>
        </w:rPr>
        <w:t>is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described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Appendix</w:t>
      </w:r>
    </w:p>
    <w:p w14:paraId="3BAD6F5C" w14:textId="77777777" w:rsidR="007F257B" w:rsidRPr="00E60ED9" w:rsidRDefault="00FF3C28">
      <w:pPr>
        <w:pStyle w:val="Textkrper"/>
        <w:spacing w:before="2" w:line="237" w:lineRule="auto"/>
        <w:ind w:left="111" w:right="608"/>
        <w:jc w:val="both"/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40704" behindDoc="1" locked="0" layoutInCell="1" allowOverlap="1" wp14:anchorId="63C09956" wp14:editId="6EC767F5">
                <wp:simplePos x="0" y="0"/>
                <wp:positionH relativeFrom="page">
                  <wp:posOffset>4753990</wp:posOffset>
                </wp:positionH>
                <wp:positionV relativeFrom="paragraph">
                  <wp:posOffset>776414</wp:posOffset>
                </wp:positionV>
                <wp:extent cx="64769" cy="11430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F9F33F" w14:textId="77777777" w:rsidR="009D3118" w:rsidRDefault="009D3118">
                            <w:pPr>
                              <w:spacing w:before="19" w:line="148" w:lineRule="auto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pacing w:val="-5"/>
                                <w:w w:val="140"/>
                                <w:position w:val="-4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40"/>
                                <w:sz w:val="12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C09956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374.35pt;margin-top:61.15pt;width:5.1pt;height:9pt;z-index:-1767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" filled="f" stroked="f">
                <v:path arrowok="t"/>
                <v:textbox inset="0,0,0,0">
                  <w:txbxContent>
                    <w:p w14:paraId="5EF9F33F" w14:textId="77777777" w:rsidR="009D3118" w:rsidRDefault="009D3118">
                      <w:pPr>
                        <w:spacing w:before="19" w:line="148" w:lineRule="auto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i/>
                          <w:spacing w:val="-5"/>
                          <w:w w:val="140"/>
                          <w:position w:val="-4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spacing w:val="-5"/>
                          <w:w w:val="140"/>
                          <w:sz w:val="12"/>
                        </w:rPr>
                        <w:t>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41216" behindDoc="1" locked="0" layoutInCell="1" allowOverlap="1" wp14:anchorId="72EC1B89" wp14:editId="66E94895">
                <wp:simplePos x="0" y="0"/>
                <wp:positionH relativeFrom="page">
                  <wp:posOffset>3477526</wp:posOffset>
                </wp:positionH>
                <wp:positionV relativeFrom="paragraph">
                  <wp:posOffset>1120559</wp:posOffset>
                </wp:positionV>
                <wp:extent cx="64769" cy="11430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5C9648" w14:textId="77777777" w:rsidR="009D3118" w:rsidRDefault="009D3118">
                            <w:pPr>
                              <w:spacing w:before="19" w:line="148" w:lineRule="auto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pacing w:val="-5"/>
                                <w:w w:val="140"/>
                                <w:position w:val="-4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40"/>
                                <w:sz w:val="12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C1B89" id="Textbox 5" o:spid="_x0000_s1027" type="#_x0000_t202" style="position:absolute;left:0;text-align:left;margin-left:273.8pt;margin-top:88.25pt;width:5.1pt;height:9pt;z-index:-1767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" filled="f" stroked="f">
                <v:path arrowok="t"/>
                <v:textbox inset="0,0,0,0">
                  <w:txbxContent>
                    <w:p w14:paraId="2C5C9648" w14:textId="77777777" w:rsidR="009D3118" w:rsidRDefault="009D3118">
                      <w:pPr>
                        <w:spacing w:before="19" w:line="148" w:lineRule="auto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i/>
                          <w:spacing w:val="-5"/>
                          <w:w w:val="140"/>
                          <w:position w:val="-4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spacing w:val="-5"/>
                          <w:w w:val="140"/>
                          <w:sz w:val="12"/>
                        </w:rPr>
                        <w:t>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w:anchor="_bookmark112" w:history="1">
        <w:r w:rsidRPr="00E60ED9">
          <w:t>A.</w:t>
        </w:r>
      </w:hyperlink>
      <w:r w:rsidRPr="00E60ED9">
        <w:t xml:space="preserve"> The second term considers an alternative supply option for the European importers (a subset of all </w:t>
      </w:r>
      <w:r w:rsidRPr="00E60ED9">
        <w:rPr>
          <w:w w:val="105"/>
        </w:rPr>
        <w:t>importers</w:t>
      </w:r>
      <w:del w:id="350" w:author="Author" w:date="2024-02-01T10:43:00Z">
        <w:r w:rsidR="00581875">
          <w:rPr>
            <w:w w:val="105"/>
          </w:rPr>
          <w:delText>,</w:delText>
        </w:r>
      </w:del>
      <w:r w:rsidRPr="00E60ED9">
        <w:rPr>
          <w:spacing w:val="-15"/>
          <w:w w:val="105"/>
        </w:rPr>
        <w:t xml:space="preserve"> </w:t>
      </w:r>
      <w:r w:rsidRPr="00E60ED9">
        <w:rPr>
          <w:w w:val="105"/>
        </w:rPr>
        <w:t>and</w:t>
      </w:r>
      <w:r w:rsidRPr="00E60ED9">
        <w:rPr>
          <w:spacing w:val="-14"/>
          <w:w w:val="105"/>
        </w:rPr>
        <w:t xml:space="preserve"> </w:t>
      </w:r>
      <w:r w:rsidRPr="00E60ED9">
        <w:rPr>
          <w:w w:val="105"/>
        </w:rPr>
        <w:t>with</w:t>
      </w:r>
      <w:r w:rsidRPr="00E60ED9">
        <w:rPr>
          <w:spacing w:val="-15"/>
          <w:w w:val="105"/>
        </w:rPr>
        <w:t xml:space="preserve"> </w:t>
      </w:r>
      <w:r w:rsidRPr="00E60ED9">
        <w:rPr>
          <w:w w:val="105"/>
        </w:rPr>
        <w:t>index</w:t>
      </w:r>
      <w:r w:rsidRPr="00E60ED9">
        <w:rPr>
          <w:spacing w:val="-14"/>
          <w:w w:val="105"/>
        </w:rPr>
        <w:t xml:space="preserve"> </w:t>
      </w:r>
      <w:proofErr w:type="spellStart"/>
      <w:r w:rsidRPr="00E60ED9">
        <w:rPr>
          <w:rFonts w:ascii="Bookman Old Style" w:hAnsi="Bookman Old Style"/>
          <w:i/>
          <w:w w:val="105"/>
        </w:rPr>
        <w:t>i</w:t>
      </w:r>
      <w:proofErr w:type="spellEnd"/>
      <w:r w:rsidRPr="00E60ED9">
        <w:rPr>
          <w:rFonts w:ascii="Arial" w:hAnsi="Arial"/>
          <w:i/>
          <w:w w:val="105"/>
          <w:vertAlign w:val="superscript"/>
        </w:rPr>
        <w:t>′</w:t>
      </w:r>
      <w:r w:rsidRPr="00E60ED9">
        <w:rPr>
          <w:w w:val="105"/>
        </w:rPr>
        <w:t>).</w:t>
      </w:r>
      <w:r w:rsidRPr="00E60ED9">
        <w:rPr>
          <w:spacing w:val="-14"/>
          <w:w w:val="105"/>
        </w:rPr>
        <w:t xml:space="preserve"> </w:t>
      </w:r>
      <w:r w:rsidRPr="00E60ED9">
        <w:rPr>
          <w:w w:val="105"/>
        </w:rPr>
        <w:t>This</w:t>
      </w:r>
      <w:r w:rsidRPr="00E60ED9">
        <w:rPr>
          <w:spacing w:val="-15"/>
          <w:w w:val="105"/>
        </w:rPr>
        <w:t xml:space="preserve"> </w:t>
      </w:r>
      <w:r w:rsidRPr="00E60ED9">
        <w:rPr>
          <w:w w:val="105"/>
        </w:rPr>
        <w:t>term</w:t>
      </w:r>
      <w:r w:rsidRPr="00E60ED9">
        <w:rPr>
          <w:spacing w:val="-14"/>
          <w:w w:val="105"/>
        </w:rPr>
        <w:t xml:space="preserve"> </w:t>
      </w:r>
      <w:del w:id="351" w:author="Author" w:date="2024-02-01T10:43:00Z">
        <w:r w:rsidR="00581875">
          <w:rPr>
            <w:w w:val="105"/>
          </w:rPr>
          <w:delText>takes</w:delText>
        </w:r>
        <w:r w:rsidR="00581875">
          <w:rPr>
            <w:spacing w:val="-15"/>
            <w:w w:val="105"/>
          </w:rPr>
          <w:delText xml:space="preserve"> </w:delText>
        </w:r>
        <w:r w:rsidR="00581875">
          <w:rPr>
            <w:w w:val="105"/>
          </w:rPr>
          <w:delText>into</w:delText>
        </w:r>
        <w:r w:rsidR="00581875">
          <w:rPr>
            <w:spacing w:val="-14"/>
            <w:w w:val="105"/>
          </w:rPr>
          <w:delText xml:space="preserve"> </w:delText>
        </w:r>
        <w:r w:rsidR="00581875">
          <w:rPr>
            <w:w w:val="105"/>
          </w:rPr>
          <w:delText>account</w:delText>
        </w:r>
      </w:del>
      <w:ins w:id="352" w:author="Author" w:date="2024-02-01T10:43:00Z">
        <w:r w:rsidR="00AD3C79">
          <w:rPr>
            <w:w w:val="105"/>
          </w:rPr>
          <w:t>considers</w:t>
        </w:r>
      </w:ins>
      <w:r w:rsidRPr="00E60ED9">
        <w:rPr>
          <w:spacing w:val="-15"/>
          <w:w w:val="105"/>
        </w:rPr>
        <w:t xml:space="preserve"> </w:t>
      </w:r>
      <w:r w:rsidRPr="00E60ED9">
        <w:rPr>
          <w:w w:val="105"/>
        </w:rPr>
        <w:t>the</w:t>
      </w:r>
      <w:r w:rsidRPr="00E60ED9">
        <w:rPr>
          <w:spacing w:val="-14"/>
          <w:w w:val="105"/>
        </w:rPr>
        <w:t xml:space="preserve"> </w:t>
      </w:r>
      <w:r w:rsidRPr="00E60ED9">
        <w:rPr>
          <w:w w:val="105"/>
        </w:rPr>
        <w:t>option</w:t>
      </w:r>
      <w:del w:id="353" w:author="Author" w:date="2024-02-01T10:43:00Z">
        <w:r w:rsidR="00581875">
          <w:rPr>
            <w:w w:val="105"/>
          </w:rPr>
          <w:delText>,</w:delText>
        </w:r>
      </w:del>
      <w:r w:rsidRPr="00E60ED9">
        <w:rPr>
          <w:spacing w:val="-14"/>
          <w:w w:val="105"/>
        </w:rPr>
        <w:t xml:space="preserve"> </w:t>
      </w:r>
      <w:r w:rsidRPr="00E60ED9">
        <w:rPr>
          <w:w w:val="105"/>
        </w:rPr>
        <w:t>to</w:t>
      </w:r>
      <w:r w:rsidRPr="00E60ED9">
        <w:rPr>
          <w:spacing w:val="-15"/>
          <w:w w:val="105"/>
        </w:rPr>
        <w:t xml:space="preserve"> </w:t>
      </w:r>
      <w:r w:rsidRPr="00E60ED9">
        <w:rPr>
          <w:w w:val="105"/>
        </w:rPr>
        <w:t>use</w:t>
      </w:r>
      <w:r w:rsidRPr="00E60ED9">
        <w:rPr>
          <w:spacing w:val="-14"/>
          <w:w w:val="105"/>
        </w:rPr>
        <w:t xml:space="preserve"> </w:t>
      </w:r>
      <w:r w:rsidRPr="00E60ED9">
        <w:rPr>
          <w:w w:val="105"/>
        </w:rPr>
        <w:t>the</w:t>
      </w:r>
      <w:r w:rsidRPr="00E60ED9">
        <w:rPr>
          <w:spacing w:val="-15"/>
          <w:w w:val="105"/>
        </w:rPr>
        <w:t xml:space="preserve"> </w:t>
      </w:r>
      <w:r w:rsidRPr="00E60ED9">
        <w:rPr>
          <w:w w:val="105"/>
        </w:rPr>
        <w:t>European</w:t>
      </w:r>
      <w:r w:rsidRPr="00E60ED9">
        <w:rPr>
          <w:spacing w:val="-14"/>
          <w:w w:val="105"/>
        </w:rPr>
        <w:t xml:space="preserve"> </w:t>
      </w:r>
      <w:r w:rsidRPr="00E60ED9">
        <w:rPr>
          <w:w w:val="105"/>
        </w:rPr>
        <w:t xml:space="preserve">domestic </w:t>
      </w:r>
      <w:r w:rsidRPr="00E60ED9">
        <w:t xml:space="preserve">production equipped with </w:t>
      </w:r>
      <w:del w:id="354" w:author="Author" w:date="2024-02-01T10:43:00Z">
        <w:r w:rsidR="00581875">
          <w:delText>carbon capture and storage (</w:delText>
        </w:r>
      </w:del>
      <w:r w:rsidRPr="00E60ED9">
        <w:t>CCS</w:t>
      </w:r>
      <w:del w:id="355" w:author="Author" w:date="2024-02-01T10:43:00Z">
        <w:r w:rsidR="00581875">
          <w:delText>) in order</w:delText>
        </w:r>
      </w:del>
      <w:r w:rsidRPr="00E60ED9">
        <w:t xml:space="preserve"> to substitute LNG imports.</w:t>
      </w:r>
      <w:r w:rsidRPr="00E60ED9">
        <w:rPr>
          <w:spacing w:val="29"/>
        </w:rPr>
        <w:t xml:space="preserve"> </w:t>
      </w:r>
      <w:r w:rsidRPr="00E60ED9">
        <w:t>It is used</w:t>
      </w:r>
      <w:r w:rsidRPr="00E60ED9">
        <w:rPr>
          <w:spacing w:val="-14"/>
        </w:rPr>
        <w:t xml:space="preserve"> </w:t>
      </w:r>
      <w:r w:rsidRPr="00E60ED9">
        <w:t>when</w:t>
      </w:r>
      <w:r w:rsidRPr="00E60ED9">
        <w:rPr>
          <w:spacing w:val="-14"/>
        </w:rPr>
        <w:t xml:space="preserve"> </w:t>
      </w:r>
      <w:r w:rsidRPr="00E60ED9">
        <w:t>DESs</w:t>
      </w:r>
      <w:r w:rsidRPr="00E60ED9">
        <w:rPr>
          <w:spacing w:val="-14"/>
        </w:rPr>
        <w:t xml:space="preserve"> </w:t>
      </w:r>
      <w:r w:rsidRPr="00E60ED9">
        <w:t>for</w:t>
      </w:r>
      <w:r w:rsidRPr="00E60ED9">
        <w:rPr>
          <w:spacing w:val="-13"/>
        </w:rPr>
        <w:t xml:space="preserve"> </w:t>
      </w:r>
      <w:r w:rsidRPr="00E60ED9">
        <w:t>European</w:t>
      </w:r>
      <w:r w:rsidRPr="00E60ED9">
        <w:rPr>
          <w:spacing w:val="-14"/>
        </w:rPr>
        <w:t xml:space="preserve"> </w:t>
      </w:r>
      <w:r w:rsidRPr="00E60ED9">
        <w:t>importers</w:t>
      </w:r>
      <w:r w:rsidRPr="00E60ED9">
        <w:rPr>
          <w:spacing w:val="-14"/>
        </w:rPr>
        <w:t xml:space="preserve"> </w:t>
      </w:r>
      <w:r w:rsidRPr="00E60ED9">
        <w:t>are</w:t>
      </w:r>
      <w:r w:rsidRPr="00E60ED9">
        <w:rPr>
          <w:spacing w:val="-14"/>
        </w:rPr>
        <w:t xml:space="preserve"> </w:t>
      </w:r>
      <w:r w:rsidRPr="00E60ED9">
        <w:t>higher</w:t>
      </w:r>
      <w:r w:rsidRPr="00E60ED9">
        <w:rPr>
          <w:spacing w:val="-13"/>
        </w:rPr>
        <w:t xml:space="preserve"> </w:t>
      </w:r>
      <w:r w:rsidRPr="00E60ED9">
        <w:t>than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European</w:t>
      </w:r>
      <w:r w:rsidRPr="00E60ED9">
        <w:rPr>
          <w:spacing w:val="-14"/>
        </w:rPr>
        <w:t xml:space="preserve"> </w:t>
      </w:r>
      <w:r w:rsidRPr="00E60ED9">
        <w:t>domestic</w:t>
      </w:r>
      <w:r w:rsidRPr="00E60ED9">
        <w:rPr>
          <w:spacing w:val="-13"/>
        </w:rPr>
        <w:t xml:space="preserve"> </w:t>
      </w:r>
      <w:r w:rsidRPr="00E60ED9">
        <w:t>natural</w:t>
      </w:r>
      <w:r w:rsidRPr="00E60ED9">
        <w:rPr>
          <w:spacing w:val="-14"/>
        </w:rPr>
        <w:t xml:space="preserve"> </w:t>
      </w:r>
      <w:r w:rsidRPr="00E60ED9">
        <w:t>gas</w:t>
      </w:r>
      <w:r w:rsidRPr="00E60ED9">
        <w:rPr>
          <w:spacing w:val="-14"/>
        </w:rPr>
        <w:t xml:space="preserve"> </w:t>
      </w:r>
      <w:r w:rsidRPr="00E60ED9">
        <w:t xml:space="preserve">production </w:t>
      </w:r>
      <w:del w:id="356" w:author="Author" w:date="2024-02-01T10:43:00Z">
        <w:r w:rsidR="00581875">
          <w:delText>costs</w:delText>
        </w:r>
      </w:del>
      <w:ins w:id="357" w:author="Author" w:date="2024-02-01T10:43:00Z">
        <w:r w:rsidRPr="00E60ED9">
          <w:t>cost</w:t>
        </w:r>
      </w:ins>
      <w:r w:rsidRPr="00E60ED9">
        <w:rPr>
          <w:spacing w:val="-14"/>
        </w:rPr>
        <w:t xml:space="preserve"> </w:t>
      </w:r>
      <w:r w:rsidRPr="00E60ED9">
        <w:t>equipped</w:t>
      </w:r>
      <w:r w:rsidRPr="00E60ED9">
        <w:rPr>
          <w:spacing w:val="-14"/>
        </w:rPr>
        <w:t xml:space="preserve"> </w:t>
      </w:r>
      <w:r w:rsidRPr="00E60ED9">
        <w:t>with</w:t>
      </w:r>
      <w:r w:rsidRPr="00E60ED9">
        <w:rPr>
          <w:spacing w:val="-14"/>
        </w:rPr>
        <w:t xml:space="preserve"> </w:t>
      </w:r>
      <w:r w:rsidRPr="00E60ED9">
        <w:t>CCS.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corresponding</w:t>
      </w:r>
      <w:r w:rsidRPr="00E60ED9">
        <w:rPr>
          <w:spacing w:val="-14"/>
        </w:rPr>
        <w:t xml:space="preserve"> </w:t>
      </w:r>
      <w:r w:rsidRPr="00E60ED9">
        <w:t>quantity</w:t>
      </w:r>
      <w:r w:rsidRPr="00E60ED9">
        <w:rPr>
          <w:spacing w:val="-14"/>
        </w:rPr>
        <w:t xml:space="preserve"> </w:t>
      </w:r>
      <w:r w:rsidRPr="00E60ED9">
        <w:t>is</w:t>
      </w:r>
      <w:r w:rsidRPr="00E60ED9">
        <w:rPr>
          <w:spacing w:val="-13"/>
        </w:rPr>
        <w:t xml:space="preserve"> </w:t>
      </w:r>
      <w:r w:rsidRPr="00E60ED9">
        <w:t>given</w:t>
      </w:r>
      <w:r w:rsidRPr="00E60ED9">
        <w:rPr>
          <w:spacing w:val="-14"/>
        </w:rPr>
        <w:t xml:space="preserve"> </w:t>
      </w:r>
      <w:r w:rsidRPr="00E60ED9">
        <w:t>by</w:t>
      </w:r>
      <w:r w:rsidRPr="00E60ED9">
        <w:rPr>
          <w:spacing w:val="-14"/>
        </w:rPr>
        <w:t xml:space="preserve"> </w:t>
      </w:r>
      <w:proofErr w:type="spellStart"/>
      <w:proofErr w:type="gramStart"/>
      <w:r w:rsidRPr="00E60ED9">
        <w:rPr>
          <w:rFonts w:ascii="Bookman Old Style" w:hAnsi="Bookman Old Style"/>
          <w:i/>
        </w:rPr>
        <w:t>q</w:t>
      </w:r>
      <w:r w:rsidRPr="00E60ED9">
        <w:rPr>
          <w:rFonts w:ascii="Bookman Old Style" w:hAnsi="Bookman Old Style"/>
          <w:i/>
          <w:vertAlign w:val="superscript"/>
        </w:rPr>
        <w:t>EDP</w:t>
      </w:r>
      <w:proofErr w:type="spellEnd"/>
      <w:r w:rsidRPr="00E60ED9">
        <w:rPr>
          <w:rFonts w:ascii="Bookman Old Style" w:hAnsi="Bookman Old Style"/>
          <w:i/>
          <w:spacing w:val="-16"/>
        </w:rPr>
        <w:t xml:space="preserve"> </w:t>
      </w:r>
      <w:r w:rsidRPr="00E60ED9">
        <w:t>.</w:t>
      </w:r>
      <w:proofErr w:type="gramEnd"/>
      <w:r w:rsidRPr="00E60ED9">
        <w:rPr>
          <w:spacing w:val="-14"/>
        </w:rPr>
        <w:t xml:space="preserve"> </w:t>
      </w:r>
      <w:r w:rsidRPr="00E60ED9">
        <w:t>Our</w:t>
      </w:r>
      <w:r w:rsidRPr="00E60ED9">
        <w:rPr>
          <w:spacing w:val="-14"/>
        </w:rPr>
        <w:t xml:space="preserve"> </w:t>
      </w:r>
      <w:r w:rsidRPr="00E60ED9">
        <w:t>assumptions</w:t>
      </w:r>
      <w:r w:rsidRPr="00E60ED9">
        <w:rPr>
          <w:spacing w:val="-14"/>
        </w:rPr>
        <w:t xml:space="preserve"> </w:t>
      </w:r>
      <w:r w:rsidRPr="00E60ED9">
        <w:t>on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costs</w:t>
      </w:r>
      <w:r w:rsidRPr="00E60ED9">
        <w:rPr>
          <w:spacing w:val="-14"/>
        </w:rPr>
        <w:t xml:space="preserve"> </w:t>
      </w:r>
      <w:r w:rsidRPr="00E60ED9">
        <w:t xml:space="preserve">of </w:t>
      </w:r>
      <w:r w:rsidRPr="00E60ED9">
        <w:rPr>
          <w:spacing w:val="-2"/>
        </w:rPr>
        <w:t>European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domestic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production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with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CCS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can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be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found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Appendix</w:t>
      </w:r>
      <w:r w:rsidRPr="00E60ED9">
        <w:rPr>
          <w:spacing w:val="-8"/>
        </w:rPr>
        <w:t xml:space="preserve"> </w:t>
      </w:r>
      <w:hyperlink w:anchor="_bookmark115" w:history="1">
        <w:r w:rsidRPr="00E60ED9">
          <w:rPr>
            <w:spacing w:val="-2"/>
          </w:rPr>
          <w:t>B.</w:t>
        </w:r>
      </w:hyperlink>
      <w:r w:rsidRPr="00E60ED9">
        <w:rPr>
          <w:spacing w:val="-10"/>
        </w:rPr>
        <w:t xml:space="preserve"> </w:t>
      </w:r>
      <w:r w:rsidRPr="00E60ED9">
        <w:rPr>
          <w:rFonts w:ascii="Bookman Old Style" w:hAnsi="Bookman Old Style"/>
          <w:i/>
          <w:spacing w:val="-2"/>
        </w:rPr>
        <w:t>x</w:t>
      </w:r>
      <w:r w:rsidRPr="00E60ED9">
        <w:rPr>
          <w:rFonts w:ascii="Bookman Old Style" w:hAnsi="Bookman Old Style"/>
          <w:i/>
          <w:spacing w:val="-14"/>
        </w:rPr>
        <w:t xml:space="preserve"> </w:t>
      </w:r>
      <w:r w:rsidRPr="00E60ED9">
        <w:rPr>
          <w:spacing w:val="-2"/>
        </w:rPr>
        <w:t>represents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vector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contains</w:t>
      </w:r>
    </w:p>
    <w:p w14:paraId="0795E542" w14:textId="77777777" w:rsidR="007F257B" w:rsidRPr="00E60ED9" w:rsidRDefault="007F257B">
      <w:pPr>
        <w:spacing w:line="237" w:lineRule="auto"/>
        <w:jc w:val="both"/>
        <w:sectPr w:rsidR="007F257B" w:rsidRPr="00E60ED9">
          <w:pgSz w:w="12240" w:h="15840"/>
          <w:pgMar w:top="1080" w:right="540" w:bottom="700" w:left="1040" w:header="0" w:footer="518" w:gutter="0"/>
          <w:cols w:space="720"/>
        </w:sectPr>
      </w:pPr>
    </w:p>
    <w:p w14:paraId="1C88B75F" w14:textId="77777777" w:rsidR="007F257B" w:rsidRPr="00E60ED9" w:rsidRDefault="00FF3C28">
      <w:pPr>
        <w:pStyle w:val="Textkrper"/>
        <w:spacing w:line="273" w:lineRule="exact"/>
        <w:ind w:left="111"/>
        <w:rPr>
          <w:rFonts w:ascii="Bookman Old Style"/>
          <w:i/>
        </w:rPr>
      </w:pPr>
      <w:proofErr w:type="gramStart"/>
      <w:r w:rsidRPr="00E60ED9">
        <w:t>all</w:t>
      </w:r>
      <w:proofErr w:type="gramEnd"/>
      <w:r w:rsidRPr="00E60ED9">
        <w:rPr>
          <w:spacing w:val="-9"/>
        </w:rPr>
        <w:t xml:space="preserve"> </w:t>
      </w:r>
      <w:r w:rsidRPr="00E60ED9">
        <w:t>decision</w:t>
      </w:r>
      <w:r w:rsidRPr="00E60ED9">
        <w:rPr>
          <w:spacing w:val="-7"/>
        </w:rPr>
        <w:t xml:space="preserve"> </w:t>
      </w:r>
      <w:r w:rsidRPr="00E60ED9">
        <w:t>variables</w:t>
      </w:r>
      <w:r w:rsidRPr="00E60ED9">
        <w:rPr>
          <w:spacing w:val="-8"/>
        </w:rPr>
        <w:t xml:space="preserve"> </w:t>
      </w:r>
      <w:r w:rsidRPr="00E60ED9">
        <w:t>of</w:t>
      </w:r>
      <w:r w:rsidRPr="00E60ED9">
        <w:rPr>
          <w:spacing w:val="-7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model</w:t>
      </w:r>
      <w:r w:rsidRPr="00E60ED9">
        <w:rPr>
          <w:spacing w:val="-8"/>
        </w:rPr>
        <w:t xml:space="preserve"> </w:t>
      </w:r>
      <w:r w:rsidRPr="00E60ED9">
        <w:t>(i.e.,</w:t>
      </w:r>
      <w:r w:rsidRPr="00E60ED9">
        <w:rPr>
          <w:spacing w:val="-8"/>
        </w:rPr>
        <w:t xml:space="preserve"> </w:t>
      </w:r>
      <w:r w:rsidRPr="00E60ED9">
        <w:rPr>
          <w:rFonts w:ascii="Bookman Old Style"/>
          <w:i/>
          <w:spacing w:val="-12"/>
        </w:rPr>
        <w:t>q</w:t>
      </w:r>
    </w:p>
    <w:p w14:paraId="43EF794D" w14:textId="77777777" w:rsidR="007F257B" w:rsidRPr="00E60ED9" w:rsidRDefault="00FF3C28">
      <w:pPr>
        <w:spacing w:before="93"/>
        <w:rPr>
          <w:rFonts w:ascii="Bookman Old Style"/>
          <w:i/>
          <w:sz w:val="16"/>
        </w:rPr>
      </w:pPr>
      <w:r w:rsidRPr="00E60ED9">
        <w:br w:type="column"/>
      </w:r>
      <w:proofErr w:type="spellStart"/>
      <w:proofErr w:type="gramStart"/>
      <w:r w:rsidRPr="00E60ED9">
        <w:rPr>
          <w:rFonts w:ascii="Bookman Old Style"/>
          <w:i/>
          <w:spacing w:val="-5"/>
          <w:sz w:val="16"/>
        </w:rPr>
        <w:t>e,</w:t>
      </w:r>
      <w:proofErr w:type="gramEnd"/>
      <w:r w:rsidRPr="00E60ED9">
        <w:rPr>
          <w:rFonts w:ascii="Bookman Old Style"/>
          <w:i/>
          <w:spacing w:val="-5"/>
          <w:sz w:val="16"/>
        </w:rPr>
        <w:t>i</w:t>
      </w:r>
      <w:proofErr w:type="spellEnd"/>
    </w:p>
    <w:p w14:paraId="550D44E1" w14:textId="77777777" w:rsidR="007F257B" w:rsidRPr="00E60ED9" w:rsidRDefault="00FF3C28">
      <w:pPr>
        <w:spacing w:line="273" w:lineRule="exact"/>
      </w:pPr>
      <w:r w:rsidRPr="00E60ED9">
        <w:br w:type="column"/>
      </w:r>
      <w:r w:rsidRPr="00E60ED9">
        <w:rPr>
          <w:w w:val="115"/>
        </w:rPr>
        <w:t>,</w:t>
      </w:r>
      <w:r w:rsidRPr="00E60ED9">
        <w:rPr>
          <w:spacing w:val="17"/>
          <w:w w:val="115"/>
        </w:rPr>
        <w:t xml:space="preserve"> </w:t>
      </w:r>
      <w:proofErr w:type="spellStart"/>
      <w:proofErr w:type="gramStart"/>
      <w:r w:rsidRPr="00E60ED9">
        <w:rPr>
          <w:rFonts w:ascii="Bookman Old Style"/>
          <w:i/>
          <w:w w:val="115"/>
        </w:rPr>
        <w:t>q</w:t>
      </w:r>
      <w:r w:rsidRPr="00E60ED9">
        <w:rPr>
          <w:rFonts w:ascii="Bookman Old Style"/>
          <w:i/>
          <w:w w:val="115"/>
          <w:vertAlign w:val="superscript"/>
        </w:rPr>
        <w:t>EDP</w:t>
      </w:r>
      <w:proofErr w:type="spellEnd"/>
      <w:r w:rsidRPr="00E60ED9">
        <w:rPr>
          <w:rFonts w:ascii="Bookman Old Style"/>
          <w:i/>
          <w:spacing w:val="-38"/>
          <w:w w:val="115"/>
        </w:rPr>
        <w:t xml:space="preserve"> </w:t>
      </w:r>
      <w:r w:rsidRPr="00E60ED9">
        <w:rPr>
          <w:spacing w:val="-7"/>
          <w:w w:val="115"/>
        </w:rPr>
        <w:t>)</w:t>
      </w:r>
      <w:proofErr w:type="gramEnd"/>
      <w:r w:rsidRPr="00E60ED9">
        <w:rPr>
          <w:spacing w:val="-7"/>
          <w:w w:val="115"/>
        </w:rPr>
        <w:t>.</w:t>
      </w:r>
    </w:p>
    <w:p w14:paraId="791857A2" w14:textId="77777777" w:rsidR="007F257B" w:rsidRPr="00E60ED9" w:rsidRDefault="007F257B">
      <w:pPr>
        <w:spacing w:line="273" w:lineRule="exact"/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3" w:space="720" w:equalWidth="0">
            <w:col w:w="4013" w:space="0"/>
            <w:col w:w="184" w:space="9"/>
            <w:col w:w="6454"/>
          </w:cols>
        </w:sectPr>
      </w:pPr>
    </w:p>
    <w:p w14:paraId="35E6D145" w14:textId="77777777" w:rsidR="007F257B" w:rsidRPr="00E60ED9" w:rsidRDefault="007F257B">
      <w:pPr>
        <w:pStyle w:val="Textkrper"/>
        <w:spacing w:before="6"/>
        <w:rPr>
          <w:sz w:val="15"/>
        </w:rPr>
      </w:pPr>
    </w:p>
    <w:p w14:paraId="72F721CD" w14:textId="77777777" w:rsidR="007F257B" w:rsidRPr="00E60ED9" w:rsidRDefault="007F257B">
      <w:pPr>
        <w:rPr>
          <w:sz w:val="15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0DD8983B" w14:textId="77777777" w:rsidR="007F257B" w:rsidRPr="00E60ED9" w:rsidRDefault="00FF3C28">
      <w:pPr>
        <w:pStyle w:val="Textkrper"/>
        <w:spacing w:before="260" w:line="232" w:lineRule="exact"/>
        <w:ind w:left="1134"/>
        <w:jc w:val="center"/>
      </w:pPr>
      <w:proofErr w:type="gramStart"/>
      <w:r w:rsidRPr="00E60ED9">
        <w:rPr>
          <w:spacing w:val="-5"/>
          <w:w w:val="90"/>
        </w:rPr>
        <w:t>min</w:t>
      </w:r>
      <w:proofErr w:type="gramEnd"/>
    </w:p>
    <w:p w14:paraId="4954D27F" w14:textId="77777777" w:rsidR="007F257B" w:rsidRPr="00E60ED9" w:rsidRDefault="00FF3C28">
      <w:pPr>
        <w:spacing w:line="107" w:lineRule="exact"/>
        <w:ind w:left="1207"/>
        <w:jc w:val="center"/>
        <w:rPr>
          <w:rFonts w:ascii="Bookman Old Style"/>
          <w:i/>
          <w:sz w:val="16"/>
        </w:rPr>
      </w:pPr>
      <w:proofErr w:type="gramStart"/>
      <w:r w:rsidRPr="00E60ED9">
        <w:rPr>
          <w:rFonts w:ascii="Bookman Old Style"/>
          <w:i/>
          <w:spacing w:val="-10"/>
          <w:w w:val="110"/>
          <w:sz w:val="16"/>
        </w:rPr>
        <w:t>x</w:t>
      </w:r>
      <w:proofErr w:type="gramEnd"/>
    </w:p>
    <w:p w14:paraId="561C1B6A" w14:textId="77777777" w:rsidR="007F257B" w:rsidRPr="00E60ED9" w:rsidRDefault="00FF3C28">
      <w:pPr>
        <w:spacing w:before="57"/>
        <w:ind w:left="789"/>
        <w:rPr>
          <w:rFonts w:ascii="Bookman Old Style" w:hAnsi="Bookman Old Style"/>
          <w:i/>
          <w:sz w:val="16"/>
        </w:rPr>
      </w:pPr>
      <w:r w:rsidRPr="00E60ED9">
        <w:br w:type="column"/>
      </w:r>
      <w:r w:rsidRPr="00E60ED9">
        <w:rPr>
          <w:rFonts w:ascii="Arial Narrow" w:hAnsi="Arial Narrow"/>
          <w:w w:val="235"/>
          <w:position w:val="24"/>
        </w:rPr>
        <w:t>X</w:t>
      </w:r>
      <w:r w:rsidRPr="00E60ED9">
        <w:rPr>
          <w:rFonts w:ascii="Arial Narrow" w:hAnsi="Arial Narrow"/>
          <w:spacing w:val="-79"/>
          <w:w w:val="235"/>
          <w:position w:val="24"/>
        </w:rPr>
        <w:t xml:space="preserve"> </w:t>
      </w:r>
      <w:proofErr w:type="spellStart"/>
      <w:r w:rsidRPr="00E60ED9">
        <w:rPr>
          <w:rFonts w:ascii="Arial Narrow" w:hAnsi="Arial Narrow"/>
          <w:w w:val="235"/>
          <w:position w:val="24"/>
        </w:rPr>
        <w:t>X</w:t>
      </w:r>
      <w:proofErr w:type="spellEnd"/>
      <w:r w:rsidRPr="00E60ED9">
        <w:rPr>
          <w:rFonts w:ascii="Arial Narrow" w:hAnsi="Arial Narrow"/>
          <w:spacing w:val="-79"/>
          <w:w w:val="235"/>
          <w:position w:val="24"/>
        </w:rPr>
        <w:t xml:space="preserve"> </w:t>
      </w:r>
      <w:r w:rsidRPr="00E60ED9">
        <w:rPr>
          <w:rFonts w:ascii="Bookman Old Style" w:hAnsi="Bookman Old Style"/>
          <w:i/>
          <w:w w:val="110"/>
          <w:position w:val="3"/>
        </w:rPr>
        <w:t>DES</w:t>
      </w:r>
      <w:proofErr w:type="spellStart"/>
      <w:r w:rsidRPr="00E60ED9">
        <w:rPr>
          <w:rFonts w:ascii="Bookman Old Style" w:hAnsi="Bookman Old Style"/>
          <w:i/>
          <w:w w:val="110"/>
          <w:sz w:val="16"/>
        </w:rPr>
        <w:t>e</w:t>
      </w:r>
      <w:proofErr w:type="gramStart"/>
      <w:r w:rsidRPr="00E60ED9">
        <w:rPr>
          <w:rFonts w:ascii="Bookman Old Style" w:hAnsi="Bookman Old Style"/>
          <w:i/>
          <w:w w:val="110"/>
          <w:sz w:val="16"/>
        </w:rPr>
        <w:t>,i</w:t>
      </w:r>
      <w:proofErr w:type="spellEnd"/>
      <w:proofErr w:type="gramEnd"/>
      <w:r w:rsidRPr="00E60ED9">
        <w:rPr>
          <w:rFonts w:ascii="Bookman Old Style" w:hAnsi="Bookman Old Style"/>
          <w:i/>
          <w:spacing w:val="10"/>
          <w:w w:val="110"/>
          <w:sz w:val="16"/>
        </w:rPr>
        <w:t xml:space="preserve"> </w:t>
      </w:r>
      <w:r w:rsidRPr="00E60ED9">
        <w:rPr>
          <w:rFonts w:ascii="Lucida Sans Unicode" w:hAnsi="Lucida Sans Unicode"/>
          <w:w w:val="110"/>
          <w:position w:val="3"/>
        </w:rPr>
        <w:t>×</w:t>
      </w:r>
      <w:r w:rsidRPr="00E60ED9">
        <w:rPr>
          <w:rFonts w:ascii="Lucida Sans Unicode" w:hAnsi="Lucida Sans Unicode"/>
          <w:spacing w:val="-24"/>
          <w:w w:val="110"/>
          <w:position w:val="3"/>
        </w:rPr>
        <w:t xml:space="preserve"> </w:t>
      </w:r>
      <w:r w:rsidRPr="00E60ED9">
        <w:rPr>
          <w:rFonts w:ascii="Bookman Old Style" w:hAnsi="Bookman Old Style"/>
          <w:i/>
          <w:spacing w:val="-7"/>
          <w:position w:val="3"/>
        </w:rPr>
        <w:t>q</w:t>
      </w:r>
      <w:proofErr w:type="spellStart"/>
      <w:r w:rsidRPr="00E60ED9">
        <w:rPr>
          <w:rFonts w:ascii="Bookman Old Style" w:hAnsi="Bookman Old Style"/>
          <w:i/>
          <w:spacing w:val="-7"/>
          <w:sz w:val="16"/>
        </w:rPr>
        <w:t>e,i</w:t>
      </w:r>
      <w:proofErr w:type="spellEnd"/>
    </w:p>
    <w:p w14:paraId="0F54A414" w14:textId="77777777" w:rsidR="007F257B" w:rsidRPr="00E60ED9" w:rsidRDefault="00FF3C28">
      <w:pPr>
        <w:tabs>
          <w:tab w:val="left" w:pos="1527"/>
        </w:tabs>
        <w:spacing w:before="55"/>
        <w:ind w:left="726"/>
        <w:rPr>
          <w:rFonts w:ascii="Bookman Old Style" w:hAnsi="Bookman Old Style"/>
          <w:i/>
        </w:rPr>
      </w:pPr>
      <w:r w:rsidRPr="00E60ED9">
        <w:br w:type="column"/>
      </w:r>
      <w:r w:rsidRPr="00E60ED9">
        <w:rPr>
          <w:spacing w:val="-10"/>
          <w:w w:val="135"/>
        </w:rPr>
        <w:t>+</w:t>
      </w:r>
      <w:r w:rsidRPr="00E60ED9">
        <w:tab/>
      </w:r>
      <w:r w:rsidRPr="00E60ED9">
        <w:rPr>
          <w:rFonts w:ascii="Arial Narrow" w:hAnsi="Arial Narrow"/>
          <w:w w:val="200"/>
          <w:position w:val="21"/>
        </w:rPr>
        <w:t>X</w:t>
      </w:r>
      <w:r w:rsidRPr="00E60ED9">
        <w:rPr>
          <w:rFonts w:ascii="Arial Narrow" w:hAnsi="Arial Narrow"/>
          <w:spacing w:val="-65"/>
          <w:w w:val="200"/>
          <w:position w:val="21"/>
        </w:rPr>
        <w:t xml:space="preserve"> </w:t>
      </w:r>
      <w:r w:rsidRPr="00E60ED9">
        <w:rPr>
          <w:w w:val="110"/>
        </w:rPr>
        <w:t>(</w:t>
      </w:r>
      <w:r w:rsidRPr="00E60ED9">
        <w:rPr>
          <w:rFonts w:ascii="Bookman Old Style" w:hAnsi="Bookman Old Style"/>
          <w:i/>
          <w:w w:val="110"/>
        </w:rPr>
        <w:t>EDP</w:t>
      </w:r>
      <w:r w:rsidRPr="00E60ED9">
        <w:rPr>
          <w:rFonts w:ascii="Bookman Old Style" w:hAnsi="Bookman Old Style"/>
          <w:i/>
          <w:spacing w:val="-15"/>
          <w:w w:val="135"/>
        </w:rPr>
        <w:t xml:space="preserve"> </w:t>
      </w:r>
      <w:r w:rsidRPr="00E60ED9">
        <w:rPr>
          <w:w w:val="135"/>
        </w:rPr>
        <w:t>+</w:t>
      </w:r>
      <w:r w:rsidRPr="00E60ED9">
        <w:rPr>
          <w:spacing w:val="-26"/>
          <w:w w:val="135"/>
        </w:rPr>
        <w:t xml:space="preserve"> </w:t>
      </w:r>
      <w:r w:rsidRPr="00E60ED9">
        <w:rPr>
          <w:rFonts w:ascii="Bookman Old Style" w:hAnsi="Bookman Old Style"/>
          <w:i/>
          <w:spacing w:val="10"/>
          <w:w w:val="110"/>
        </w:rPr>
        <w:t>CCS</w:t>
      </w:r>
      <w:r w:rsidRPr="00E60ED9">
        <w:rPr>
          <w:spacing w:val="10"/>
          <w:w w:val="110"/>
        </w:rPr>
        <w:t>)</w:t>
      </w:r>
      <w:r w:rsidRPr="00E60ED9">
        <w:rPr>
          <w:spacing w:val="-13"/>
          <w:w w:val="110"/>
        </w:rPr>
        <w:t xml:space="preserve"> </w:t>
      </w:r>
      <w:r w:rsidRPr="00E60ED9">
        <w:rPr>
          <w:rFonts w:ascii="Lucida Sans Unicode" w:hAnsi="Lucida Sans Unicode"/>
          <w:w w:val="110"/>
        </w:rPr>
        <w:t>×</w:t>
      </w:r>
      <w:r w:rsidRPr="00E60ED9">
        <w:rPr>
          <w:rFonts w:ascii="Lucida Sans Unicode" w:hAnsi="Lucida Sans Unicode"/>
          <w:spacing w:val="-28"/>
          <w:w w:val="110"/>
        </w:rPr>
        <w:t xml:space="preserve"> </w:t>
      </w:r>
      <w:proofErr w:type="spellStart"/>
      <w:r w:rsidRPr="00E60ED9">
        <w:rPr>
          <w:rFonts w:ascii="Bookman Old Style" w:hAnsi="Bookman Old Style"/>
          <w:i/>
          <w:spacing w:val="-4"/>
          <w:w w:val="110"/>
        </w:rPr>
        <w:t>q</w:t>
      </w:r>
      <w:r w:rsidRPr="00E60ED9">
        <w:rPr>
          <w:rFonts w:ascii="Bookman Old Style" w:hAnsi="Bookman Old Style"/>
          <w:i/>
          <w:spacing w:val="-4"/>
          <w:w w:val="110"/>
          <w:vertAlign w:val="superscript"/>
        </w:rPr>
        <w:t>EDP</w:t>
      </w:r>
      <w:proofErr w:type="spellEnd"/>
    </w:p>
    <w:p w14:paraId="3D273C54" w14:textId="77777777" w:rsidR="007F257B" w:rsidRPr="00E60ED9" w:rsidRDefault="00FF3C28">
      <w:pPr>
        <w:spacing w:before="1"/>
        <w:rPr>
          <w:rFonts w:ascii="Bookman Old Style"/>
          <w:i/>
        </w:rPr>
      </w:pPr>
      <w:r w:rsidRPr="00E60ED9">
        <w:br w:type="column"/>
      </w:r>
    </w:p>
    <w:p w14:paraId="25422AAC" w14:textId="77777777" w:rsidR="007F257B" w:rsidRPr="00E60ED9" w:rsidRDefault="00FF3C28">
      <w:pPr>
        <w:pStyle w:val="Textkrper"/>
        <w:ind w:left="1134"/>
      </w:pPr>
      <w:bookmarkStart w:id="358" w:name="_bookmark8"/>
      <w:bookmarkEnd w:id="358"/>
      <w:r w:rsidRPr="00E60ED9">
        <w:rPr>
          <w:spacing w:val="-5"/>
          <w:w w:val="110"/>
        </w:rPr>
        <w:t>(1)</w:t>
      </w:r>
    </w:p>
    <w:p w14:paraId="766BDF40" w14:textId="77777777" w:rsidR="007F257B" w:rsidRPr="00E60ED9" w:rsidRDefault="007F257B">
      <w:p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4" w:space="720" w:equalWidth="0">
            <w:col w:w="1499" w:space="40"/>
            <w:col w:w="2728" w:space="39"/>
            <w:col w:w="4132" w:space="197"/>
            <w:col w:w="2025"/>
          </w:cols>
        </w:sectPr>
      </w:pPr>
    </w:p>
    <w:p w14:paraId="23608121" w14:textId="77777777" w:rsidR="007F257B" w:rsidRPr="00E60ED9" w:rsidRDefault="00FF3C28">
      <w:pPr>
        <w:tabs>
          <w:tab w:val="left" w:pos="2808"/>
          <w:tab w:val="left" w:pos="5935"/>
        </w:tabs>
        <w:spacing w:line="77" w:lineRule="exact"/>
        <w:ind w:left="2446"/>
        <w:rPr>
          <w:rFonts w:ascii="Times New Roman" w:hAnsi="Times New Roman"/>
          <w:i/>
          <w:sz w:val="12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41728" behindDoc="1" locked="0" layoutInCell="1" allowOverlap="1" wp14:anchorId="1E927909" wp14:editId="743A203D">
                <wp:simplePos x="0" y="0"/>
                <wp:positionH relativeFrom="page">
                  <wp:posOffset>5743854</wp:posOffset>
                </wp:positionH>
                <wp:positionV relativeFrom="paragraph">
                  <wp:posOffset>-134415</wp:posOffset>
                </wp:positionV>
                <wp:extent cx="64769" cy="11430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3D32E4" w14:textId="77777777" w:rsidR="009D3118" w:rsidRDefault="009D3118">
                            <w:pPr>
                              <w:spacing w:before="19" w:line="148" w:lineRule="auto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pacing w:val="-5"/>
                                <w:w w:val="140"/>
                                <w:position w:val="-4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40"/>
                                <w:sz w:val="12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27909" id="Textbox 6" o:spid="_x0000_s1028" type="#_x0000_t202" style="position:absolute;left:0;text-align:left;margin-left:452.25pt;margin-top:-10.6pt;width:5.1pt;height:9pt;z-index:-1767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" filled="f" stroked="f">
                <v:path arrowok="t"/>
                <v:textbox inset="0,0,0,0">
                  <w:txbxContent>
                    <w:p w14:paraId="0D3D32E4" w14:textId="77777777" w:rsidR="009D3118" w:rsidRDefault="009D3118">
                      <w:pPr>
                        <w:spacing w:before="19" w:line="148" w:lineRule="auto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i/>
                          <w:spacing w:val="-5"/>
                          <w:w w:val="140"/>
                          <w:position w:val="-4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spacing w:val="-5"/>
                          <w:w w:val="140"/>
                          <w:sz w:val="12"/>
                        </w:rPr>
                        <w:t>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Pr="00E60ED9">
        <w:rPr>
          <w:rFonts w:ascii="Bookman Old Style" w:hAnsi="Bookman Old Style"/>
          <w:i/>
          <w:spacing w:val="-10"/>
          <w:w w:val="110"/>
          <w:position w:val="2"/>
          <w:sz w:val="16"/>
        </w:rPr>
        <w:t>e</w:t>
      </w:r>
      <w:proofErr w:type="gramEnd"/>
      <w:r w:rsidRPr="00E60ED9">
        <w:rPr>
          <w:rFonts w:ascii="Bookman Old Style" w:hAnsi="Bookman Old Style"/>
          <w:i/>
          <w:position w:val="2"/>
          <w:sz w:val="16"/>
        </w:rPr>
        <w:tab/>
      </w:r>
      <w:proofErr w:type="spellStart"/>
      <w:r w:rsidRPr="00E60ED9">
        <w:rPr>
          <w:rFonts w:ascii="Bookman Old Style" w:hAnsi="Bookman Old Style"/>
          <w:i/>
          <w:spacing w:val="-10"/>
          <w:w w:val="130"/>
          <w:position w:val="1"/>
          <w:sz w:val="16"/>
        </w:rPr>
        <w:t>i</w:t>
      </w:r>
      <w:proofErr w:type="spellEnd"/>
      <w:r w:rsidRPr="00E60ED9">
        <w:rPr>
          <w:rFonts w:ascii="Bookman Old Style" w:hAnsi="Bookman Old Style"/>
          <w:i/>
          <w:position w:val="1"/>
          <w:sz w:val="16"/>
        </w:rPr>
        <w:tab/>
      </w:r>
      <w:proofErr w:type="spellStart"/>
      <w:r w:rsidRPr="00E60ED9">
        <w:rPr>
          <w:rFonts w:ascii="Bookman Old Style" w:hAnsi="Bookman Old Style"/>
          <w:i/>
          <w:spacing w:val="-5"/>
          <w:w w:val="130"/>
          <w:sz w:val="16"/>
        </w:rPr>
        <w:t>i</w:t>
      </w:r>
      <w:proofErr w:type="spellEnd"/>
      <w:r w:rsidRPr="00E60ED9">
        <w:rPr>
          <w:rFonts w:ascii="Times New Roman" w:hAnsi="Times New Roman"/>
          <w:i/>
          <w:spacing w:val="-5"/>
          <w:w w:val="130"/>
          <w:position w:val="5"/>
          <w:sz w:val="12"/>
        </w:rPr>
        <w:t>′</w:t>
      </w:r>
    </w:p>
    <w:p w14:paraId="48469199" w14:textId="77777777" w:rsidR="007F257B" w:rsidRPr="00E60ED9" w:rsidRDefault="007F257B">
      <w:pPr>
        <w:spacing w:line="77" w:lineRule="exact"/>
        <w:rPr>
          <w:rFonts w:ascii="Times New Roman" w:hAnsi="Times New Roman"/>
          <w:sz w:val="12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564C86C7" w14:textId="77777777" w:rsidR="007F257B" w:rsidRPr="00E60ED9" w:rsidRDefault="00FF3C28">
      <w:pPr>
        <w:spacing w:line="407" w:lineRule="exact"/>
        <w:ind w:left="1607"/>
        <w:rPr>
          <w:rFonts w:ascii="Bookman Old Style"/>
          <w:sz w:val="16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38656" behindDoc="1" locked="0" layoutInCell="1" allowOverlap="1" wp14:anchorId="74F3B96C" wp14:editId="451D486A">
                <wp:simplePos x="0" y="0"/>
                <wp:positionH relativeFrom="page">
                  <wp:posOffset>2201214</wp:posOffset>
                </wp:positionH>
                <wp:positionV relativeFrom="paragraph">
                  <wp:posOffset>87284</wp:posOffset>
                </wp:positionV>
                <wp:extent cx="494030" cy="1714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403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4030" h="17145">
                              <a:moveTo>
                                <a:pt x="493699" y="0"/>
                              </a:moveTo>
                              <a:lnTo>
                                <a:pt x="0" y="0"/>
                              </a:lnTo>
                              <a:lnTo>
                                <a:pt x="0" y="16624"/>
                              </a:lnTo>
                              <a:lnTo>
                                <a:pt x="493699" y="16624"/>
                              </a:lnTo>
                              <a:lnTo>
                                <a:pt x="493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5AD6" id="Graphic 7" o:spid="_x0000_s1026" style="position:absolute;margin-left:173.3pt;margin-top:6.85pt;width:38.9pt;height:1.35pt;z-index:-1767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403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" path="m493699,l,,,16624r493699,l493699,xe" fillcolor="black" stroked="f">
                <v:path arrowok="t"/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39168" behindDoc="1" locked="0" layoutInCell="1" allowOverlap="1" wp14:anchorId="0F6FDECE" wp14:editId="51C34593">
                <wp:simplePos x="0" y="0"/>
                <wp:positionH relativeFrom="page">
                  <wp:posOffset>2819603</wp:posOffset>
                </wp:positionH>
                <wp:positionV relativeFrom="paragraph">
                  <wp:posOffset>87284</wp:posOffset>
                </wp:positionV>
                <wp:extent cx="494030" cy="17145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403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4030" h="17145">
                              <a:moveTo>
                                <a:pt x="493699" y="0"/>
                              </a:moveTo>
                              <a:lnTo>
                                <a:pt x="0" y="0"/>
                              </a:lnTo>
                              <a:lnTo>
                                <a:pt x="0" y="16624"/>
                              </a:lnTo>
                              <a:lnTo>
                                <a:pt x="493699" y="16624"/>
                              </a:lnTo>
                              <a:lnTo>
                                <a:pt x="493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0860C" id="Graphic 8" o:spid="_x0000_s1026" style="position:absolute;margin-left:222pt;margin-top:6.85pt;width:38.9pt;height:1.35pt;z-index:-1767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403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" path="m493699,l,,,16624r493699,l493699,xe" fillcolor="black" stroked="f">
                <v:path arrowok="t"/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39680" behindDoc="1" locked="0" layoutInCell="1" allowOverlap="1" wp14:anchorId="4B50EFD8" wp14:editId="7B0E0A55">
                <wp:simplePos x="0" y="0"/>
                <wp:positionH relativeFrom="page">
                  <wp:posOffset>4426915</wp:posOffset>
                </wp:positionH>
                <wp:positionV relativeFrom="paragraph">
                  <wp:posOffset>91374</wp:posOffset>
                </wp:positionV>
                <wp:extent cx="700405" cy="1714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040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7145">
                              <a:moveTo>
                                <a:pt x="700011" y="0"/>
                              </a:moveTo>
                              <a:lnTo>
                                <a:pt x="0" y="0"/>
                              </a:lnTo>
                              <a:lnTo>
                                <a:pt x="0" y="16624"/>
                              </a:lnTo>
                              <a:lnTo>
                                <a:pt x="700011" y="16624"/>
                              </a:lnTo>
                              <a:lnTo>
                                <a:pt x="7000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B221A" id="Graphic 9" o:spid="_x0000_s1026" style="position:absolute;margin-left:348.6pt;margin-top:7.2pt;width:55.15pt;height:1.35pt;z-index:-1767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0405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" path="m700011,l,,,16624r700011,l700011,xe" fillcolor="black" stroked="f">
                <v:path arrowok="t"/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40192" behindDoc="1" locked="0" layoutInCell="1" allowOverlap="1" wp14:anchorId="64AF490D" wp14:editId="33926066">
                <wp:simplePos x="0" y="0"/>
                <wp:positionH relativeFrom="page">
                  <wp:posOffset>5251627</wp:posOffset>
                </wp:positionH>
                <wp:positionV relativeFrom="paragraph">
                  <wp:posOffset>91374</wp:posOffset>
                </wp:positionV>
                <wp:extent cx="700405" cy="1714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040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17145">
                              <a:moveTo>
                                <a:pt x="700011" y="0"/>
                              </a:moveTo>
                              <a:lnTo>
                                <a:pt x="0" y="0"/>
                              </a:lnTo>
                              <a:lnTo>
                                <a:pt x="0" y="16624"/>
                              </a:lnTo>
                              <a:lnTo>
                                <a:pt x="700011" y="16624"/>
                              </a:lnTo>
                              <a:lnTo>
                                <a:pt x="7000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F7C60" id="Graphic 10" o:spid="_x0000_s1026" style="position:absolute;margin-left:413.5pt;margin-top:7.2pt;width:55.15pt;height:1.35pt;z-index:-1767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0405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" path="m700011,l,,,16624r700011,l700011,xe" fillcolor="black" stroked="f">
                <v:path arrowok="t"/>
                <w10:wrap anchorx="page"/>
              </v:shape>
            </w:pict>
          </mc:Fallback>
        </mc:AlternateContent>
      </w:r>
      <w:r w:rsidRPr="00E60ED9">
        <w:rPr>
          <w:rFonts w:ascii="Bookman Old Style"/>
          <w:spacing w:val="-16"/>
          <w:sz w:val="16"/>
        </w:rPr>
        <w:t>Global</w:t>
      </w:r>
      <w:r w:rsidRPr="00E60ED9">
        <w:rPr>
          <w:rFonts w:ascii="Bookman Old Style"/>
          <w:spacing w:val="10"/>
          <w:sz w:val="16"/>
        </w:rPr>
        <w:t xml:space="preserve"> </w:t>
      </w:r>
      <w:proofErr w:type="gramStart"/>
      <w:r w:rsidRPr="00E60ED9">
        <w:rPr>
          <w:rFonts w:ascii="Bookman Old Style"/>
          <w:spacing w:val="-16"/>
          <w:sz w:val="16"/>
        </w:rPr>
        <w:t>LN</w:t>
      </w:r>
      <w:bookmarkStart w:id="359" w:name="Constraints"/>
      <w:bookmarkEnd w:id="359"/>
      <w:r w:rsidRPr="00E60ED9">
        <w:rPr>
          <w:rFonts w:ascii="Arial Narrow"/>
          <w:spacing w:val="-16"/>
          <w:position w:val="21"/>
        </w:rPr>
        <w:t>..</w:t>
      </w:r>
      <w:proofErr w:type="gramEnd"/>
      <w:r w:rsidRPr="00E60ED9">
        <w:rPr>
          <w:rFonts w:ascii="Bookman Old Style"/>
          <w:spacing w:val="-16"/>
          <w:sz w:val="16"/>
        </w:rPr>
        <w:t>G</w:t>
      </w:r>
      <w:r w:rsidRPr="00E60ED9">
        <w:rPr>
          <w:rFonts w:ascii="Bookman Old Style"/>
          <w:spacing w:val="10"/>
          <w:sz w:val="16"/>
        </w:rPr>
        <w:t xml:space="preserve"> </w:t>
      </w:r>
      <w:r w:rsidRPr="00E60ED9">
        <w:rPr>
          <w:rFonts w:ascii="Bookman Old Style"/>
          <w:spacing w:val="-16"/>
          <w:sz w:val="16"/>
        </w:rPr>
        <w:t>trade</w:t>
      </w:r>
      <w:r w:rsidRPr="00E60ED9">
        <w:rPr>
          <w:rFonts w:ascii="Bookman Old Style"/>
          <w:spacing w:val="10"/>
          <w:sz w:val="16"/>
        </w:rPr>
        <w:t xml:space="preserve"> </w:t>
      </w:r>
      <w:del w:id="360" w:author="Author" w:date="2024-02-01T10:43:00Z">
        <w:r w:rsidR="00581875">
          <w:rPr>
            <w:rFonts w:ascii="Bookman Old Style"/>
            <w:spacing w:val="-16"/>
            <w:sz w:val="16"/>
          </w:rPr>
          <w:delText>wit</w:delText>
        </w:r>
        <w:r w:rsidR="00581875">
          <w:rPr>
            <w:rFonts w:ascii="Arial Narrow"/>
            <w:spacing w:val="-16"/>
            <w:position w:val="21"/>
          </w:rPr>
          <w:delText>_</w:delText>
        </w:r>
        <w:r w:rsidR="00581875">
          <w:rPr>
            <w:rFonts w:ascii="Bookman Old Style"/>
            <w:spacing w:val="-16"/>
            <w:sz w:val="16"/>
          </w:rPr>
          <w:delText>h</w:delText>
        </w:r>
      </w:del>
      <w:ins w:id="361" w:author="Author" w:date="2024-02-01T10:43:00Z">
        <w:r w:rsidRPr="00E60ED9">
          <w:rPr>
            <w:rFonts w:ascii="Bookman Old Style"/>
            <w:spacing w:val="-16"/>
            <w:sz w:val="16"/>
          </w:rPr>
          <w:t>with</w:t>
        </w:r>
      </w:ins>
      <w:proofErr w:type="gramStart"/>
      <w:r w:rsidRPr="00E60ED9">
        <w:rPr>
          <w:rFonts w:ascii="Arial Narrow"/>
          <w:spacing w:val="-16"/>
          <w:position w:val="21"/>
        </w:rPr>
        <w:t>,.</w:t>
      </w:r>
      <w:proofErr w:type="gramEnd"/>
      <w:r w:rsidRPr="00E60ED9">
        <w:rPr>
          <w:rFonts w:ascii="Bookman Old Style"/>
          <w:spacing w:val="-16"/>
          <w:sz w:val="16"/>
        </w:rPr>
        <w:t>minimum</w:t>
      </w:r>
      <w:r w:rsidRPr="00E60ED9">
        <w:rPr>
          <w:rFonts w:ascii="Bookman Old Style"/>
          <w:spacing w:val="11"/>
          <w:sz w:val="16"/>
        </w:rPr>
        <w:t xml:space="preserve"> </w:t>
      </w:r>
      <w:del w:id="362" w:author="Author" w:date="2024-02-01T10:43:00Z">
        <w:r w:rsidR="00581875">
          <w:rPr>
            <w:rFonts w:ascii="Bookman Old Style"/>
            <w:spacing w:val="-16"/>
            <w:sz w:val="16"/>
          </w:rPr>
          <w:delText>s</w:delText>
        </w:r>
        <w:r w:rsidR="00581875">
          <w:rPr>
            <w:rFonts w:ascii="Arial Narrow"/>
            <w:spacing w:val="-16"/>
            <w:position w:val="21"/>
          </w:rPr>
          <w:delText>..</w:delText>
        </w:r>
        <w:r w:rsidR="00581875">
          <w:rPr>
            <w:rFonts w:ascii="Bookman Old Style"/>
            <w:spacing w:val="-16"/>
            <w:sz w:val="16"/>
          </w:rPr>
          <w:delText>upply</w:delText>
        </w:r>
      </w:del>
      <w:ins w:id="363" w:author="Author" w:date="2024-02-01T10:43:00Z">
        <w:r w:rsidRPr="00E60ED9">
          <w:rPr>
            <w:rFonts w:ascii="Bookman Old Style"/>
            <w:spacing w:val="-16"/>
            <w:sz w:val="16"/>
          </w:rPr>
          <w:t>supply</w:t>
        </w:r>
      </w:ins>
      <w:r w:rsidRPr="00E60ED9">
        <w:rPr>
          <w:rFonts w:ascii="Bookman Old Style"/>
          <w:spacing w:val="10"/>
          <w:sz w:val="16"/>
        </w:rPr>
        <w:t xml:space="preserve"> </w:t>
      </w:r>
      <w:r w:rsidRPr="00E60ED9">
        <w:rPr>
          <w:rFonts w:ascii="Bookman Old Style"/>
          <w:spacing w:val="-16"/>
          <w:sz w:val="16"/>
        </w:rPr>
        <w:t>cost</w:t>
      </w:r>
    </w:p>
    <w:p w14:paraId="50DB6538" w14:textId="77777777" w:rsidR="007F257B" w:rsidRPr="00E60ED9" w:rsidRDefault="007F257B">
      <w:pPr>
        <w:pStyle w:val="Textkrper"/>
        <w:spacing w:before="105"/>
        <w:rPr>
          <w:rFonts w:ascii="Bookman Old Style"/>
          <w:sz w:val="16"/>
        </w:rPr>
      </w:pPr>
    </w:p>
    <w:p w14:paraId="0BC708E3" w14:textId="77777777" w:rsidR="007F257B" w:rsidRPr="00E60ED9" w:rsidRDefault="00FF3C28" w:rsidP="003741D5">
      <w:pPr>
        <w:pStyle w:val="berschrift3"/>
        <w:numPr>
          <w:ilvl w:val="2"/>
          <w:numId w:val="10"/>
        </w:numPr>
        <w:tabs>
          <w:tab w:val="left" w:pos="878"/>
        </w:tabs>
      </w:pPr>
      <w:r w:rsidRPr="00E60ED9">
        <w:rPr>
          <w:spacing w:val="-2"/>
        </w:rPr>
        <w:t>Constraints</w:t>
      </w:r>
    </w:p>
    <w:p w14:paraId="6DACA363" w14:textId="77777777" w:rsidR="007F257B" w:rsidRPr="00E60ED9" w:rsidRDefault="00FF3C28">
      <w:pPr>
        <w:spacing w:line="414" w:lineRule="exact"/>
        <w:ind w:left="111"/>
        <w:rPr>
          <w:rFonts w:ascii="Bookman Old Style"/>
          <w:sz w:val="16"/>
        </w:rPr>
      </w:pPr>
      <w:r w:rsidRPr="00E60ED9">
        <w:br w:type="column"/>
      </w:r>
      <w:del w:id="364" w:author="Author" w:date="2024-02-01T10:43:00Z">
        <w:r w:rsidR="00581875">
          <w:rPr>
            <w:rFonts w:ascii="Bookman Old Style"/>
            <w:spacing w:val="-6"/>
            <w:w w:val="90"/>
            <w:sz w:val="16"/>
          </w:rPr>
          <w:delText>Europea</w:delText>
        </w:r>
        <w:r w:rsidR="00581875">
          <w:rPr>
            <w:rFonts w:ascii="Arial Narrow"/>
            <w:spacing w:val="-6"/>
            <w:w w:val="90"/>
            <w:position w:val="21"/>
          </w:rPr>
          <w:delText>..</w:delText>
        </w:r>
        <w:r w:rsidR="00581875">
          <w:rPr>
            <w:rFonts w:ascii="Bookman Old Style"/>
            <w:spacing w:val="-6"/>
            <w:w w:val="90"/>
            <w:sz w:val="16"/>
          </w:rPr>
          <w:delText>n</w:delText>
        </w:r>
      </w:del>
      <w:ins w:id="365" w:author="Author" w:date="2024-02-01T10:43:00Z">
        <w:r w:rsidRPr="00E60ED9">
          <w:rPr>
            <w:rFonts w:ascii="Bookman Old Style"/>
            <w:spacing w:val="-6"/>
            <w:w w:val="90"/>
            <w:sz w:val="16"/>
          </w:rPr>
          <w:t>European</w:t>
        </w:r>
      </w:ins>
      <w:r w:rsidRPr="00E60ED9">
        <w:rPr>
          <w:rFonts w:ascii="Bookman Old Style"/>
          <w:spacing w:val="-4"/>
          <w:sz w:val="16"/>
        </w:rPr>
        <w:t xml:space="preserve"> </w:t>
      </w:r>
      <w:r w:rsidRPr="00E60ED9">
        <w:rPr>
          <w:rFonts w:ascii="Bookman Old Style"/>
          <w:spacing w:val="-6"/>
          <w:w w:val="90"/>
          <w:sz w:val="16"/>
        </w:rPr>
        <w:t>domestic</w:t>
      </w:r>
      <w:r w:rsidRPr="00E60ED9">
        <w:rPr>
          <w:rFonts w:ascii="Bookman Old Style"/>
          <w:spacing w:val="-4"/>
          <w:sz w:val="16"/>
        </w:rPr>
        <w:t xml:space="preserve"> </w:t>
      </w:r>
      <w:del w:id="366" w:author="Author" w:date="2024-02-01T10:43:00Z">
        <w:r w:rsidR="00581875">
          <w:rPr>
            <w:rFonts w:ascii="Bookman Old Style"/>
            <w:spacing w:val="-6"/>
            <w:w w:val="90"/>
            <w:sz w:val="16"/>
          </w:rPr>
          <w:delText>prod</w:delText>
        </w:r>
        <w:r w:rsidR="00581875">
          <w:rPr>
            <w:rFonts w:ascii="Arial Narrow"/>
            <w:spacing w:val="-6"/>
            <w:w w:val="90"/>
            <w:position w:val="21"/>
          </w:rPr>
          <w:delText>_</w:delText>
        </w:r>
        <w:r w:rsidR="00581875">
          <w:rPr>
            <w:rFonts w:ascii="Bookman Old Style"/>
            <w:spacing w:val="-6"/>
            <w:w w:val="90"/>
            <w:sz w:val="16"/>
          </w:rPr>
          <w:delText>u</w:delText>
        </w:r>
        <w:r w:rsidR="00581875">
          <w:rPr>
            <w:rFonts w:ascii="Arial Narrow"/>
            <w:spacing w:val="-6"/>
            <w:w w:val="90"/>
            <w:position w:val="21"/>
          </w:rPr>
          <w:delText>,.</w:delText>
        </w:r>
        <w:r w:rsidR="00581875">
          <w:rPr>
            <w:rFonts w:ascii="Bookman Old Style"/>
            <w:spacing w:val="-6"/>
            <w:w w:val="90"/>
            <w:sz w:val="16"/>
          </w:rPr>
          <w:delText>ction</w:delText>
        </w:r>
      </w:del>
      <w:ins w:id="367" w:author="Author" w:date="2024-02-01T10:43:00Z">
        <w:r w:rsidRPr="00E60ED9">
          <w:rPr>
            <w:rFonts w:ascii="Bookman Old Style"/>
            <w:spacing w:val="-6"/>
            <w:w w:val="90"/>
            <w:sz w:val="16"/>
          </w:rPr>
          <w:t>production</w:t>
        </w:r>
      </w:ins>
      <w:r w:rsidRPr="00E60ED9">
        <w:rPr>
          <w:rFonts w:ascii="Bookman Old Style"/>
          <w:spacing w:val="-3"/>
          <w:sz w:val="16"/>
        </w:rPr>
        <w:t xml:space="preserve"> </w:t>
      </w:r>
      <w:r w:rsidRPr="00E60ED9">
        <w:rPr>
          <w:rFonts w:ascii="Bookman Old Style"/>
          <w:spacing w:val="-6"/>
          <w:w w:val="90"/>
          <w:sz w:val="16"/>
        </w:rPr>
        <w:t>equipped</w:t>
      </w:r>
      <w:r w:rsidRPr="00E60ED9">
        <w:rPr>
          <w:rFonts w:ascii="Bookman Old Style"/>
          <w:spacing w:val="-4"/>
          <w:sz w:val="16"/>
        </w:rPr>
        <w:t xml:space="preserve"> </w:t>
      </w:r>
      <w:del w:id="368" w:author="Author" w:date="2024-02-01T10:43:00Z">
        <w:r w:rsidR="00581875">
          <w:rPr>
            <w:rFonts w:ascii="Bookman Old Style"/>
            <w:spacing w:val="-6"/>
            <w:w w:val="90"/>
            <w:sz w:val="16"/>
          </w:rPr>
          <w:delText>w</w:delText>
        </w:r>
        <w:r w:rsidR="00581875">
          <w:rPr>
            <w:rFonts w:ascii="Arial Narrow"/>
            <w:spacing w:val="-6"/>
            <w:w w:val="90"/>
            <w:position w:val="21"/>
          </w:rPr>
          <w:delText>..</w:delText>
        </w:r>
        <w:r w:rsidR="00581875">
          <w:rPr>
            <w:rFonts w:ascii="Bookman Old Style"/>
            <w:spacing w:val="-6"/>
            <w:w w:val="90"/>
            <w:sz w:val="16"/>
          </w:rPr>
          <w:delText>ith</w:delText>
        </w:r>
      </w:del>
      <w:ins w:id="369" w:author="Author" w:date="2024-02-01T10:43:00Z">
        <w:r w:rsidRPr="00E60ED9">
          <w:rPr>
            <w:rFonts w:ascii="Bookman Old Style"/>
            <w:spacing w:val="-6"/>
            <w:w w:val="90"/>
            <w:sz w:val="16"/>
          </w:rPr>
          <w:t>with</w:t>
        </w:r>
      </w:ins>
      <w:r w:rsidRPr="00E60ED9">
        <w:rPr>
          <w:rFonts w:ascii="Bookman Old Style"/>
          <w:spacing w:val="-3"/>
          <w:sz w:val="16"/>
        </w:rPr>
        <w:t xml:space="preserve"> </w:t>
      </w:r>
      <w:r w:rsidRPr="00E60ED9">
        <w:rPr>
          <w:rFonts w:ascii="Bookman Old Style"/>
          <w:spacing w:val="-6"/>
          <w:w w:val="90"/>
          <w:sz w:val="16"/>
        </w:rPr>
        <w:t>CCS</w:t>
      </w:r>
    </w:p>
    <w:p w14:paraId="1304EC47" w14:textId="77777777" w:rsidR="007F257B" w:rsidRPr="00E60ED9" w:rsidRDefault="007F257B">
      <w:pPr>
        <w:spacing w:line="414" w:lineRule="exact"/>
        <w:rPr>
          <w:rFonts w:ascii="Bookman Old Style"/>
          <w:sz w:val="16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2" w:space="720" w:equalWidth="0">
            <w:col w:w="5038" w:space="90"/>
            <w:col w:w="5532"/>
          </w:cols>
        </w:sectPr>
      </w:pPr>
    </w:p>
    <w:p w14:paraId="3EE91511" w14:textId="77777777" w:rsidR="007F257B" w:rsidRPr="00E60ED9" w:rsidRDefault="00FF3C28">
      <w:pPr>
        <w:pStyle w:val="Textkrper"/>
        <w:spacing w:before="154" w:line="237" w:lineRule="auto"/>
        <w:ind w:left="111" w:right="609"/>
        <w:jc w:val="both"/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42240" behindDoc="1" locked="0" layoutInCell="1" allowOverlap="1" wp14:anchorId="1188F962" wp14:editId="4ED3CD49">
                <wp:simplePos x="0" y="0"/>
                <wp:positionH relativeFrom="page">
                  <wp:posOffset>2565565</wp:posOffset>
                </wp:positionH>
                <wp:positionV relativeFrom="paragraph">
                  <wp:posOffset>345193</wp:posOffset>
                </wp:positionV>
                <wp:extent cx="50165" cy="10160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961829" w14:textId="77777777" w:rsidR="009D3118" w:rsidRDefault="009D3118">
                            <w:pPr>
                              <w:spacing w:line="157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Bookman Old Style"/>
                                <w:i/>
                                <w:spacing w:val="-10"/>
                                <w:w w:val="90"/>
                                <w:sz w:val="16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8F962" id="Textbox 11" o:spid="_x0000_s1029" type="#_x0000_t202" style="position:absolute;left:0;text-align:left;margin-left:202pt;margin-top:27.2pt;width:3.95pt;height:8pt;z-index:-1767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" filled="f" stroked="f">
                <v:path arrowok="t"/>
                <v:textbox inset="0,0,0,0">
                  <w:txbxContent>
                    <w:p w14:paraId="52961829" w14:textId="77777777" w:rsidR="009D3118" w:rsidRDefault="009D3118">
                      <w:pPr>
                        <w:spacing w:line="157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proofErr w:type="gramStart"/>
                      <w:r>
                        <w:rPr>
                          <w:rFonts w:ascii="Bookman Old Style"/>
                          <w:i/>
                          <w:spacing w:val="-10"/>
                          <w:w w:val="90"/>
                          <w:sz w:val="16"/>
                        </w:rPr>
                        <w:t>e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t>Equation</w:t>
      </w:r>
      <w:r w:rsidRPr="00E60ED9">
        <w:rPr>
          <w:spacing w:val="-1"/>
        </w:rPr>
        <w:t xml:space="preserve"> </w:t>
      </w:r>
      <w:hyperlink w:anchor="_bookmark9" w:history="1">
        <w:r w:rsidRPr="00E60ED9">
          <w:t>2</w:t>
        </w:r>
      </w:hyperlink>
      <w:r w:rsidRPr="00E60ED9">
        <w:rPr>
          <w:spacing w:val="-1"/>
        </w:rPr>
        <w:t xml:space="preserve"> </w:t>
      </w:r>
      <w:r w:rsidRPr="00E60ED9">
        <w:t>ensures</w:t>
      </w:r>
      <w:r w:rsidRPr="00E60ED9">
        <w:rPr>
          <w:spacing w:val="-1"/>
        </w:rPr>
        <w:t xml:space="preserve"> </w:t>
      </w:r>
      <w:r w:rsidRPr="00E60ED9">
        <w:t>that</w:t>
      </w:r>
      <w:r w:rsidRPr="00E60ED9">
        <w:rPr>
          <w:spacing w:val="-1"/>
        </w:rPr>
        <w:t xml:space="preserve"> </w:t>
      </w:r>
      <w:r w:rsidRPr="00E60ED9">
        <w:t>the</w:t>
      </w:r>
      <w:r w:rsidRPr="00E60ED9">
        <w:rPr>
          <w:spacing w:val="-1"/>
        </w:rPr>
        <w:t xml:space="preserve"> </w:t>
      </w:r>
      <w:r w:rsidRPr="00E60ED9">
        <w:t>total</w:t>
      </w:r>
      <w:r w:rsidRPr="00E60ED9">
        <w:rPr>
          <w:spacing w:val="-1"/>
        </w:rPr>
        <w:t xml:space="preserve"> </w:t>
      </w:r>
      <w:r w:rsidRPr="00E60ED9">
        <w:t>export</w:t>
      </w:r>
      <w:r w:rsidRPr="00E60ED9">
        <w:rPr>
          <w:spacing w:val="-1"/>
        </w:rPr>
        <w:t xml:space="preserve"> </w:t>
      </w:r>
      <w:r w:rsidRPr="00E60ED9">
        <w:t>quantity</w:t>
      </w:r>
      <w:r w:rsidRPr="00E60ED9">
        <w:rPr>
          <w:spacing w:val="-1"/>
        </w:rPr>
        <w:t xml:space="preserve"> </w:t>
      </w:r>
      <w:r w:rsidRPr="00E60ED9">
        <w:t>(i.e</w:t>
      </w:r>
      <w:del w:id="370" w:author="Author" w:date="2024-02-01T10:43:00Z">
        <w:r w:rsidR="00581875">
          <w:delText>.</w:delText>
        </w:r>
      </w:del>
      <w:ins w:id="371" w:author="Author" w:date="2024-02-01T10:43:00Z">
        <w:r w:rsidRPr="00E60ED9">
          <w:t>.</w:t>
        </w:r>
        <w:r w:rsidR="00C50E04">
          <w:t>,</w:t>
        </w:r>
      </w:ins>
      <w:r w:rsidRPr="00E60ED9">
        <w:rPr>
          <w:spacing w:val="20"/>
        </w:rPr>
        <w:t xml:space="preserve"> </w:t>
      </w:r>
      <w:r w:rsidRPr="00E60ED9">
        <w:t>the</w:t>
      </w:r>
      <w:r w:rsidRPr="00E60ED9">
        <w:rPr>
          <w:spacing w:val="-1"/>
        </w:rPr>
        <w:t xml:space="preserve"> </w:t>
      </w:r>
      <w:r w:rsidRPr="00E60ED9">
        <w:t>sum</w:t>
      </w:r>
      <w:r w:rsidRPr="00E60ED9">
        <w:rPr>
          <w:spacing w:val="-1"/>
        </w:rPr>
        <w:t xml:space="preserve"> </w:t>
      </w:r>
      <w:r w:rsidRPr="00E60ED9">
        <w:t>over</w:t>
      </w:r>
      <w:r w:rsidRPr="00E60ED9">
        <w:rPr>
          <w:spacing w:val="-1"/>
        </w:rPr>
        <w:t xml:space="preserve"> </w:t>
      </w:r>
      <w:r w:rsidRPr="00E60ED9">
        <w:t>all</w:t>
      </w:r>
      <w:r w:rsidRPr="00E60ED9">
        <w:rPr>
          <w:spacing w:val="-1"/>
        </w:rPr>
        <w:t xml:space="preserve"> </w:t>
      </w:r>
      <w:r w:rsidRPr="00E60ED9">
        <w:t>importers</w:t>
      </w:r>
      <w:r w:rsidRPr="00E60ED9">
        <w:rPr>
          <w:spacing w:val="-2"/>
        </w:rPr>
        <w:t xml:space="preserve"> </w:t>
      </w:r>
      <w:proofErr w:type="spellStart"/>
      <w:r w:rsidRPr="00E60ED9">
        <w:rPr>
          <w:rFonts w:ascii="Bookman Old Style"/>
          <w:i/>
        </w:rPr>
        <w:t>i</w:t>
      </w:r>
      <w:proofErr w:type="spellEnd"/>
      <w:r w:rsidRPr="00E60ED9">
        <w:t>)</w:t>
      </w:r>
      <w:r w:rsidRPr="00E60ED9">
        <w:rPr>
          <w:spacing w:val="-1"/>
        </w:rPr>
        <w:t xml:space="preserve"> </w:t>
      </w:r>
      <w:r w:rsidRPr="00E60ED9">
        <w:t>is</w:t>
      </w:r>
      <w:r w:rsidRPr="00E60ED9">
        <w:rPr>
          <w:spacing w:val="-1"/>
        </w:rPr>
        <w:t xml:space="preserve"> </w:t>
      </w:r>
      <w:r w:rsidRPr="00E60ED9">
        <w:t>less</w:t>
      </w:r>
      <w:r w:rsidRPr="00E60ED9">
        <w:rPr>
          <w:spacing w:val="-1"/>
        </w:rPr>
        <w:t xml:space="preserve"> </w:t>
      </w:r>
      <w:r w:rsidRPr="00E60ED9">
        <w:t>than</w:t>
      </w:r>
      <w:r w:rsidRPr="00E60ED9">
        <w:rPr>
          <w:spacing w:val="-1"/>
        </w:rPr>
        <w:t xml:space="preserve"> </w:t>
      </w:r>
      <w:r w:rsidRPr="00E60ED9">
        <w:t>or</w:t>
      </w:r>
      <w:r w:rsidRPr="00E60ED9">
        <w:rPr>
          <w:spacing w:val="-1"/>
        </w:rPr>
        <w:t xml:space="preserve"> </w:t>
      </w:r>
      <w:r w:rsidRPr="00E60ED9">
        <w:t xml:space="preserve">equal to the liquefaction capacity </w:t>
      </w:r>
      <w:proofErr w:type="spellStart"/>
      <w:r w:rsidRPr="00E60ED9">
        <w:rPr>
          <w:rFonts w:ascii="Bookman Old Style"/>
          <w:i/>
        </w:rPr>
        <w:t>Q</w:t>
      </w:r>
      <w:r w:rsidRPr="00E60ED9">
        <w:rPr>
          <w:rFonts w:ascii="Bookman Old Style"/>
          <w:i/>
          <w:vertAlign w:val="superscript"/>
        </w:rPr>
        <w:t>Liq</w:t>
      </w:r>
      <w:proofErr w:type="spellEnd"/>
      <w:r w:rsidRPr="00E60ED9">
        <w:rPr>
          <w:rFonts w:ascii="Bookman Old Style"/>
          <w:i/>
        </w:rPr>
        <w:t xml:space="preserve"> </w:t>
      </w:r>
      <w:r w:rsidRPr="00E60ED9">
        <w:t xml:space="preserve">per exporter </w:t>
      </w:r>
      <w:r w:rsidRPr="00E60ED9">
        <w:rPr>
          <w:rFonts w:ascii="Bookman Old Style"/>
          <w:i/>
        </w:rPr>
        <w:t>e</w:t>
      </w:r>
      <w:r w:rsidRPr="00E60ED9">
        <w:t>.</w:t>
      </w:r>
      <w:r w:rsidRPr="00E60ED9">
        <w:rPr>
          <w:spacing w:val="40"/>
        </w:rPr>
        <w:t xml:space="preserve"> </w:t>
      </w:r>
      <w:r w:rsidRPr="00E60ED9">
        <w:t>Note that the liquefaction capacity is an exogenously defined parameter and not determined by the optimal solution.</w:t>
      </w:r>
    </w:p>
    <w:p w14:paraId="0EDA0CA3" w14:textId="77777777" w:rsidR="007F257B" w:rsidRPr="00E60ED9" w:rsidRDefault="007F257B">
      <w:pPr>
        <w:pStyle w:val="Textkrper"/>
        <w:spacing w:before="3"/>
        <w:rPr>
          <w:sz w:val="16"/>
        </w:rPr>
      </w:pPr>
    </w:p>
    <w:p w14:paraId="5E238C6D" w14:textId="77777777" w:rsidR="007F257B" w:rsidRPr="00E60ED9" w:rsidRDefault="007F257B">
      <w:pPr>
        <w:rPr>
          <w:sz w:val="16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14CF08D1" w14:textId="77777777" w:rsidR="007F257B" w:rsidRPr="00E60ED9" w:rsidRDefault="00FF3C28">
      <w:pPr>
        <w:spacing w:before="55"/>
        <w:jc w:val="right"/>
        <w:rPr>
          <w:rFonts w:ascii="Bookman Old Style" w:hAnsi="Bookman Old Style"/>
          <w:i/>
          <w:sz w:val="16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42752" behindDoc="1" locked="0" layoutInCell="1" allowOverlap="1" wp14:anchorId="2E775B90" wp14:editId="34006853">
                <wp:simplePos x="0" y="0"/>
                <wp:positionH relativeFrom="page">
                  <wp:posOffset>3955605</wp:posOffset>
                </wp:positionH>
                <wp:positionV relativeFrom="paragraph">
                  <wp:posOffset>257669</wp:posOffset>
                </wp:positionV>
                <wp:extent cx="50165" cy="101600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45911B" w14:textId="77777777" w:rsidR="009D3118" w:rsidRDefault="009D3118">
                            <w:pPr>
                              <w:spacing w:line="157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Bookman Old Style"/>
                                <w:i/>
                                <w:spacing w:val="-10"/>
                                <w:w w:val="90"/>
                                <w:sz w:val="16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75B90" id="Textbox 12" o:spid="_x0000_s1030" type="#_x0000_t202" style="position:absolute;left:0;text-align:left;margin-left:311.45pt;margin-top:20.3pt;width:3.95pt;height:8pt;z-index:-1767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" filled="f" stroked="f">
                <v:path arrowok="t"/>
                <v:textbox inset="0,0,0,0">
                  <w:txbxContent>
                    <w:p w14:paraId="5345911B" w14:textId="77777777" w:rsidR="009D3118" w:rsidRDefault="009D3118">
                      <w:pPr>
                        <w:spacing w:line="157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proofErr w:type="gramStart"/>
                      <w:r>
                        <w:rPr>
                          <w:rFonts w:ascii="Bookman Old Style"/>
                          <w:i/>
                          <w:spacing w:val="-10"/>
                          <w:w w:val="90"/>
                          <w:sz w:val="16"/>
                        </w:rPr>
                        <w:t>e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Arial Narrow" w:hAnsi="Arial Narrow"/>
          <w:w w:val="215"/>
          <w:position w:val="12"/>
        </w:rPr>
        <w:t>X</w:t>
      </w:r>
      <w:r w:rsidRPr="00E60ED9">
        <w:rPr>
          <w:rFonts w:ascii="Arial Narrow" w:hAnsi="Arial Narrow"/>
          <w:spacing w:val="-72"/>
          <w:w w:val="215"/>
          <w:position w:val="12"/>
        </w:rPr>
        <w:t xml:space="preserve"> </w:t>
      </w:r>
      <w:r w:rsidRPr="00E60ED9">
        <w:rPr>
          <w:rFonts w:ascii="Bookman Old Style" w:hAnsi="Bookman Old Style"/>
          <w:i/>
          <w:w w:val="110"/>
          <w:position w:val="-8"/>
        </w:rPr>
        <w:t>q</w:t>
      </w:r>
      <w:proofErr w:type="spellStart"/>
      <w:r w:rsidRPr="00E60ED9">
        <w:rPr>
          <w:rFonts w:ascii="Bookman Old Style" w:hAnsi="Bookman Old Style"/>
          <w:i/>
          <w:w w:val="110"/>
          <w:position w:val="-11"/>
          <w:sz w:val="16"/>
        </w:rPr>
        <w:t>e</w:t>
      </w:r>
      <w:proofErr w:type="gramStart"/>
      <w:r w:rsidRPr="00E60ED9">
        <w:rPr>
          <w:rFonts w:ascii="Bookman Old Style" w:hAnsi="Bookman Old Style"/>
          <w:i/>
          <w:w w:val="110"/>
          <w:position w:val="-11"/>
          <w:sz w:val="16"/>
        </w:rPr>
        <w:t>,i</w:t>
      </w:r>
      <w:proofErr w:type="spellEnd"/>
      <w:proofErr w:type="gramEnd"/>
      <w:r w:rsidRPr="00E60ED9">
        <w:rPr>
          <w:rFonts w:ascii="Bookman Old Style" w:hAnsi="Bookman Old Style"/>
          <w:i/>
          <w:spacing w:val="-3"/>
          <w:w w:val="110"/>
          <w:position w:val="-11"/>
          <w:sz w:val="16"/>
        </w:rPr>
        <w:t xml:space="preserve"> </w:t>
      </w:r>
      <w:r w:rsidRPr="00E60ED9">
        <w:rPr>
          <w:rFonts w:ascii="Lucida Sans Unicode" w:hAnsi="Lucida Sans Unicode"/>
          <w:w w:val="110"/>
          <w:position w:val="-8"/>
        </w:rPr>
        <w:t>≤</w:t>
      </w:r>
      <w:r w:rsidRPr="00E60ED9">
        <w:rPr>
          <w:rFonts w:ascii="Lucida Sans Unicode" w:hAnsi="Lucida Sans Unicode"/>
          <w:spacing w:val="-19"/>
          <w:w w:val="110"/>
          <w:position w:val="-8"/>
        </w:rPr>
        <w:t xml:space="preserve"> </w:t>
      </w:r>
      <w:r w:rsidRPr="00E60ED9">
        <w:rPr>
          <w:rFonts w:ascii="Bookman Old Style" w:hAnsi="Bookman Old Style"/>
          <w:i/>
          <w:spacing w:val="-4"/>
          <w:w w:val="110"/>
          <w:position w:val="-8"/>
        </w:rPr>
        <w:t>Q</w:t>
      </w:r>
      <w:proofErr w:type="spellStart"/>
      <w:r w:rsidRPr="00E60ED9">
        <w:rPr>
          <w:rFonts w:ascii="Bookman Old Style" w:hAnsi="Bookman Old Style"/>
          <w:i/>
          <w:spacing w:val="-4"/>
          <w:w w:val="110"/>
          <w:sz w:val="16"/>
        </w:rPr>
        <w:t>Liq</w:t>
      </w:r>
      <w:proofErr w:type="spellEnd"/>
    </w:p>
    <w:p w14:paraId="6591FDE2" w14:textId="77777777" w:rsidR="007F257B" w:rsidRPr="00E60ED9" w:rsidRDefault="00FF3C28">
      <w:pPr>
        <w:tabs>
          <w:tab w:val="left" w:pos="4291"/>
        </w:tabs>
        <w:spacing w:before="230"/>
        <w:ind w:left="254"/>
      </w:pPr>
      <w:r w:rsidRPr="00E60ED9">
        <w:br w:type="column"/>
      </w:r>
      <w:r w:rsidRPr="00E60ED9">
        <w:t>:</w:t>
      </w:r>
      <w:r w:rsidRPr="00E60ED9">
        <w:rPr>
          <w:spacing w:val="9"/>
        </w:rPr>
        <w:t xml:space="preserve"> </w:t>
      </w:r>
      <w:r w:rsidRPr="00E60ED9">
        <w:rPr>
          <w:rFonts w:ascii="Lucida Sans Unicode" w:hAnsi="Lucida Sans Unicode"/>
          <w:spacing w:val="-5"/>
        </w:rPr>
        <w:t>∀</w:t>
      </w:r>
      <w:r w:rsidRPr="00E60ED9">
        <w:rPr>
          <w:rFonts w:ascii="Bookman Old Style" w:hAnsi="Bookman Old Style"/>
          <w:i/>
          <w:spacing w:val="-5"/>
        </w:rPr>
        <w:t>e</w:t>
      </w:r>
      <w:r w:rsidRPr="00E60ED9">
        <w:rPr>
          <w:rFonts w:ascii="Bookman Old Style" w:hAnsi="Bookman Old Style"/>
          <w:i/>
        </w:rPr>
        <w:tab/>
      </w:r>
      <w:bookmarkStart w:id="372" w:name="_bookmark9"/>
      <w:bookmarkEnd w:id="372"/>
      <w:r w:rsidRPr="00E60ED9">
        <w:rPr>
          <w:spacing w:val="-5"/>
        </w:rPr>
        <w:t>(2)</w:t>
      </w:r>
    </w:p>
    <w:p w14:paraId="2CC5BDA4" w14:textId="77777777" w:rsidR="007F257B" w:rsidRPr="00E60ED9" w:rsidRDefault="007F257B">
      <w:p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2" w:space="720" w:equalWidth="0">
            <w:col w:w="5438" w:space="40"/>
            <w:col w:w="5182"/>
          </w:cols>
        </w:sectPr>
      </w:pPr>
    </w:p>
    <w:p w14:paraId="3908FDB1" w14:textId="77777777" w:rsidR="007F257B" w:rsidRPr="00E60ED9" w:rsidRDefault="00FF3C28">
      <w:pPr>
        <w:spacing w:before="14"/>
        <w:ind w:right="2175"/>
        <w:jc w:val="center"/>
        <w:rPr>
          <w:rFonts w:ascii="Bookman Old Style"/>
          <w:i/>
          <w:sz w:val="16"/>
        </w:rPr>
      </w:pPr>
      <w:proofErr w:type="spellStart"/>
      <w:proofErr w:type="gramStart"/>
      <w:r w:rsidRPr="00E60ED9">
        <w:rPr>
          <w:rFonts w:ascii="Bookman Old Style"/>
          <w:i/>
          <w:spacing w:val="-10"/>
          <w:w w:val="130"/>
          <w:sz w:val="16"/>
        </w:rPr>
        <w:t>i</w:t>
      </w:r>
      <w:proofErr w:type="spellEnd"/>
      <w:proofErr w:type="gramEnd"/>
    </w:p>
    <w:p w14:paraId="28F94339" w14:textId="77777777" w:rsidR="007F257B" w:rsidRPr="00E60ED9" w:rsidRDefault="00FF3C28">
      <w:pPr>
        <w:pStyle w:val="Textkrper"/>
        <w:spacing w:before="151" w:line="237" w:lineRule="auto"/>
        <w:ind w:left="111" w:right="609" w:firstLine="338"/>
        <w:jc w:val="both"/>
      </w:pPr>
      <w:r w:rsidRPr="00E60ED9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643264" behindDoc="1" locked="0" layoutInCell="1" allowOverlap="1" wp14:anchorId="0EAEF6CC" wp14:editId="693E9DE3">
                <wp:simplePos x="0" y="0"/>
                <wp:positionH relativeFrom="page">
                  <wp:posOffset>5577116</wp:posOffset>
                </wp:positionH>
                <wp:positionV relativeFrom="paragraph">
                  <wp:posOffset>366185</wp:posOffset>
                </wp:positionV>
                <wp:extent cx="36830" cy="101600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BEFE4E" w14:textId="77777777" w:rsidR="009D3118" w:rsidRDefault="009D3118">
                            <w:pPr>
                              <w:spacing w:line="157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Bookman Old Style"/>
                                <w:i/>
                                <w:spacing w:val="-10"/>
                                <w:w w:val="125"/>
                                <w:sz w:val="16"/>
                              </w:rPr>
                              <w:t>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EF6CC" id="Textbox 13" o:spid="_x0000_s1031" type="#_x0000_t202" style="position:absolute;left:0;text-align:left;margin-left:439.15pt;margin-top:28.85pt;width:2.9pt;height:8pt;z-index:-1767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" filled="f" stroked="f">
                <v:path arrowok="t"/>
                <v:textbox inset="0,0,0,0">
                  <w:txbxContent>
                    <w:p w14:paraId="5EBEFE4E" w14:textId="77777777" w:rsidR="009D3118" w:rsidRDefault="009D3118">
                      <w:pPr>
                        <w:spacing w:line="157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Bookman Old Style"/>
                          <w:i/>
                          <w:spacing w:val="-10"/>
                          <w:w w:val="125"/>
                          <w:sz w:val="16"/>
                        </w:rPr>
                        <w:t>i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t xml:space="preserve">Analogous to the previous equation, Equation </w:t>
      </w:r>
      <w:hyperlink w:anchor="_bookmark10" w:history="1">
        <w:r w:rsidRPr="00E60ED9">
          <w:t>3</w:t>
        </w:r>
      </w:hyperlink>
      <w:r w:rsidRPr="00E60ED9">
        <w:t xml:space="preserve"> guarantees that the total import quantity (i.e</w:t>
      </w:r>
      <w:del w:id="373" w:author="Author" w:date="2024-02-01T10:43:00Z">
        <w:r w:rsidR="00581875">
          <w:delText>.</w:delText>
        </w:r>
      </w:del>
      <w:ins w:id="374" w:author="Author" w:date="2024-02-01T10:43:00Z">
        <w:r w:rsidRPr="00E60ED9">
          <w:t>.</w:t>
        </w:r>
        <w:r w:rsidR="00656330">
          <w:t>,</w:t>
        </w:r>
      </w:ins>
      <w:r w:rsidRPr="00E60ED9">
        <w:rPr>
          <w:spacing w:val="37"/>
        </w:rPr>
        <w:t xml:space="preserve"> </w:t>
      </w:r>
      <w:r w:rsidRPr="00E60ED9">
        <w:t xml:space="preserve">the sum over all exporters </w:t>
      </w:r>
      <w:r w:rsidRPr="00E60ED9">
        <w:rPr>
          <w:rFonts w:ascii="Bookman Old Style"/>
          <w:i/>
        </w:rPr>
        <w:t>e</w:t>
      </w:r>
      <w:r w:rsidRPr="00E60ED9">
        <w:t xml:space="preserve">) is less than or equal to the regasification capacity </w:t>
      </w:r>
      <w:proofErr w:type="spellStart"/>
      <w:r w:rsidRPr="00E60ED9">
        <w:rPr>
          <w:rFonts w:ascii="Bookman Old Style"/>
          <w:i/>
        </w:rPr>
        <w:t>Q</w:t>
      </w:r>
      <w:r w:rsidRPr="00E60ED9">
        <w:rPr>
          <w:rFonts w:ascii="Bookman Old Style"/>
          <w:i/>
          <w:vertAlign w:val="superscript"/>
        </w:rPr>
        <w:t>regas</w:t>
      </w:r>
      <w:proofErr w:type="spellEnd"/>
      <w:r w:rsidRPr="00E60ED9">
        <w:rPr>
          <w:rFonts w:ascii="Bookman Old Style"/>
          <w:i/>
        </w:rPr>
        <w:t xml:space="preserve"> </w:t>
      </w:r>
      <w:r w:rsidRPr="00E60ED9">
        <w:t xml:space="preserve">per importer </w:t>
      </w:r>
      <w:proofErr w:type="spellStart"/>
      <w:r w:rsidRPr="00E60ED9">
        <w:rPr>
          <w:rFonts w:ascii="Bookman Old Style"/>
          <w:i/>
        </w:rPr>
        <w:t>i</w:t>
      </w:r>
      <w:proofErr w:type="spellEnd"/>
      <w:r w:rsidRPr="00E60ED9">
        <w:t>.</w:t>
      </w:r>
      <w:r w:rsidRPr="00E60ED9">
        <w:rPr>
          <w:spacing w:val="40"/>
        </w:rPr>
        <w:t xml:space="preserve"> </w:t>
      </w:r>
      <w:r w:rsidRPr="00E60ED9">
        <w:t>In other</w:t>
      </w:r>
      <w:r w:rsidRPr="00E60ED9">
        <w:rPr>
          <w:spacing w:val="-9"/>
        </w:rPr>
        <w:t xml:space="preserve"> </w:t>
      </w:r>
      <w:r w:rsidRPr="00E60ED9">
        <w:t>words,</w:t>
      </w:r>
      <w:r w:rsidRPr="00E60ED9">
        <w:rPr>
          <w:spacing w:val="-8"/>
        </w:rPr>
        <w:t xml:space="preserve"> </w:t>
      </w:r>
      <w:r w:rsidRPr="00E60ED9">
        <w:t>there</w:t>
      </w:r>
      <w:r w:rsidRPr="00E60ED9">
        <w:rPr>
          <w:spacing w:val="-8"/>
        </w:rPr>
        <w:t xml:space="preserve"> </w:t>
      </w:r>
      <w:r w:rsidRPr="00E60ED9">
        <w:t>is</w:t>
      </w:r>
      <w:r w:rsidRPr="00E60ED9">
        <w:rPr>
          <w:spacing w:val="-8"/>
        </w:rPr>
        <w:t xml:space="preserve"> </w:t>
      </w:r>
      <w:r w:rsidRPr="00E60ED9">
        <w:t>explicitly</w:t>
      </w:r>
      <w:r w:rsidRPr="00E60ED9">
        <w:rPr>
          <w:spacing w:val="-8"/>
        </w:rPr>
        <w:t xml:space="preserve"> </w:t>
      </w:r>
      <w:r w:rsidRPr="00E60ED9">
        <w:t>no</w:t>
      </w:r>
      <w:r w:rsidRPr="00E60ED9">
        <w:rPr>
          <w:spacing w:val="-8"/>
        </w:rPr>
        <w:t xml:space="preserve"> </w:t>
      </w:r>
      <w:r w:rsidRPr="00E60ED9">
        <w:t>optimal</w:t>
      </w:r>
      <w:r w:rsidRPr="00E60ED9">
        <w:rPr>
          <w:spacing w:val="-8"/>
        </w:rPr>
        <w:t xml:space="preserve"> </w:t>
      </w:r>
      <w:del w:id="375" w:author="Author" w:date="2024-02-01T10:43:00Z">
        <w:r w:rsidR="00581875">
          <w:delText>capacity</w:delText>
        </w:r>
        <w:r w:rsidR="00581875">
          <w:rPr>
            <w:spacing w:val="-8"/>
          </w:rPr>
          <w:delText xml:space="preserve"> </w:delText>
        </w:r>
      </w:del>
      <w:r w:rsidRPr="00E60ED9">
        <w:t>planning</w:t>
      </w:r>
      <w:r w:rsidRPr="00E60ED9">
        <w:rPr>
          <w:spacing w:val="-9"/>
        </w:rPr>
        <w:t xml:space="preserve"> </w:t>
      </w:r>
      <w:r w:rsidRPr="00E60ED9">
        <w:t>of</w:t>
      </w:r>
      <w:r w:rsidRPr="00E60ED9">
        <w:rPr>
          <w:spacing w:val="-8"/>
        </w:rPr>
        <w:t xml:space="preserve"> </w:t>
      </w:r>
      <w:r w:rsidRPr="00E60ED9">
        <w:t>liquefaction</w:t>
      </w:r>
      <w:r w:rsidRPr="00E60ED9">
        <w:rPr>
          <w:spacing w:val="-8"/>
        </w:rPr>
        <w:t xml:space="preserve"> </w:t>
      </w:r>
      <w:r w:rsidRPr="00E60ED9">
        <w:t>or</w:t>
      </w:r>
      <w:r w:rsidRPr="00E60ED9">
        <w:rPr>
          <w:spacing w:val="-8"/>
        </w:rPr>
        <w:t xml:space="preserve"> </w:t>
      </w:r>
      <w:r w:rsidRPr="00E60ED9">
        <w:t>regasification</w:t>
      </w:r>
      <w:r w:rsidRPr="00E60ED9">
        <w:rPr>
          <w:spacing w:val="-8"/>
        </w:rPr>
        <w:t xml:space="preserve"> </w:t>
      </w:r>
      <w:r w:rsidRPr="00E60ED9">
        <w:t>capacities.</w:t>
      </w:r>
    </w:p>
    <w:p w14:paraId="7D94A5F7" w14:textId="77777777" w:rsidR="007F257B" w:rsidRPr="00E60ED9" w:rsidRDefault="007F257B">
      <w:pPr>
        <w:pStyle w:val="Textkrper"/>
        <w:spacing w:before="2"/>
        <w:rPr>
          <w:sz w:val="16"/>
        </w:rPr>
      </w:pPr>
    </w:p>
    <w:p w14:paraId="4AAFE0C7" w14:textId="77777777" w:rsidR="007F257B" w:rsidRPr="00E60ED9" w:rsidRDefault="007F257B">
      <w:pPr>
        <w:rPr>
          <w:sz w:val="16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584F096F" w14:textId="77777777" w:rsidR="007F257B" w:rsidRPr="00E60ED9" w:rsidRDefault="00FF3C28">
      <w:pPr>
        <w:spacing w:before="59"/>
        <w:jc w:val="right"/>
        <w:rPr>
          <w:rFonts w:ascii="Bookman Old Style" w:hAnsi="Bookman Old Style"/>
          <w:i/>
          <w:sz w:val="16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43776" behindDoc="1" locked="0" layoutInCell="1" allowOverlap="1" wp14:anchorId="223C0CFF" wp14:editId="74CB4BF4">
                <wp:simplePos x="0" y="0"/>
                <wp:positionH relativeFrom="page">
                  <wp:posOffset>3898100</wp:posOffset>
                </wp:positionH>
                <wp:positionV relativeFrom="paragraph">
                  <wp:posOffset>264984</wp:posOffset>
                </wp:positionV>
                <wp:extent cx="36830" cy="101600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822530" w14:textId="77777777" w:rsidR="009D3118" w:rsidRDefault="009D3118">
                            <w:pPr>
                              <w:spacing w:line="157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Bookman Old Style"/>
                                <w:i/>
                                <w:spacing w:val="-10"/>
                                <w:w w:val="125"/>
                                <w:sz w:val="16"/>
                              </w:rPr>
                              <w:t>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C0CFF" id="Textbox 14" o:spid="_x0000_s1032" type="#_x0000_t202" style="position:absolute;left:0;text-align:left;margin-left:306.95pt;margin-top:20.85pt;width:2.9pt;height:8pt;z-index:-1767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" filled="f" stroked="f">
                <v:path arrowok="t"/>
                <v:textbox inset="0,0,0,0">
                  <w:txbxContent>
                    <w:p w14:paraId="7E822530" w14:textId="77777777" w:rsidR="009D3118" w:rsidRDefault="009D3118">
                      <w:pPr>
                        <w:spacing w:line="157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Bookman Old Style"/>
                          <w:i/>
                          <w:spacing w:val="-10"/>
                          <w:w w:val="125"/>
                          <w:sz w:val="16"/>
                        </w:rPr>
                        <w:t>i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Arial Narrow" w:hAnsi="Arial Narrow"/>
          <w:w w:val="235"/>
          <w:position w:val="10"/>
        </w:rPr>
        <w:t>X</w:t>
      </w:r>
      <w:r w:rsidRPr="00E60ED9">
        <w:rPr>
          <w:rFonts w:ascii="Arial Narrow" w:hAnsi="Arial Narrow"/>
          <w:spacing w:val="-82"/>
          <w:w w:val="235"/>
          <w:position w:val="10"/>
        </w:rPr>
        <w:t xml:space="preserve"> </w:t>
      </w:r>
      <w:r w:rsidRPr="00E60ED9">
        <w:rPr>
          <w:rFonts w:ascii="Bookman Old Style" w:hAnsi="Bookman Old Style"/>
          <w:i/>
          <w:w w:val="105"/>
          <w:position w:val="-10"/>
        </w:rPr>
        <w:t>q</w:t>
      </w:r>
      <w:proofErr w:type="spellStart"/>
      <w:r w:rsidRPr="00E60ED9">
        <w:rPr>
          <w:rFonts w:ascii="Bookman Old Style" w:hAnsi="Bookman Old Style"/>
          <w:i/>
          <w:w w:val="105"/>
          <w:position w:val="-13"/>
          <w:sz w:val="16"/>
        </w:rPr>
        <w:t>e</w:t>
      </w:r>
      <w:proofErr w:type="gramStart"/>
      <w:r w:rsidRPr="00E60ED9">
        <w:rPr>
          <w:rFonts w:ascii="Bookman Old Style" w:hAnsi="Bookman Old Style"/>
          <w:i/>
          <w:w w:val="105"/>
          <w:position w:val="-13"/>
          <w:sz w:val="16"/>
        </w:rPr>
        <w:t>,i</w:t>
      </w:r>
      <w:proofErr w:type="spellEnd"/>
      <w:proofErr w:type="gramEnd"/>
      <w:r w:rsidRPr="00E60ED9">
        <w:rPr>
          <w:rFonts w:ascii="Bookman Old Style" w:hAnsi="Bookman Old Style"/>
          <w:i/>
          <w:spacing w:val="2"/>
          <w:w w:val="105"/>
          <w:position w:val="-13"/>
          <w:sz w:val="16"/>
        </w:rPr>
        <w:t xml:space="preserve"> </w:t>
      </w:r>
      <w:r w:rsidRPr="00E60ED9">
        <w:rPr>
          <w:rFonts w:ascii="Lucida Sans Unicode" w:hAnsi="Lucida Sans Unicode"/>
          <w:w w:val="105"/>
          <w:position w:val="-10"/>
        </w:rPr>
        <w:t>≤</w:t>
      </w:r>
      <w:r w:rsidRPr="00E60ED9">
        <w:rPr>
          <w:rFonts w:ascii="Lucida Sans Unicode" w:hAnsi="Lucida Sans Unicode"/>
          <w:spacing w:val="-18"/>
          <w:w w:val="105"/>
          <w:position w:val="-10"/>
        </w:rPr>
        <w:t xml:space="preserve"> </w:t>
      </w:r>
      <w:r w:rsidRPr="00E60ED9">
        <w:rPr>
          <w:rFonts w:ascii="Bookman Old Style" w:hAnsi="Bookman Old Style"/>
          <w:i/>
          <w:spacing w:val="-2"/>
          <w:w w:val="105"/>
          <w:position w:val="-10"/>
        </w:rPr>
        <w:t>Q</w:t>
      </w:r>
      <w:proofErr w:type="spellStart"/>
      <w:r w:rsidRPr="00E60ED9">
        <w:rPr>
          <w:rFonts w:ascii="Bookman Old Style" w:hAnsi="Bookman Old Style"/>
          <w:i/>
          <w:spacing w:val="-2"/>
          <w:w w:val="105"/>
          <w:sz w:val="16"/>
        </w:rPr>
        <w:t>Regas</w:t>
      </w:r>
      <w:proofErr w:type="spellEnd"/>
    </w:p>
    <w:p w14:paraId="6B29CAAD" w14:textId="77777777" w:rsidR="007F257B" w:rsidRPr="00E60ED9" w:rsidRDefault="00FF3C28">
      <w:pPr>
        <w:tabs>
          <w:tab w:val="left" w:pos="4168"/>
        </w:tabs>
        <w:spacing w:before="230"/>
        <w:ind w:left="248"/>
      </w:pPr>
      <w:r w:rsidRPr="00E60ED9">
        <w:br w:type="column"/>
      </w:r>
      <w:r w:rsidRPr="00E60ED9">
        <w:t>:</w:t>
      </w:r>
      <w:r w:rsidRPr="00E60ED9">
        <w:rPr>
          <w:spacing w:val="9"/>
        </w:rPr>
        <w:t xml:space="preserve"> </w:t>
      </w:r>
      <w:r w:rsidRPr="00E60ED9">
        <w:rPr>
          <w:rFonts w:ascii="Lucida Sans Unicode" w:hAnsi="Lucida Sans Unicode"/>
          <w:spacing w:val="-5"/>
        </w:rPr>
        <w:t>∀</w:t>
      </w:r>
      <w:proofErr w:type="spellStart"/>
      <w:r w:rsidRPr="00E60ED9">
        <w:rPr>
          <w:rFonts w:ascii="Bookman Old Style" w:hAnsi="Bookman Old Style"/>
          <w:i/>
          <w:spacing w:val="-5"/>
        </w:rPr>
        <w:t>i</w:t>
      </w:r>
      <w:proofErr w:type="spellEnd"/>
      <w:r w:rsidRPr="00E60ED9">
        <w:rPr>
          <w:rFonts w:ascii="Bookman Old Style" w:hAnsi="Bookman Old Style"/>
          <w:i/>
        </w:rPr>
        <w:tab/>
      </w:r>
      <w:bookmarkStart w:id="376" w:name="_bookmark10"/>
      <w:bookmarkEnd w:id="376"/>
      <w:r w:rsidRPr="00E60ED9">
        <w:rPr>
          <w:spacing w:val="-5"/>
        </w:rPr>
        <w:t>(3)</w:t>
      </w:r>
    </w:p>
    <w:p w14:paraId="3D514981" w14:textId="77777777" w:rsidR="007F257B" w:rsidRPr="00E60ED9" w:rsidRDefault="007F257B">
      <w:p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2" w:space="720" w:equalWidth="0">
            <w:col w:w="5561" w:space="40"/>
            <w:col w:w="5059"/>
          </w:cols>
        </w:sectPr>
      </w:pPr>
    </w:p>
    <w:p w14:paraId="727DC109" w14:textId="77777777" w:rsidR="007F257B" w:rsidRPr="00E60ED9" w:rsidRDefault="00FF3C28">
      <w:pPr>
        <w:ind w:right="2356"/>
        <w:jc w:val="center"/>
        <w:rPr>
          <w:rFonts w:ascii="Bookman Old Style"/>
          <w:i/>
          <w:sz w:val="16"/>
        </w:rPr>
      </w:pPr>
      <w:proofErr w:type="gramStart"/>
      <w:r w:rsidRPr="00E60ED9">
        <w:rPr>
          <w:rFonts w:ascii="Bookman Old Style"/>
          <w:i/>
          <w:spacing w:val="-10"/>
          <w:sz w:val="16"/>
        </w:rPr>
        <w:t>e</w:t>
      </w:r>
      <w:proofErr w:type="gramEnd"/>
    </w:p>
    <w:p w14:paraId="5D637B0A" w14:textId="77777777" w:rsidR="007F257B" w:rsidRPr="00E60ED9" w:rsidRDefault="007F257B">
      <w:pPr>
        <w:jc w:val="center"/>
        <w:rPr>
          <w:rFonts w:ascii="Bookman Old Style"/>
          <w:sz w:val="16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4C7429BD" w14:textId="77777777" w:rsidR="007F257B" w:rsidRPr="00E60ED9" w:rsidRDefault="00581875">
      <w:pPr>
        <w:pStyle w:val="Textkrper"/>
        <w:spacing w:before="42" w:line="237" w:lineRule="auto"/>
        <w:ind w:left="111" w:right="607" w:firstLine="338"/>
        <w:jc w:val="both"/>
      </w:pPr>
      <w:del w:id="377" w:author="Author" w:date="2024-02-01T10:43:00Z">
        <w:r>
          <w:lastRenderedPageBreak/>
          <w:delText xml:space="preserve">The </w:delText>
        </w:r>
      </w:del>
      <w:r w:rsidR="00FF3C28" w:rsidRPr="00E60ED9">
        <w:t xml:space="preserve">Equations </w:t>
      </w:r>
      <w:hyperlink w:anchor="_bookmark11" w:history="1">
        <w:r w:rsidR="00FF3C28" w:rsidRPr="00E60ED9">
          <w:t>4</w:t>
        </w:r>
      </w:hyperlink>
      <w:r w:rsidR="00FF3C28" w:rsidRPr="00E60ED9">
        <w:t xml:space="preserve"> and </w:t>
      </w:r>
      <w:hyperlink w:anchor="_bookmark12" w:history="1">
        <w:r w:rsidR="00FF3C28" w:rsidRPr="00E60ED9">
          <w:t>5</w:t>
        </w:r>
      </w:hyperlink>
      <w:r w:rsidR="00FF3C28" w:rsidRPr="00E60ED9">
        <w:t xml:space="preserve"> </w:t>
      </w:r>
      <w:del w:id="378" w:author="Author" w:date="2024-02-01T10:43:00Z">
        <w:r>
          <w:delText>are</w:delText>
        </w:r>
      </w:del>
      <w:ins w:id="379" w:author="Author" w:date="2024-02-01T10:43:00Z">
        <w:r w:rsidR="00656330">
          <w:t>present</w:t>
        </w:r>
      </w:ins>
      <w:r w:rsidR="00656330" w:rsidRPr="00E60ED9">
        <w:t xml:space="preserve"> </w:t>
      </w:r>
      <w:r w:rsidR="00FF3C28" w:rsidRPr="00E60ED9">
        <w:t xml:space="preserve">the demand balance constraints per importer </w:t>
      </w:r>
      <w:proofErr w:type="spellStart"/>
      <w:r w:rsidR="00FF3C28" w:rsidRPr="00E60ED9">
        <w:rPr>
          <w:rFonts w:ascii="Bookman Old Style" w:hAnsi="Bookman Old Style"/>
          <w:i/>
        </w:rPr>
        <w:t>i</w:t>
      </w:r>
      <w:proofErr w:type="spellEnd"/>
      <w:del w:id="380" w:author="Author" w:date="2024-02-01T10:43:00Z">
        <w:r>
          <w:delText>.</w:delText>
        </w:r>
        <w:r>
          <w:rPr>
            <w:spacing w:val="30"/>
          </w:rPr>
          <w:delText xml:space="preserve"> </w:delText>
        </w:r>
        <w:r>
          <w:delText>There</w:delText>
        </w:r>
      </w:del>
      <w:ins w:id="381" w:author="Author" w:date="2024-02-01T10:43:00Z">
        <w:r w:rsidR="00656330">
          <w:t>, where</w:t>
        </w:r>
      </w:ins>
      <w:r w:rsidR="00656330" w:rsidRPr="003741D5">
        <w:rPr>
          <w:spacing w:val="30"/>
        </w:rPr>
        <w:t xml:space="preserve"> </w:t>
      </w:r>
      <w:r w:rsidR="00FF3C28" w:rsidRPr="00E60ED9">
        <w:rPr>
          <w:rFonts w:ascii="Bookman Old Style" w:hAnsi="Bookman Old Style"/>
          <w:i/>
          <w:w w:val="105"/>
        </w:rPr>
        <w:t>D</w:t>
      </w:r>
      <w:r w:rsidR="00FF3C28" w:rsidRPr="00E60ED9">
        <w:rPr>
          <w:rFonts w:ascii="Bookman Old Style" w:hAnsi="Bookman Old Style"/>
          <w:i/>
          <w:w w:val="105"/>
          <w:vertAlign w:val="subscript"/>
        </w:rPr>
        <w:t>i</w:t>
      </w:r>
      <w:r w:rsidR="00FF3C28" w:rsidRPr="00E60ED9">
        <w:rPr>
          <w:rFonts w:ascii="Bookman Old Style" w:hAnsi="Bookman Old Style"/>
          <w:i/>
          <w:spacing w:val="-1"/>
          <w:w w:val="105"/>
        </w:rPr>
        <w:t xml:space="preserve"> </w:t>
      </w:r>
      <w:del w:id="382" w:author="Author" w:date="2024-02-01T10:43:00Z">
        <w:r>
          <w:delText>is</w:delText>
        </w:r>
      </w:del>
      <w:ins w:id="383" w:author="Author" w:date="2024-02-01T10:43:00Z">
        <w:r w:rsidR="00656330">
          <w:t>denotes</w:t>
        </w:r>
      </w:ins>
      <w:r w:rsidR="00656330" w:rsidRPr="00E60ED9">
        <w:t xml:space="preserve"> </w:t>
      </w:r>
      <w:r w:rsidR="00FF3C28" w:rsidRPr="00E60ED9">
        <w:t xml:space="preserve">the demand per </w:t>
      </w:r>
      <w:proofErr w:type="spellStart"/>
      <w:r w:rsidR="00FF3C28" w:rsidRPr="00E60ED9">
        <w:rPr>
          <w:rFonts w:ascii="Bookman Old Style" w:hAnsi="Bookman Old Style"/>
          <w:i/>
        </w:rPr>
        <w:t>i</w:t>
      </w:r>
      <w:proofErr w:type="spellEnd"/>
      <w:r w:rsidR="00FF3C28" w:rsidRPr="00E60ED9">
        <w:t>.</w:t>
      </w:r>
      <w:r w:rsidR="00FF3C28" w:rsidRPr="00E60ED9">
        <w:rPr>
          <w:spacing w:val="40"/>
        </w:rPr>
        <w:t xml:space="preserve"> </w:t>
      </w:r>
      <w:r w:rsidR="00FF3C28" w:rsidRPr="00E60ED9">
        <w:t xml:space="preserve">For European importers </w:t>
      </w:r>
      <w:proofErr w:type="spellStart"/>
      <w:r w:rsidR="00FF3C28" w:rsidRPr="00E60ED9">
        <w:rPr>
          <w:rFonts w:ascii="Bookman Old Style" w:hAnsi="Bookman Old Style"/>
          <w:i/>
          <w:w w:val="105"/>
        </w:rPr>
        <w:t>i</w:t>
      </w:r>
      <w:proofErr w:type="spellEnd"/>
      <w:r w:rsidR="00FF3C28" w:rsidRPr="00E60ED9">
        <w:rPr>
          <w:rFonts w:ascii="Arial" w:hAnsi="Arial"/>
          <w:i/>
          <w:w w:val="105"/>
          <w:vertAlign w:val="superscript"/>
        </w:rPr>
        <w:t>′</w:t>
      </w:r>
      <w:r w:rsidR="00FF3C28" w:rsidRPr="00E60ED9">
        <w:rPr>
          <w:w w:val="105"/>
        </w:rPr>
        <w:t xml:space="preserve">, </w:t>
      </w:r>
      <w:r w:rsidR="00FF3C28" w:rsidRPr="00E60ED9">
        <w:t xml:space="preserve">as </w:t>
      </w:r>
      <w:del w:id="384" w:author="Author" w:date="2024-02-01T10:43:00Z">
        <w:r>
          <w:delText>mentioned above</w:delText>
        </w:r>
      </w:del>
      <w:ins w:id="385" w:author="Author" w:date="2024-02-01T10:43:00Z">
        <w:r w:rsidR="000A1F03">
          <w:t>afore</w:t>
        </w:r>
        <w:r w:rsidR="00FF3C28" w:rsidRPr="00E60ED9">
          <w:t>mentioned</w:t>
        </w:r>
      </w:ins>
      <w:r w:rsidR="00FF3C28" w:rsidRPr="00E60ED9">
        <w:t>, European domestic production equipped with CCS</w:t>
      </w:r>
      <w:r w:rsidR="00FF3C28" w:rsidRPr="00E60ED9">
        <w:rPr>
          <w:spacing w:val="-3"/>
        </w:rPr>
        <w:t xml:space="preserve"> </w:t>
      </w:r>
      <w:r w:rsidR="00FF3C28" w:rsidRPr="00E60ED9">
        <w:t>can</w:t>
      </w:r>
      <w:r w:rsidR="00FF3C28" w:rsidRPr="00E60ED9">
        <w:rPr>
          <w:spacing w:val="-3"/>
        </w:rPr>
        <w:t xml:space="preserve"> </w:t>
      </w:r>
      <w:r w:rsidR="00FF3C28" w:rsidRPr="00E60ED9">
        <w:t>be</w:t>
      </w:r>
      <w:r w:rsidR="00FF3C28" w:rsidRPr="00E60ED9">
        <w:rPr>
          <w:spacing w:val="-3"/>
        </w:rPr>
        <w:t xml:space="preserve"> </w:t>
      </w:r>
      <w:r w:rsidR="00FF3C28" w:rsidRPr="00E60ED9">
        <w:t>used</w:t>
      </w:r>
      <w:r w:rsidR="00FF3C28" w:rsidRPr="00E60ED9">
        <w:rPr>
          <w:spacing w:val="-3"/>
        </w:rPr>
        <w:t xml:space="preserve"> </w:t>
      </w:r>
      <w:r w:rsidR="00FF3C28" w:rsidRPr="00E60ED9">
        <w:t>to</w:t>
      </w:r>
      <w:r w:rsidR="00FF3C28" w:rsidRPr="00E60ED9">
        <w:rPr>
          <w:spacing w:val="-3"/>
        </w:rPr>
        <w:t xml:space="preserve"> </w:t>
      </w:r>
      <w:r w:rsidR="00FF3C28" w:rsidRPr="00E60ED9">
        <w:t>satisfy</w:t>
      </w:r>
      <w:r w:rsidR="00FF3C28" w:rsidRPr="00E60ED9">
        <w:rPr>
          <w:spacing w:val="-3"/>
        </w:rPr>
        <w:t xml:space="preserve"> </w:t>
      </w:r>
      <w:r w:rsidR="00FF3C28" w:rsidRPr="00E60ED9">
        <w:t>European</w:t>
      </w:r>
      <w:r w:rsidR="00FF3C28" w:rsidRPr="00E60ED9">
        <w:rPr>
          <w:spacing w:val="-3"/>
        </w:rPr>
        <w:t xml:space="preserve"> </w:t>
      </w:r>
      <w:r w:rsidR="00FF3C28" w:rsidRPr="00E60ED9">
        <w:t>LNG</w:t>
      </w:r>
      <w:r w:rsidR="00FF3C28" w:rsidRPr="00E60ED9">
        <w:rPr>
          <w:spacing w:val="-3"/>
        </w:rPr>
        <w:t xml:space="preserve"> </w:t>
      </w:r>
      <w:r w:rsidR="00FF3C28" w:rsidRPr="00E60ED9">
        <w:t>demand</w:t>
      </w:r>
      <w:r w:rsidR="00FF3C28" w:rsidRPr="00E60ED9">
        <w:rPr>
          <w:spacing w:val="-3"/>
        </w:rPr>
        <w:t xml:space="preserve"> </w:t>
      </w:r>
      <w:r w:rsidR="00FF3C28" w:rsidRPr="00E60ED9">
        <w:t>in</w:t>
      </w:r>
      <w:r w:rsidR="00FF3C28" w:rsidRPr="00E60ED9">
        <w:rPr>
          <w:spacing w:val="-3"/>
        </w:rPr>
        <w:t xml:space="preserve"> </w:t>
      </w:r>
      <w:r w:rsidR="00FF3C28" w:rsidRPr="00E60ED9">
        <w:t>addition</w:t>
      </w:r>
      <w:r w:rsidR="00FF3C28" w:rsidRPr="00E60ED9">
        <w:rPr>
          <w:spacing w:val="-3"/>
        </w:rPr>
        <w:t xml:space="preserve"> </w:t>
      </w:r>
      <w:r w:rsidR="00FF3C28" w:rsidRPr="00E60ED9">
        <w:t>to</w:t>
      </w:r>
      <w:r w:rsidR="00FF3C28" w:rsidRPr="00E60ED9">
        <w:rPr>
          <w:spacing w:val="-3"/>
        </w:rPr>
        <w:t xml:space="preserve"> </w:t>
      </w:r>
      <w:r w:rsidR="00FF3C28" w:rsidRPr="00E60ED9">
        <w:t>global</w:t>
      </w:r>
      <w:r w:rsidR="00FF3C28" w:rsidRPr="00E60ED9">
        <w:rPr>
          <w:spacing w:val="-3"/>
        </w:rPr>
        <w:t xml:space="preserve"> </w:t>
      </w:r>
      <w:r w:rsidR="00FF3C28" w:rsidRPr="00E60ED9">
        <w:t>trade</w:t>
      </w:r>
      <w:r w:rsidR="00FF3C28" w:rsidRPr="00E60ED9">
        <w:rPr>
          <w:spacing w:val="-3"/>
        </w:rPr>
        <w:t xml:space="preserve"> </w:t>
      </w:r>
      <w:r w:rsidR="00FF3C28" w:rsidRPr="00E60ED9">
        <w:t>and</w:t>
      </w:r>
      <w:r w:rsidR="00FF3C28" w:rsidRPr="00E60ED9">
        <w:rPr>
          <w:spacing w:val="-3"/>
        </w:rPr>
        <w:t xml:space="preserve"> </w:t>
      </w:r>
      <w:r w:rsidR="00FF3C28" w:rsidRPr="00E60ED9">
        <w:t>LNG</w:t>
      </w:r>
      <w:r w:rsidR="00FF3C28" w:rsidRPr="00E60ED9">
        <w:rPr>
          <w:spacing w:val="-3"/>
        </w:rPr>
        <w:t xml:space="preserve"> </w:t>
      </w:r>
      <w:r w:rsidR="00FF3C28" w:rsidRPr="00E60ED9">
        <w:t xml:space="preserve">imports. </w:t>
      </w:r>
      <w:del w:id="386" w:author="Author" w:date="2024-02-01T10:43:00Z">
        <w:r>
          <w:delText>Note that</w:delText>
        </w:r>
      </w:del>
      <w:ins w:id="387" w:author="Author" w:date="2024-02-01T10:43:00Z">
        <w:r w:rsidR="000A1F03">
          <w:t>Notably</w:t>
        </w:r>
      </w:ins>
      <w:r w:rsidR="00FF3C28" w:rsidRPr="00E60ED9">
        <w:t>, for simplicity, the LNG of non-European importers can only be satisfied by imports.</w:t>
      </w:r>
    </w:p>
    <w:p w14:paraId="1F722236" w14:textId="77777777" w:rsidR="007F257B" w:rsidRPr="00E60ED9" w:rsidRDefault="007F257B">
      <w:pPr>
        <w:pStyle w:val="Textkrper"/>
        <w:spacing w:before="134"/>
      </w:pPr>
    </w:p>
    <w:p w14:paraId="78973054" w14:textId="77777777" w:rsidR="007F257B" w:rsidRPr="00E60ED9" w:rsidRDefault="00FF3C28">
      <w:pPr>
        <w:tabs>
          <w:tab w:val="left" w:pos="4905"/>
          <w:tab w:val="left" w:pos="9769"/>
        </w:tabs>
        <w:ind w:left="3796"/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44800" behindDoc="1" locked="0" layoutInCell="1" allowOverlap="1" wp14:anchorId="362DCE1F" wp14:editId="1649461E">
                <wp:simplePos x="0" y="0"/>
                <wp:positionH relativeFrom="page">
                  <wp:posOffset>2848140</wp:posOffset>
                </wp:positionH>
                <wp:positionV relativeFrom="paragraph">
                  <wp:posOffset>-82120</wp:posOffset>
                </wp:positionV>
                <wp:extent cx="200660" cy="514350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E4EC71" w14:textId="77777777" w:rsidR="009D3118" w:rsidRDefault="009D3118">
                            <w:pPr>
                              <w:pStyle w:val="Textkrper"/>
                              <w:spacing w:line="210" w:lineRule="exact"/>
                              <w:rPr>
                                <w:rFonts w:ascii="Arial Narrow"/>
                              </w:rPr>
                            </w:pPr>
                            <w:r>
                              <w:rPr>
                                <w:rFonts w:ascii="Arial Narrow"/>
                                <w:spacing w:val="-10"/>
                                <w:w w:val="26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DCE1F" id="Textbox 15" o:spid="_x0000_s1033" type="#_x0000_t202" style="position:absolute;left:0;text-align:left;margin-left:224.25pt;margin-top:-6.45pt;width:15.8pt;height:40.5pt;z-index:-1767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" filled="f" stroked="f">
                <v:path arrowok="t"/>
                <v:textbox inset="0,0,0,0">
                  <w:txbxContent>
                    <w:p w14:paraId="76E4EC71" w14:textId="77777777" w:rsidR="009D3118" w:rsidRDefault="009D3118">
                      <w:pPr>
                        <w:pStyle w:val="Textkrper"/>
                        <w:spacing w:line="210" w:lineRule="exact"/>
                        <w:rPr>
                          <w:rFonts w:ascii="Arial Narrow"/>
                        </w:rPr>
                      </w:pPr>
                      <w:r>
                        <w:rPr>
                          <w:rFonts w:ascii="Arial Narrow"/>
                          <w:spacing w:val="-10"/>
                          <w:w w:val="260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 w:rsidRPr="00E60ED9">
        <w:rPr>
          <w:rFonts w:ascii="Bookman Old Style" w:hAnsi="Bookman Old Style"/>
          <w:i/>
          <w:w w:val="110"/>
        </w:rPr>
        <w:t>q</w:t>
      </w:r>
      <w:r w:rsidRPr="00E60ED9">
        <w:rPr>
          <w:rFonts w:ascii="Bookman Old Style" w:hAnsi="Bookman Old Style"/>
          <w:i/>
          <w:w w:val="110"/>
          <w:vertAlign w:val="subscript"/>
        </w:rPr>
        <w:t>e,</w:t>
      </w:r>
      <w:proofErr w:type="gramEnd"/>
      <w:r w:rsidRPr="00E60ED9">
        <w:rPr>
          <w:rFonts w:ascii="Bookman Old Style" w:hAnsi="Bookman Old Style"/>
          <w:i/>
          <w:w w:val="110"/>
          <w:vertAlign w:val="subscript"/>
        </w:rPr>
        <w:t>i</w:t>
      </w:r>
      <w:proofErr w:type="spellEnd"/>
      <w:r w:rsidRPr="00E60ED9">
        <w:rPr>
          <w:rFonts w:ascii="Bookman Old Style" w:hAnsi="Bookman Old Style"/>
          <w:i/>
          <w:spacing w:val="-7"/>
          <w:w w:val="110"/>
        </w:rPr>
        <w:t xml:space="preserve"> </w:t>
      </w:r>
      <w:r w:rsidRPr="00E60ED9">
        <w:rPr>
          <w:w w:val="110"/>
        </w:rPr>
        <w:t>=</w:t>
      </w:r>
      <w:r w:rsidRPr="00E60ED9">
        <w:rPr>
          <w:spacing w:val="-4"/>
          <w:w w:val="110"/>
        </w:rPr>
        <w:t xml:space="preserve"> </w:t>
      </w:r>
      <w:r w:rsidRPr="00E60ED9">
        <w:rPr>
          <w:rFonts w:ascii="Bookman Old Style" w:hAnsi="Bookman Old Style"/>
          <w:i/>
          <w:spacing w:val="-7"/>
          <w:w w:val="110"/>
        </w:rPr>
        <w:t>D</w:t>
      </w:r>
      <w:r w:rsidRPr="00E60ED9">
        <w:rPr>
          <w:rFonts w:ascii="Bookman Old Style" w:hAnsi="Bookman Old Style"/>
          <w:i/>
          <w:spacing w:val="-7"/>
          <w:w w:val="110"/>
          <w:vertAlign w:val="subscript"/>
        </w:rPr>
        <w:t>i</w:t>
      </w:r>
      <w:r w:rsidRPr="00E60ED9">
        <w:rPr>
          <w:rFonts w:ascii="Bookman Old Style" w:hAnsi="Bookman Old Style"/>
          <w:i/>
        </w:rPr>
        <w:tab/>
      </w:r>
      <w:r w:rsidRPr="00E60ED9">
        <w:rPr>
          <w:w w:val="95"/>
        </w:rPr>
        <w:t>:</w:t>
      </w:r>
      <w:r w:rsidRPr="00E60ED9">
        <w:rPr>
          <w:spacing w:val="-2"/>
          <w:w w:val="95"/>
        </w:rPr>
        <w:t xml:space="preserve"> </w:t>
      </w:r>
      <w:r w:rsidRPr="00E60ED9">
        <w:rPr>
          <w:rFonts w:ascii="Lucida Sans Unicode" w:hAnsi="Lucida Sans Unicode"/>
          <w:w w:val="95"/>
        </w:rPr>
        <w:t>∀</w:t>
      </w:r>
      <w:proofErr w:type="spellStart"/>
      <w:r w:rsidRPr="00E60ED9">
        <w:rPr>
          <w:rFonts w:ascii="Bookman Old Style" w:hAnsi="Bookman Old Style"/>
          <w:i/>
          <w:w w:val="95"/>
        </w:rPr>
        <w:t>i</w:t>
      </w:r>
      <w:proofErr w:type="spellEnd"/>
      <w:r w:rsidRPr="00E60ED9">
        <w:rPr>
          <w:rFonts w:ascii="Bookman Old Style" w:hAnsi="Bookman Old Style"/>
          <w:i/>
          <w:spacing w:val="-8"/>
          <w:w w:val="95"/>
        </w:rPr>
        <w:t xml:space="preserve"> </w:t>
      </w:r>
      <w:r w:rsidRPr="00E60ED9">
        <w:rPr>
          <w:rFonts w:ascii="Lucida Sans Unicode" w:hAnsi="Lucida Sans Unicode"/>
          <w:w w:val="95"/>
        </w:rPr>
        <w:t>∈</w:t>
      </w:r>
      <w:r w:rsidRPr="00E60ED9">
        <w:rPr>
          <w:rFonts w:ascii="Lucida Sans Unicode" w:hAnsi="Lucida Sans Unicode"/>
          <w:spacing w:val="-11"/>
          <w:w w:val="95"/>
        </w:rPr>
        <w:t xml:space="preserve"> </w:t>
      </w:r>
      <w:r w:rsidRPr="00E60ED9">
        <w:rPr>
          <w:rFonts w:ascii="Lucida Sans Unicode" w:hAnsi="Lucida Sans Unicode"/>
          <w:w w:val="95"/>
        </w:rPr>
        <w:t>I</w:t>
      </w:r>
      <w:r w:rsidRPr="00E60ED9">
        <w:rPr>
          <w:rFonts w:ascii="Lucida Sans Unicode" w:hAnsi="Lucida Sans Unicode"/>
          <w:spacing w:val="-7"/>
          <w:w w:val="95"/>
        </w:rPr>
        <w:t xml:space="preserve"> </w:t>
      </w:r>
      <w:r w:rsidRPr="00E60ED9">
        <w:rPr>
          <w:rFonts w:ascii="Lucida Sans Unicode" w:hAnsi="Lucida Sans Unicode"/>
          <w:w w:val="95"/>
        </w:rPr>
        <w:t>∧</w:t>
      </w:r>
      <w:r w:rsidRPr="00E60ED9">
        <w:rPr>
          <w:rFonts w:ascii="Lucida Sans Unicode" w:hAnsi="Lucida Sans Unicode"/>
          <w:spacing w:val="-18"/>
          <w:w w:val="95"/>
        </w:rPr>
        <w:t xml:space="preserve"> </w:t>
      </w:r>
      <w:r w:rsidRPr="00E60ED9">
        <w:rPr>
          <w:rFonts w:ascii="Lucida Sans Unicode" w:hAnsi="Lucida Sans Unicode"/>
          <w:w w:val="95"/>
        </w:rPr>
        <w:t>¬</w:t>
      </w:r>
      <w:r w:rsidRPr="00E60ED9">
        <w:rPr>
          <w:w w:val="95"/>
        </w:rPr>
        <w:t>(</w:t>
      </w:r>
      <w:proofErr w:type="spellStart"/>
      <w:r w:rsidRPr="00E60ED9">
        <w:rPr>
          <w:rFonts w:ascii="Bookman Old Style" w:hAnsi="Bookman Old Style"/>
          <w:i/>
          <w:w w:val="95"/>
        </w:rPr>
        <w:t>i</w:t>
      </w:r>
      <w:proofErr w:type="spellEnd"/>
      <w:r w:rsidRPr="00E60ED9">
        <w:rPr>
          <w:rFonts w:ascii="Bookman Old Style" w:hAnsi="Bookman Old Style"/>
          <w:i/>
          <w:spacing w:val="-8"/>
          <w:w w:val="95"/>
        </w:rPr>
        <w:t xml:space="preserve"> </w:t>
      </w:r>
      <w:r w:rsidRPr="00E60ED9">
        <w:rPr>
          <w:rFonts w:ascii="Lucida Sans Unicode" w:hAnsi="Lucida Sans Unicode"/>
          <w:w w:val="95"/>
        </w:rPr>
        <w:t>∈</w:t>
      </w:r>
      <w:r w:rsidRPr="00E60ED9">
        <w:rPr>
          <w:rFonts w:ascii="Lucida Sans Unicode" w:hAnsi="Lucida Sans Unicode"/>
          <w:spacing w:val="-11"/>
          <w:w w:val="95"/>
        </w:rPr>
        <w:t xml:space="preserve"> </w:t>
      </w:r>
      <w:r w:rsidRPr="00E60ED9">
        <w:rPr>
          <w:rFonts w:ascii="Lucida Sans Unicode" w:hAnsi="Lucida Sans Unicode"/>
          <w:spacing w:val="-5"/>
          <w:w w:val="95"/>
        </w:rPr>
        <w:t>I</w:t>
      </w:r>
      <w:r w:rsidRPr="00E60ED9">
        <w:rPr>
          <w:rFonts w:ascii="Arial" w:hAnsi="Arial"/>
          <w:i/>
          <w:spacing w:val="-5"/>
          <w:w w:val="95"/>
          <w:vertAlign w:val="superscript"/>
        </w:rPr>
        <w:t>′</w:t>
      </w:r>
      <w:r w:rsidRPr="00E60ED9">
        <w:rPr>
          <w:spacing w:val="-5"/>
          <w:w w:val="95"/>
        </w:rPr>
        <w:t>)</w:t>
      </w:r>
      <w:r w:rsidRPr="00E60ED9">
        <w:tab/>
      </w:r>
      <w:bookmarkStart w:id="388" w:name="_bookmark11"/>
      <w:bookmarkEnd w:id="388"/>
      <w:r w:rsidRPr="00E60ED9">
        <w:rPr>
          <w:spacing w:val="-5"/>
          <w:w w:val="115"/>
        </w:rPr>
        <w:t>(4)</w:t>
      </w:r>
    </w:p>
    <w:p w14:paraId="5B2607FE" w14:textId="77777777" w:rsidR="007F257B" w:rsidRPr="00E60ED9" w:rsidRDefault="00FF3C28">
      <w:pPr>
        <w:spacing w:before="3"/>
        <w:ind w:right="3452"/>
        <w:jc w:val="center"/>
        <w:rPr>
          <w:rFonts w:ascii="Bookman Old Style"/>
          <w:i/>
          <w:sz w:val="16"/>
        </w:rPr>
      </w:pPr>
      <w:proofErr w:type="gramStart"/>
      <w:r w:rsidRPr="00E60ED9">
        <w:rPr>
          <w:rFonts w:ascii="Bookman Old Style"/>
          <w:i/>
          <w:spacing w:val="-10"/>
          <w:sz w:val="16"/>
        </w:rPr>
        <w:t>e</w:t>
      </w:r>
      <w:proofErr w:type="gramEnd"/>
    </w:p>
    <w:p w14:paraId="5D0D7051" w14:textId="77777777" w:rsidR="007F257B" w:rsidRPr="00E60ED9" w:rsidRDefault="00FF3C28">
      <w:pPr>
        <w:tabs>
          <w:tab w:val="left" w:pos="5944"/>
          <w:tab w:val="left" w:pos="9769"/>
        </w:tabs>
        <w:spacing w:before="166"/>
        <w:ind w:left="3440"/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45312" behindDoc="1" locked="0" layoutInCell="1" allowOverlap="1" wp14:anchorId="1413B1FC" wp14:editId="529FD628">
                <wp:simplePos x="0" y="0"/>
                <wp:positionH relativeFrom="page">
                  <wp:posOffset>3645649</wp:posOffset>
                </wp:positionH>
                <wp:positionV relativeFrom="paragraph">
                  <wp:posOffset>418439</wp:posOffset>
                </wp:positionV>
                <wp:extent cx="64769" cy="114300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75B04C" w14:textId="77777777" w:rsidR="009D3118" w:rsidRDefault="009D3118">
                            <w:pPr>
                              <w:spacing w:before="19" w:line="148" w:lineRule="auto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pacing w:val="-5"/>
                                <w:w w:val="140"/>
                                <w:position w:val="-4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40"/>
                                <w:sz w:val="12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3B1FC" id="Textbox 16" o:spid="_x0000_s1034" type="#_x0000_t202" style="position:absolute;left:0;text-align:left;margin-left:287.05pt;margin-top:32.95pt;width:5.1pt;height:9pt;z-index:-1767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" filled="f" stroked="f">
                <v:path arrowok="t"/>
                <v:textbox inset="0,0,0,0">
                  <w:txbxContent>
                    <w:p w14:paraId="5375B04C" w14:textId="77777777" w:rsidR="009D3118" w:rsidRDefault="009D3118">
                      <w:pPr>
                        <w:spacing w:before="19" w:line="148" w:lineRule="auto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i/>
                          <w:spacing w:val="-5"/>
                          <w:w w:val="140"/>
                          <w:position w:val="-4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spacing w:val="-5"/>
                          <w:w w:val="140"/>
                          <w:sz w:val="12"/>
                        </w:rPr>
                        <w:t>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Arial Narrow" w:hAnsi="Arial Narrow"/>
          <w:w w:val="210"/>
          <w:position w:val="37"/>
        </w:rPr>
        <w:t>"</w:t>
      </w:r>
      <w:r w:rsidRPr="00E60ED9">
        <w:rPr>
          <w:rFonts w:ascii="Arial Narrow" w:hAnsi="Arial Narrow"/>
          <w:w w:val="210"/>
          <w:position w:val="21"/>
        </w:rPr>
        <w:t>X</w:t>
      </w:r>
      <w:r w:rsidRPr="00E60ED9">
        <w:rPr>
          <w:rFonts w:ascii="Arial Narrow" w:hAnsi="Arial Narrow"/>
          <w:spacing w:val="-66"/>
          <w:w w:val="210"/>
          <w:position w:val="21"/>
        </w:rPr>
        <w:t xml:space="preserve"> </w:t>
      </w:r>
      <w:proofErr w:type="spellStart"/>
      <w:r w:rsidRPr="00E60ED9">
        <w:rPr>
          <w:rFonts w:ascii="Bookman Old Style" w:hAnsi="Bookman Old Style"/>
          <w:i/>
          <w:w w:val="120"/>
        </w:rPr>
        <w:t>q</w:t>
      </w:r>
      <w:r w:rsidRPr="00E60ED9">
        <w:rPr>
          <w:rFonts w:ascii="Bookman Old Style" w:hAnsi="Bookman Old Style"/>
          <w:i/>
          <w:w w:val="120"/>
          <w:vertAlign w:val="subscript"/>
        </w:rPr>
        <w:t>e</w:t>
      </w:r>
      <w:proofErr w:type="gramStart"/>
      <w:r w:rsidRPr="00E60ED9">
        <w:rPr>
          <w:rFonts w:ascii="Bookman Old Style" w:hAnsi="Bookman Old Style"/>
          <w:i/>
          <w:w w:val="120"/>
          <w:vertAlign w:val="subscript"/>
        </w:rPr>
        <w:t>,i</w:t>
      </w:r>
      <w:proofErr w:type="spellEnd"/>
      <w:proofErr w:type="gramEnd"/>
      <w:r w:rsidRPr="00E60ED9">
        <w:rPr>
          <w:rFonts w:ascii="Arial Narrow" w:hAnsi="Arial Narrow"/>
          <w:w w:val="120"/>
          <w:position w:val="37"/>
        </w:rPr>
        <w:t>#</w:t>
      </w:r>
      <w:r w:rsidRPr="00E60ED9">
        <w:rPr>
          <w:rFonts w:ascii="Arial Narrow" w:hAnsi="Arial Narrow"/>
          <w:spacing w:val="-8"/>
          <w:w w:val="120"/>
          <w:position w:val="37"/>
        </w:rPr>
        <w:t xml:space="preserve"> </w:t>
      </w:r>
      <w:r w:rsidRPr="00E60ED9">
        <w:rPr>
          <w:w w:val="120"/>
        </w:rPr>
        <w:t>+</w:t>
      </w:r>
      <w:r w:rsidRPr="00E60ED9">
        <w:rPr>
          <w:spacing w:val="-13"/>
          <w:w w:val="120"/>
        </w:rPr>
        <w:t xml:space="preserve"> </w:t>
      </w:r>
      <w:proofErr w:type="spellStart"/>
      <w:r w:rsidRPr="00E60ED9">
        <w:rPr>
          <w:rFonts w:ascii="Bookman Old Style" w:hAnsi="Bookman Old Style"/>
          <w:i/>
          <w:w w:val="120"/>
        </w:rPr>
        <w:t>q</w:t>
      </w:r>
      <w:r w:rsidRPr="00E60ED9">
        <w:rPr>
          <w:rFonts w:ascii="Bookman Old Style" w:hAnsi="Bookman Old Style"/>
          <w:i/>
          <w:w w:val="120"/>
          <w:vertAlign w:val="superscript"/>
        </w:rPr>
        <w:t>EDP</w:t>
      </w:r>
      <w:proofErr w:type="spellEnd"/>
      <w:r w:rsidRPr="00E60ED9">
        <w:rPr>
          <w:rFonts w:ascii="Bookman Old Style" w:hAnsi="Bookman Old Style"/>
          <w:i/>
          <w:spacing w:val="23"/>
          <w:w w:val="120"/>
        </w:rPr>
        <w:t xml:space="preserve"> </w:t>
      </w:r>
      <w:r w:rsidRPr="00E60ED9">
        <w:rPr>
          <w:w w:val="120"/>
        </w:rPr>
        <w:t xml:space="preserve">= </w:t>
      </w:r>
      <w:r w:rsidRPr="00E60ED9">
        <w:rPr>
          <w:rFonts w:ascii="Bookman Old Style" w:hAnsi="Bookman Old Style"/>
          <w:i/>
          <w:spacing w:val="-5"/>
          <w:w w:val="120"/>
        </w:rPr>
        <w:t>D</w:t>
      </w:r>
      <w:r w:rsidRPr="00E60ED9">
        <w:rPr>
          <w:rFonts w:ascii="Bookman Old Style" w:hAnsi="Bookman Old Style"/>
          <w:i/>
          <w:spacing w:val="-5"/>
          <w:w w:val="120"/>
          <w:vertAlign w:val="subscript"/>
        </w:rPr>
        <w:t>i</w:t>
      </w:r>
      <w:r w:rsidRPr="00E60ED9">
        <w:rPr>
          <w:rFonts w:ascii="Bookman Old Style" w:hAnsi="Bookman Old Style"/>
          <w:i/>
        </w:rPr>
        <w:tab/>
      </w:r>
      <w:r w:rsidRPr="00E60ED9">
        <w:rPr>
          <w:w w:val="90"/>
        </w:rPr>
        <w:t>:</w:t>
      </w:r>
      <w:r w:rsidRPr="00E60ED9">
        <w:rPr>
          <w:spacing w:val="-8"/>
          <w:w w:val="90"/>
        </w:rPr>
        <w:t xml:space="preserve"> </w:t>
      </w:r>
      <w:r w:rsidRPr="00E60ED9">
        <w:rPr>
          <w:rFonts w:ascii="Lucida Sans Unicode" w:hAnsi="Lucida Sans Unicode"/>
          <w:w w:val="90"/>
        </w:rPr>
        <w:t>∀</w:t>
      </w:r>
      <w:proofErr w:type="spellStart"/>
      <w:r w:rsidRPr="00E60ED9">
        <w:rPr>
          <w:rFonts w:ascii="Bookman Old Style" w:hAnsi="Bookman Old Style"/>
          <w:i/>
          <w:w w:val="90"/>
        </w:rPr>
        <w:t>i</w:t>
      </w:r>
      <w:proofErr w:type="spellEnd"/>
      <w:r w:rsidRPr="00E60ED9">
        <w:rPr>
          <w:rFonts w:ascii="Bookman Old Style" w:hAnsi="Bookman Old Style"/>
          <w:i/>
          <w:spacing w:val="-10"/>
          <w:w w:val="90"/>
        </w:rPr>
        <w:t xml:space="preserve"> </w:t>
      </w:r>
      <w:r w:rsidRPr="00E60ED9">
        <w:rPr>
          <w:rFonts w:ascii="Lucida Sans Unicode" w:hAnsi="Lucida Sans Unicode"/>
          <w:w w:val="90"/>
        </w:rPr>
        <w:t>∈</w:t>
      </w:r>
      <w:r w:rsidRPr="00E60ED9">
        <w:rPr>
          <w:rFonts w:ascii="Lucida Sans Unicode" w:hAnsi="Lucida Sans Unicode"/>
          <w:spacing w:val="-11"/>
          <w:w w:val="90"/>
        </w:rPr>
        <w:t xml:space="preserve"> </w:t>
      </w:r>
      <w:r w:rsidRPr="00E60ED9">
        <w:rPr>
          <w:rFonts w:ascii="Lucida Sans Unicode" w:hAnsi="Lucida Sans Unicode"/>
          <w:spacing w:val="-5"/>
          <w:w w:val="90"/>
        </w:rPr>
        <w:t>I</w:t>
      </w:r>
      <w:r w:rsidRPr="00E60ED9">
        <w:rPr>
          <w:rFonts w:ascii="Arial" w:hAnsi="Arial"/>
          <w:i/>
          <w:spacing w:val="-5"/>
          <w:w w:val="90"/>
          <w:vertAlign w:val="superscript"/>
        </w:rPr>
        <w:t>′</w:t>
      </w:r>
      <w:r w:rsidRPr="00E60ED9">
        <w:rPr>
          <w:rFonts w:ascii="Arial" w:hAnsi="Arial"/>
          <w:i/>
        </w:rPr>
        <w:tab/>
      </w:r>
      <w:bookmarkStart w:id="389" w:name="_bookmark12"/>
      <w:bookmarkEnd w:id="389"/>
      <w:r w:rsidRPr="00E60ED9">
        <w:rPr>
          <w:spacing w:val="-5"/>
          <w:w w:val="120"/>
        </w:rPr>
        <w:t>(5)</w:t>
      </w:r>
    </w:p>
    <w:p w14:paraId="679AB37B" w14:textId="77777777" w:rsidR="007F257B" w:rsidRPr="00E60ED9" w:rsidRDefault="00FF3C28">
      <w:pPr>
        <w:spacing w:before="3"/>
        <w:ind w:left="245" w:right="3452"/>
        <w:jc w:val="center"/>
        <w:rPr>
          <w:rFonts w:ascii="Bookman Old Style"/>
          <w:i/>
          <w:sz w:val="16"/>
        </w:rPr>
      </w:pPr>
      <w:proofErr w:type="gramStart"/>
      <w:r w:rsidRPr="00E60ED9">
        <w:rPr>
          <w:rFonts w:ascii="Bookman Old Style"/>
          <w:i/>
          <w:spacing w:val="-10"/>
          <w:sz w:val="16"/>
        </w:rPr>
        <w:t>e</w:t>
      </w:r>
      <w:proofErr w:type="gramEnd"/>
    </w:p>
    <w:p w14:paraId="34E470A4" w14:textId="77777777" w:rsidR="007F257B" w:rsidRPr="00E60ED9" w:rsidRDefault="00FF3C28">
      <w:pPr>
        <w:pStyle w:val="Textkrper"/>
        <w:spacing w:before="115" w:line="237" w:lineRule="auto"/>
        <w:ind w:left="111" w:right="608" w:firstLine="338"/>
        <w:jc w:val="both"/>
      </w:pPr>
      <w:r w:rsidRPr="00E60ED9">
        <w:t xml:space="preserve">Equation </w:t>
      </w:r>
      <w:hyperlink w:anchor="_bookmark13" w:history="1">
        <w:r w:rsidRPr="00E60ED9">
          <w:t>6</w:t>
        </w:r>
      </w:hyperlink>
      <w:r w:rsidRPr="00E60ED9">
        <w:t xml:space="preserve"> limits the amount of the European domestic production with CCS to the maximum capacity </w:t>
      </w:r>
      <w:r w:rsidRPr="00E60ED9">
        <w:rPr>
          <w:rFonts w:ascii="Bookman Old Style"/>
          <w:i/>
        </w:rPr>
        <w:t>Q</w:t>
      </w:r>
      <w:r w:rsidRPr="00E60ED9">
        <w:rPr>
          <w:rFonts w:ascii="Bookman Old Style"/>
          <w:i/>
          <w:vertAlign w:val="superscript"/>
        </w:rPr>
        <w:t>EDP</w:t>
      </w:r>
      <w:r w:rsidRPr="00E60ED9">
        <w:rPr>
          <w:rFonts w:ascii="Bookman Old Style"/>
          <w:i/>
        </w:rPr>
        <w:t xml:space="preserve"> </w:t>
      </w:r>
      <w:r w:rsidRPr="00E60ED9">
        <w:t xml:space="preserve">(based on historical values from the European domestic natural gas production; see Appendix </w:t>
      </w:r>
      <w:hyperlink w:anchor="_bookmark115" w:history="1">
        <w:r w:rsidRPr="00E60ED9">
          <w:t>B).</w:t>
        </w:r>
      </w:hyperlink>
    </w:p>
    <w:p w14:paraId="3AC22031" w14:textId="77777777" w:rsidR="007F257B" w:rsidRPr="00E60ED9" w:rsidRDefault="00FF3C28">
      <w:pPr>
        <w:tabs>
          <w:tab w:val="left" w:pos="9769"/>
        </w:tabs>
        <w:spacing w:before="232"/>
        <w:ind w:left="4202"/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645824" behindDoc="1" locked="0" layoutInCell="1" allowOverlap="1" wp14:anchorId="58E78C8E" wp14:editId="4607FD20">
                <wp:simplePos x="0" y="0"/>
                <wp:positionH relativeFrom="page">
                  <wp:posOffset>3613962</wp:posOffset>
                </wp:positionH>
                <wp:positionV relativeFrom="paragraph">
                  <wp:posOffset>358999</wp:posOffset>
                </wp:positionV>
                <wp:extent cx="64769" cy="11430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B2F68B" w14:textId="77777777" w:rsidR="009D3118" w:rsidRDefault="009D3118">
                            <w:pPr>
                              <w:spacing w:before="19" w:line="148" w:lineRule="auto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pacing w:val="-5"/>
                                <w:w w:val="140"/>
                                <w:position w:val="-4"/>
                                <w:sz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40"/>
                                <w:sz w:val="12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78C8E" id="Textbox 17" o:spid="_x0000_s1035" type="#_x0000_t202" style="position:absolute;left:0;text-align:left;margin-left:284.55pt;margin-top:28.25pt;width:5.1pt;height:9pt;z-index:-1767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" filled="f" stroked="f">
                <v:path arrowok="t"/>
                <v:textbox inset="0,0,0,0">
                  <w:txbxContent>
                    <w:p w14:paraId="47B2F68B" w14:textId="77777777" w:rsidR="009D3118" w:rsidRDefault="009D3118">
                      <w:pPr>
                        <w:spacing w:before="19" w:line="148" w:lineRule="auto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i/>
                          <w:spacing w:val="-5"/>
                          <w:w w:val="140"/>
                          <w:position w:val="-4"/>
                          <w:sz w:val="16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spacing w:val="-5"/>
                          <w:w w:val="140"/>
                          <w:sz w:val="12"/>
                        </w:rPr>
                        <w:t>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Arial Narrow" w:hAnsi="Arial Narrow"/>
          <w:w w:val="215"/>
          <w:position w:val="12"/>
        </w:rPr>
        <w:t>X</w:t>
      </w:r>
      <w:r w:rsidRPr="00E60ED9">
        <w:rPr>
          <w:rFonts w:ascii="Arial Narrow" w:hAnsi="Arial Narrow"/>
          <w:spacing w:val="-72"/>
          <w:w w:val="215"/>
          <w:position w:val="12"/>
        </w:rPr>
        <w:t xml:space="preserve"> </w:t>
      </w:r>
      <w:r w:rsidRPr="00E60ED9">
        <w:rPr>
          <w:rFonts w:ascii="Bookman Old Style" w:hAnsi="Bookman Old Style"/>
          <w:i/>
          <w:w w:val="115"/>
          <w:position w:val="-8"/>
        </w:rPr>
        <w:t>q</w:t>
      </w:r>
      <w:r w:rsidRPr="00E60ED9">
        <w:rPr>
          <w:rFonts w:ascii="Bookman Old Style" w:hAnsi="Bookman Old Style"/>
          <w:i/>
          <w:w w:val="115"/>
          <w:sz w:val="16"/>
        </w:rPr>
        <w:t>EDP</w:t>
      </w:r>
      <w:r w:rsidRPr="00E60ED9">
        <w:rPr>
          <w:rFonts w:ascii="Bookman Old Style" w:hAnsi="Bookman Old Style"/>
          <w:i/>
          <w:spacing w:val="31"/>
          <w:w w:val="115"/>
          <w:sz w:val="16"/>
        </w:rPr>
        <w:t xml:space="preserve"> </w:t>
      </w:r>
      <w:r w:rsidRPr="00E60ED9">
        <w:rPr>
          <w:rFonts w:ascii="Lucida Sans Unicode" w:hAnsi="Lucida Sans Unicode"/>
          <w:w w:val="115"/>
          <w:position w:val="-8"/>
        </w:rPr>
        <w:t>≤</w:t>
      </w:r>
      <w:r w:rsidRPr="00E60ED9">
        <w:rPr>
          <w:rFonts w:ascii="Lucida Sans Unicode" w:hAnsi="Lucida Sans Unicode"/>
          <w:spacing w:val="-20"/>
          <w:w w:val="115"/>
          <w:position w:val="-8"/>
        </w:rPr>
        <w:t xml:space="preserve"> </w:t>
      </w:r>
      <w:r w:rsidRPr="00E60ED9">
        <w:rPr>
          <w:rFonts w:ascii="Bookman Old Style" w:hAnsi="Bookman Old Style"/>
          <w:i/>
          <w:spacing w:val="-4"/>
          <w:w w:val="115"/>
          <w:position w:val="-8"/>
        </w:rPr>
        <w:t>Q</w:t>
      </w:r>
      <w:r w:rsidRPr="00E60ED9">
        <w:rPr>
          <w:rFonts w:ascii="Bookman Old Style" w:hAnsi="Bookman Old Style"/>
          <w:i/>
          <w:spacing w:val="-4"/>
          <w:w w:val="115"/>
          <w:sz w:val="16"/>
        </w:rPr>
        <w:t>EDP</w:t>
      </w:r>
      <w:r w:rsidRPr="00E60ED9">
        <w:rPr>
          <w:rFonts w:ascii="Bookman Old Style" w:hAnsi="Bookman Old Style"/>
          <w:i/>
          <w:sz w:val="16"/>
        </w:rPr>
        <w:tab/>
      </w:r>
      <w:bookmarkStart w:id="390" w:name="_bookmark13"/>
      <w:bookmarkEnd w:id="390"/>
      <w:r w:rsidRPr="00E60ED9">
        <w:rPr>
          <w:spacing w:val="-5"/>
          <w:w w:val="115"/>
          <w:position w:val="-8"/>
        </w:rPr>
        <w:t>(6)</w:t>
      </w:r>
    </w:p>
    <w:p w14:paraId="4459BEC2" w14:textId="77777777" w:rsidR="007F257B" w:rsidRPr="00E60ED9" w:rsidRDefault="00FF3C28">
      <w:pPr>
        <w:spacing w:before="14"/>
        <w:ind w:right="1948"/>
        <w:jc w:val="center"/>
        <w:rPr>
          <w:rFonts w:ascii="Times New Roman" w:hAnsi="Times New Roman"/>
          <w:i/>
          <w:sz w:val="12"/>
        </w:rPr>
      </w:pPr>
      <w:proofErr w:type="spellStart"/>
      <w:r w:rsidRPr="00E60ED9">
        <w:rPr>
          <w:rFonts w:ascii="Bookman Old Style" w:hAnsi="Bookman Old Style"/>
          <w:i/>
          <w:spacing w:val="-5"/>
          <w:w w:val="145"/>
          <w:position w:val="-4"/>
          <w:sz w:val="16"/>
        </w:rPr>
        <w:t>i</w:t>
      </w:r>
      <w:proofErr w:type="spellEnd"/>
      <w:r w:rsidRPr="00E60ED9">
        <w:rPr>
          <w:rFonts w:ascii="Times New Roman" w:hAnsi="Times New Roman"/>
          <w:i/>
          <w:spacing w:val="-5"/>
          <w:w w:val="145"/>
          <w:sz w:val="12"/>
        </w:rPr>
        <w:t>′</w:t>
      </w:r>
    </w:p>
    <w:p w14:paraId="41F7F2D7" w14:textId="77777777" w:rsidR="007F257B" w:rsidRPr="00E60ED9" w:rsidRDefault="00FF3C28">
      <w:pPr>
        <w:pStyle w:val="Textkrper"/>
        <w:spacing w:before="110" w:line="237" w:lineRule="auto"/>
        <w:ind w:left="111" w:right="609" w:firstLine="338"/>
        <w:jc w:val="both"/>
      </w:pPr>
      <w:r w:rsidRPr="00E60ED9">
        <w:t>Finally,</w:t>
      </w:r>
      <w:r w:rsidRPr="00E60ED9">
        <w:rPr>
          <w:spacing w:val="-14"/>
        </w:rPr>
        <w:t xml:space="preserve"> </w:t>
      </w:r>
      <w:r w:rsidRPr="00E60ED9">
        <w:t>Equation</w:t>
      </w:r>
      <w:r w:rsidRPr="00E60ED9">
        <w:rPr>
          <w:spacing w:val="-10"/>
        </w:rPr>
        <w:t xml:space="preserve"> </w:t>
      </w:r>
      <w:hyperlink w:anchor="_bookmark14" w:history="1">
        <w:r w:rsidRPr="00E60ED9">
          <w:t>7</w:t>
        </w:r>
      </w:hyperlink>
      <w:r w:rsidRPr="00E60ED9">
        <w:rPr>
          <w:spacing w:val="-10"/>
        </w:rPr>
        <w:t xml:space="preserve"> </w:t>
      </w:r>
      <w:r w:rsidRPr="00E60ED9">
        <w:t>ensures</w:t>
      </w:r>
      <w:r w:rsidRPr="00E60ED9">
        <w:rPr>
          <w:spacing w:val="-10"/>
        </w:rPr>
        <w:t xml:space="preserve"> </w:t>
      </w:r>
      <w:r w:rsidRPr="00E60ED9">
        <w:t>diversification</w:t>
      </w:r>
      <w:r w:rsidRPr="00E60ED9">
        <w:rPr>
          <w:spacing w:val="-10"/>
        </w:rPr>
        <w:t xml:space="preserve"> </w:t>
      </w:r>
      <w:r w:rsidRPr="00E60ED9">
        <w:t>of</w:t>
      </w:r>
      <w:r w:rsidRPr="00E60ED9">
        <w:rPr>
          <w:spacing w:val="-10"/>
        </w:rPr>
        <w:t xml:space="preserve"> </w:t>
      </w:r>
      <w:r w:rsidRPr="00E60ED9">
        <w:t>exporters</w:t>
      </w:r>
      <w:r w:rsidRPr="00E60ED9">
        <w:rPr>
          <w:spacing w:val="-10"/>
        </w:rPr>
        <w:t xml:space="preserve"> </w:t>
      </w:r>
      <w:r w:rsidRPr="00E60ED9">
        <w:t>for</w:t>
      </w:r>
      <w:r w:rsidRPr="00E60ED9">
        <w:rPr>
          <w:spacing w:val="-10"/>
        </w:rPr>
        <w:t xml:space="preserve"> </w:t>
      </w:r>
      <w:r w:rsidRPr="00E60ED9">
        <w:t>each</w:t>
      </w:r>
      <w:r w:rsidRPr="00E60ED9">
        <w:rPr>
          <w:spacing w:val="-10"/>
        </w:rPr>
        <w:t xml:space="preserve"> </w:t>
      </w:r>
      <w:r w:rsidRPr="00E60ED9">
        <w:t>importer</w:t>
      </w:r>
      <w:r w:rsidRPr="00E60ED9">
        <w:rPr>
          <w:spacing w:val="-10"/>
        </w:rPr>
        <w:t xml:space="preserve"> </w:t>
      </w:r>
      <w:proofErr w:type="spellStart"/>
      <w:r w:rsidRPr="00E60ED9">
        <w:rPr>
          <w:rFonts w:ascii="Bookman Old Style"/>
          <w:i/>
        </w:rPr>
        <w:t>i</w:t>
      </w:r>
      <w:proofErr w:type="spellEnd"/>
      <w:r w:rsidRPr="00E60ED9">
        <w:rPr>
          <w:rFonts w:ascii="Bookman Old Style"/>
          <w:i/>
          <w:spacing w:val="-17"/>
        </w:rPr>
        <w:t xml:space="preserve"> </w:t>
      </w:r>
      <w:r w:rsidRPr="00E60ED9">
        <w:t>and</w:t>
      </w:r>
      <w:r w:rsidRPr="00E60ED9">
        <w:rPr>
          <w:spacing w:val="-10"/>
        </w:rPr>
        <w:t xml:space="preserve"> </w:t>
      </w:r>
      <w:r w:rsidRPr="00E60ED9">
        <w:t>that</w:t>
      </w:r>
      <w:r w:rsidRPr="00E60ED9">
        <w:rPr>
          <w:spacing w:val="-10"/>
        </w:rPr>
        <w:t xml:space="preserve"> </w:t>
      </w:r>
      <w:r w:rsidRPr="00E60ED9">
        <w:t>the</w:t>
      </w:r>
      <w:r w:rsidRPr="00E60ED9">
        <w:rPr>
          <w:spacing w:val="-10"/>
        </w:rPr>
        <w:t xml:space="preserve"> </w:t>
      </w:r>
      <w:r w:rsidRPr="00E60ED9">
        <w:t>supply</w:t>
      </w:r>
      <w:r w:rsidRPr="00E60ED9">
        <w:rPr>
          <w:spacing w:val="-10"/>
        </w:rPr>
        <w:t xml:space="preserve"> </w:t>
      </w:r>
      <w:r w:rsidRPr="00E60ED9">
        <w:t xml:space="preserve">share of each exporter </w:t>
      </w:r>
      <w:r w:rsidRPr="00E60ED9">
        <w:rPr>
          <w:rFonts w:ascii="Bookman Old Style"/>
          <w:i/>
        </w:rPr>
        <w:t xml:space="preserve">e </w:t>
      </w:r>
      <w:r w:rsidRPr="00E60ED9">
        <w:t xml:space="preserve">is less than or equal to the total demand divided by </w:t>
      </w:r>
      <w:proofErr w:type="spellStart"/>
      <w:proofErr w:type="gramStart"/>
      <w:r w:rsidRPr="00E60ED9">
        <w:rPr>
          <w:rFonts w:ascii="Bookman Old Style"/>
          <w:i/>
        </w:rPr>
        <w:t>n</w:t>
      </w:r>
      <w:r w:rsidRPr="00E60ED9">
        <w:rPr>
          <w:rFonts w:ascii="Bookman Old Style"/>
          <w:i/>
          <w:vertAlign w:val="subscript"/>
        </w:rPr>
        <w:t>i</w:t>
      </w:r>
      <w:proofErr w:type="spellEnd"/>
      <w:proofErr w:type="gramEnd"/>
      <w:r w:rsidRPr="00E60ED9">
        <w:t>.</w:t>
      </w:r>
      <w:r w:rsidRPr="00E60ED9">
        <w:rPr>
          <w:spacing w:val="40"/>
        </w:rPr>
        <w:t xml:space="preserve"> </w:t>
      </w:r>
      <w:r w:rsidRPr="00E60ED9">
        <w:t xml:space="preserve">For example, if </w:t>
      </w:r>
      <w:proofErr w:type="spellStart"/>
      <w:proofErr w:type="gramStart"/>
      <w:r w:rsidRPr="00E60ED9">
        <w:rPr>
          <w:rFonts w:ascii="Bookman Old Style"/>
          <w:i/>
        </w:rPr>
        <w:t>n</w:t>
      </w:r>
      <w:r w:rsidRPr="00E60ED9">
        <w:rPr>
          <w:rFonts w:ascii="Bookman Old Style"/>
          <w:i/>
          <w:vertAlign w:val="subscript"/>
        </w:rPr>
        <w:t>i</w:t>
      </w:r>
      <w:proofErr w:type="spellEnd"/>
      <w:proofErr w:type="gramEnd"/>
      <w:r w:rsidRPr="00E60ED9">
        <w:rPr>
          <w:rFonts w:ascii="Bookman Old Style"/>
          <w:i/>
        </w:rPr>
        <w:t xml:space="preserve"> </w:t>
      </w:r>
      <w:r w:rsidRPr="00E60ED9">
        <w:t>= 3, the total</w:t>
      </w:r>
      <w:r w:rsidRPr="00E60ED9">
        <w:rPr>
          <w:spacing w:val="-7"/>
        </w:rPr>
        <w:t xml:space="preserve"> </w:t>
      </w:r>
      <w:r w:rsidRPr="00E60ED9">
        <w:t>demand</w:t>
      </w:r>
      <w:r w:rsidRPr="00E60ED9">
        <w:rPr>
          <w:spacing w:val="-7"/>
        </w:rPr>
        <w:t xml:space="preserve"> </w:t>
      </w:r>
      <w:r w:rsidRPr="00E60ED9">
        <w:t>is</w:t>
      </w:r>
      <w:r w:rsidRPr="00E60ED9">
        <w:rPr>
          <w:spacing w:val="-7"/>
        </w:rPr>
        <w:t xml:space="preserve"> </w:t>
      </w:r>
      <w:r w:rsidRPr="00E60ED9">
        <w:t>supplied</w:t>
      </w:r>
      <w:r w:rsidRPr="00E60ED9">
        <w:rPr>
          <w:spacing w:val="-7"/>
        </w:rPr>
        <w:t xml:space="preserve"> </w:t>
      </w:r>
      <w:r w:rsidRPr="00E60ED9">
        <w:t>by</w:t>
      </w:r>
      <w:r w:rsidRPr="00E60ED9">
        <w:rPr>
          <w:spacing w:val="-7"/>
        </w:rPr>
        <w:t xml:space="preserve"> </w:t>
      </w:r>
      <w:r w:rsidRPr="00E60ED9">
        <w:t>at</w:t>
      </w:r>
      <w:r w:rsidRPr="00E60ED9">
        <w:rPr>
          <w:spacing w:val="-7"/>
        </w:rPr>
        <w:t xml:space="preserve"> </w:t>
      </w:r>
      <w:r w:rsidRPr="00E60ED9">
        <w:t>least</w:t>
      </w:r>
      <w:r w:rsidRPr="00E60ED9">
        <w:rPr>
          <w:spacing w:val="-7"/>
        </w:rPr>
        <w:t xml:space="preserve"> </w:t>
      </w:r>
      <w:r w:rsidRPr="00E60ED9">
        <w:t>three</w:t>
      </w:r>
      <w:r w:rsidRPr="00E60ED9">
        <w:rPr>
          <w:spacing w:val="-7"/>
        </w:rPr>
        <w:t xml:space="preserve"> </w:t>
      </w:r>
      <w:r w:rsidRPr="00E60ED9">
        <w:t>different</w:t>
      </w:r>
      <w:r w:rsidRPr="00E60ED9">
        <w:rPr>
          <w:spacing w:val="-7"/>
        </w:rPr>
        <w:t xml:space="preserve"> </w:t>
      </w:r>
      <w:r w:rsidRPr="00E60ED9">
        <w:t>exporters,</w:t>
      </w:r>
      <w:r w:rsidRPr="00E60ED9">
        <w:rPr>
          <w:spacing w:val="-7"/>
        </w:rPr>
        <w:t xml:space="preserve"> </w:t>
      </w:r>
      <w:r w:rsidRPr="00E60ED9">
        <w:t>each</w:t>
      </w:r>
      <w:r w:rsidRPr="00E60ED9">
        <w:rPr>
          <w:spacing w:val="-7"/>
        </w:rPr>
        <w:t xml:space="preserve"> </w:t>
      </w:r>
      <w:r w:rsidRPr="00E60ED9">
        <w:t>with</w:t>
      </w:r>
      <w:r w:rsidRPr="00E60ED9">
        <w:rPr>
          <w:spacing w:val="-7"/>
        </w:rPr>
        <w:t xml:space="preserve"> </w:t>
      </w:r>
      <w:r w:rsidRPr="00E60ED9">
        <w:t>a</w:t>
      </w:r>
      <w:r w:rsidRPr="00E60ED9">
        <w:rPr>
          <w:spacing w:val="-7"/>
        </w:rPr>
        <w:t xml:space="preserve"> </w:t>
      </w:r>
      <w:r w:rsidRPr="00E60ED9">
        <w:t>maximum</w:t>
      </w:r>
      <w:r w:rsidRPr="00E60ED9">
        <w:rPr>
          <w:spacing w:val="-7"/>
        </w:rPr>
        <w:t xml:space="preserve"> </w:t>
      </w:r>
      <w:r w:rsidRPr="00E60ED9">
        <w:t>share</w:t>
      </w:r>
      <w:r w:rsidRPr="00E60ED9">
        <w:rPr>
          <w:spacing w:val="-7"/>
        </w:rPr>
        <w:t xml:space="preserve"> </w:t>
      </w:r>
      <w:r w:rsidRPr="00E60ED9">
        <w:t>of</w:t>
      </w:r>
      <w:r w:rsidRPr="00E60ED9">
        <w:rPr>
          <w:spacing w:val="-7"/>
        </w:rPr>
        <w:t xml:space="preserve"> </w:t>
      </w:r>
      <w:r w:rsidRPr="00E60ED9">
        <w:t>one-third.</w:t>
      </w:r>
    </w:p>
    <w:p w14:paraId="602BFE31" w14:textId="77777777" w:rsidR="007F257B" w:rsidRPr="00E60ED9" w:rsidRDefault="007F257B">
      <w:pPr>
        <w:pStyle w:val="Textkrper"/>
        <w:spacing w:before="26"/>
        <w:rPr>
          <w:sz w:val="20"/>
        </w:rPr>
      </w:pPr>
    </w:p>
    <w:p w14:paraId="12C380B6" w14:textId="77777777" w:rsidR="007F257B" w:rsidRPr="00E60ED9" w:rsidRDefault="007F257B">
      <w:pPr>
        <w:rPr>
          <w:sz w:val="20"/>
        </w:rPr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712D7099" w14:textId="77777777" w:rsidR="007F257B" w:rsidRPr="00E60ED9" w:rsidRDefault="00FF3C28">
      <w:pPr>
        <w:pStyle w:val="Textkrper"/>
        <w:spacing w:before="52" w:line="197" w:lineRule="exact"/>
        <w:ind w:left="4760"/>
      </w:pPr>
      <w:r w:rsidRPr="00E60ED9">
        <w:rPr>
          <w:spacing w:val="-10"/>
        </w:rPr>
        <w:t>1</w:t>
      </w:r>
    </w:p>
    <w:p w14:paraId="77459D68" w14:textId="77777777" w:rsidR="007F257B" w:rsidRPr="00E60ED9" w:rsidRDefault="00FF3C28">
      <w:pPr>
        <w:spacing w:line="228" w:lineRule="exact"/>
        <w:ind w:right="271"/>
        <w:jc w:val="right"/>
        <w:rPr>
          <w:rFonts w:ascii="Lucida Sans Unicode" w:hAnsi="Lucida Sans Unicode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3B8690CA" wp14:editId="346D58E5">
                <wp:simplePos x="0" y="0"/>
                <wp:positionH relativeFrom="page">
                  <wp:posOffset>3654945</wp:posOffset>
                </wp:positionH>
                <wp:positionV relativeFrom="paragraph">
                  <wp:posOffset>68591</wp:posOffset>
                </wp:positionV>
                <wp:extent cx="126364" cy="127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63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364">
                              <a:moveTo>
                                <a:pt x="0" y="0"/>
                              </a:moveTo>
                              <a:lnTo>
                                <a:pt x="12609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4E6D4" id="Graphic 18" o:spid="_x0000_s1026" style="position:absolute;margin-left:287.8pt;margin-top:5.4pt;width:9.95pt;height:.1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63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" path="m,l126098,e" filled="f" strokeweight=".15381mm">
                <v:path arrowok="t"/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61F815EB" wp14:editId="056DB237">
                <wp:simplePos x="0" y="0"/>
                <wp:positionH relativeFrom="page">
                  <wp:posOffset>3654945</wp:posOffset>
                </wp:positionH>
                <wp:positionV relativeFrom="paragraph">
                  <wp:posOffset>94349</wp:posOffset>
                </wp:positionV>
                <wp:extent cx="83185" cy="13906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007FC9" w14:textId="77777777" w:rsidR="009D3118" w:rsidRDefault="009D3118">
                            <w:pPr>
                              <w:spacing w:line="215" w:lineRule="exact"/>
                              <w:rPr>
                                <w:rFonts w:ascii="Bookman Old Style"/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rFonts w:ascii="Bookman Old Style"/>
                                <w:i/>
                                <w:spacing w:val="-17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815EB" id="Textbox 19" o:spid="_x0000_s1036" type="#_x0000_t202" style="position:absolute;left:0;text-align:left;margin-left:287.8pt;margin-top:7.45pt;width:6.55pt;height:10.9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" filled="f" stroked="f">
                <v:path arrowok="t"/>
                <v:textbox inset="0,0,0,0">
                  <w:txbxContent>
                    <w:p w14:paraId="6A007FC9" w14:textId="77777777" w:rsidR="009D3118" w:rsidRDefault="009D3118">
                      <w:pPr>
                        <w:spacing w:line="215" w:lineRule="exact"/>
                        <w:rPr>
                          <w:rFonts w:ascii="Bookman Old Style"/>
                          <w:i/>
                        </w:rPr>
                      </w:pPr>
                      <w:proofErr w:type="gramStart"/>
                      <w:r>
                        <w:rPr>
                          <w:rFonts w:ascii="Bookman Old Style"/>
                          <w:i/>
                          <w:spacing w:val="-17"/>
                        </w:rPr>
                        <w:t>n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Pr="00E60ED9">
        <w:rPr>
          <w:rFonts w:ascii="Bookman Old Style" w:hAnsi="Bookman Old Style"/>
          <w:i/>
          <w:position w:val="3"/>
        </w:rPr>
        <w:t>q</w:t>
      </w:r>
      <w:proofErr w:type="spellStart"/>
      <w:r w:rsidRPr="00E60ED9">
        <w:rPr>
          <w:rFonts w:ascii="Bookman Old Style" w:hAnsi="Bookman Old Style"/>
          <w:i/>
          <w:sz w:val="16"/>
        </w:rPr>
        <w:t>e,</w:t>
      </w:r>
      <w:proofErr w:type="gramEnd"/>
      <w:r w:rsidRPr="00E60ED9">
        <w:rPr>
          <w:rFonts w:ascii="Bookman Old Style" w:hAnsi="Bookman Old Style"/>
          <w:i/>
          <w:sz w:val="16"/>
        </w:rPr>
        <w:t>i</w:t>
      </w:r>
      <w:proofErr w:type="spellEnd"/>
      <w:r w:rsidRPr="00E60ED9">
        <w:rPr>
          <w:rFonts w:ascii="Bookman Old Style" w:hAnsi="Bookman Old Style"/>
          <w:i/>
          <w:spacing w:val="-2"/>
          <w:sz w:val="16"/>
        </w:rPr>
        <w:t xml:space="preserve"> </w:t>
      </w:r>
      <w:r w:rsidRPr="00E60ED9">
        <w:rPr>
          <w:rFonts w:ascii="Lucida Sans Unicode" w:hAnsi="Lucida Sans Unicode"/>
          <w:spacing w:val="-10"/>
          <w:position w:val="3"/>
        </w:rPr>
        <w:t>≤</w:t>
      </w:r>
    </w:p>
    <w:p w14:paraId="44B49A7D" w14:textId="77777777" w:rsidR="007F257B" w:rsidRPr="00E60ED9" w:rsidRDefault="00FF3C28">
      <w:pPr>
        <w:spacing w:line="154" w:lineRule="exact"/>
        <w:ind w:left="4846"/>
        <w:rPr>
          <w:rFonts w:ascii="Bookman Old Style"/>
          <w:i/>
          <w:sz w:val="16"/>
        </w:rPr>
      </w:pPr>
      <w:proofErr w:type="spellStart"/>
      <w:proofErr w:type="gramStart"/>
      <w:r w:rsidRPr="00E60ED9">
        <w:rPr>
          <w:rFonts w:ascii="Bookman Old Style"/>
          <w:i/>
          <w:spacing w:val="-10"/>
          <w:w w:val="130"/>
          <w:sz w:val="16"/>
        </w:rPr>
        <w:t>i</w:t>
      </w:r>
      <w:proofErr w:type="spellEnd"/>
      <w:proofErr w:type="gramEnd"/>
    </w:p>
    <w:p w14:paraId="5F97830D" w14:textId="77777777" w:rsidR="007F257B" w:rsidRPr="00E60ED9" w:rsidRDefault="00FF3C28">
      <w:pPr>
        <w:tabs>
          <w:tab w:val="left" w:pos="787"/>
          <w:tab w:val="left" w:pos="4824"/>
        </w:tabs>
        <w:spacing w:before="170"/>
        <w:ind w:left="42"/>
      </w:pPr>
      <w:r w:rsidRPr="00E60ED9">
        <w:br w:type="column"/>
      </w:r>
      <w:r w:rsidRPr="00E60ED9">
        <w:rPr>
          <w:rFonts w:ascii="Lucida Sans Unicode" w:hAnsi="Lucida Sans Unicode"/>
          <w:w w:val="95"/>
        </w:rPr>
        <w:t>×</w:t>
      </w:r>
      <w:r w:rsidRPr="00E60ED9">
        <w:rPr>
          <w:rFonts w:ascii="Lucida Sans Unicode" w:hAnsi="Lucida Sans Unicode"/>
          <w:spacing w:val="-16"/>
          <w:w w:val="95"/>
        </w:rPr>
        <w:t xml:space="preserve"> </w:t>
      </w:r>
      <w:r w:rsidRPr="00E60ED9">
        <w:rPr>
          <w:rFonts w:ascii="Bookman Old Style" w:hAnsi="Bookman Old Style"/>
          <w:i/>
          <w:spacing w:val="-5"/>
          <w:w w:val="110"/>
        </w:rPr>
        <w:t>D</w:t>
      </w:r>
      <w:r w:rsidRPr="00E60ED9">
        <w:rPr>
          <w:rFonts w:ascii="Bookman Old Style" w:hAnsi="Bookman Old Style"/>
          <w:i/>
          <w:spacing w:val="-5"/>
          <w:w w:val="110"/>
          <w:vertAlign w:val="subscript"/>
        </w:rPr>
        <w:t>i</w:t>
      </w:r>
      <w:r w:rsidRPr="00E60ED9">
        <w:rPr>
          <w:rFonts w:ascii="Bookman Old Style" w:hAnsi="Bookman Old Style"/>
          <w:i/>
        </w:rPr>
        <w:tab/>
      </w:r>
      <w:r w:rsidRPr="00E60ED9">
        <w:rPr>
          <w:w w:val="105"/>
        </w:rPr>
        <w:t>:</w:t>
      </w:r>
      <w:r w:rsidRPr="00E60ED9">
        <w:rPr>
          <w:spacing w:val="4"/>
          <w:w w:val="105"/>
        </w:rPr>
        <w:t xml:space="preserve"> </w:t>
      </w:r>
      <w:r w:rsidRPr="00E60ED9">
        <w:rPr>
          <w:rFonts w:ascii="Lucida Sans Unicode" w:hAnsi="Lucida Sans Unicode"/>
          <w:spacing w:val="-5"/>
          <w:w w:val="105"/>
        </w:rPr>
        <w:t>∀</w:t>
      </w:r>
      <w:proofErr w:type="spellStart"/>
      <w:r w:rsidRPr="00E60ED9">
        <w:rPr>
          <w:rFonts w:ascii="Bookman Old Style" w:hAnsi="Bookman Old Style"/>
          <w:i/>
          <w:spacing w:val="-5"/>
          <w:w w:val="105"/>
        </w:rPr>
        <w:t>i</w:t>
      </w:r>
      <w:proofErr w:type="spellEnd"/>
      <w:r w:rsidRPr="00E60ED9">
        <w:rPr>
          <w:rFonts w:ascii="Bookman Old Style" w:hAnsi="Bookman Old Style"/>
          <w:i/>
        </w:rPr>
        <w:tab/>
      </w:r>
      <w:bookmarkStart w:id="391" w:name="_bookmark14"/>
      <w:bookmarkEnd w:id="391"/>
      <w:r w:rsidRPr="00E60ED9">
        <w:rPr>
          <w:spacing w:val="-5"/>
          <w:w w:val="105"/>
        </w:rPr>
        <w:t>(7)</w:t>
      </w:r>
    </w:p>
    <w:p w14:paraId="528B7B2A" w14:textId="77777777" w:rsidR="007F257B" w:rsidRPr="00E60ED9" w:rsidRDefault="007F257B">
      <w:p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2" w:space="720" w:equalWidth="0">
            <w:col w:w="4905" w:space="40"/>
            <w:col w:w="5715"/>
          </w:cols>
        </w:sectPr>
      </w:pPr>
    </w:p>
    <w:p w14:paraId="4C00D43F" w14:textId="77777777" w:rsidR="007F257B" w:rsidRPr="00E60ED9" w:rsidRDefault="00FF3C28" w:rsidP="003741D5">
      <w:pPr>
        <w:pStyle w:val="berschrift2"/>
        <w:numPr>
          <w:ilvl w:val="1"/>
          <w:numId w:val="10"/>
        </w:numPr>
        <w:tabs>
          <w:tab w:val="left" w:pos="723"/>
        </w:tabs>
        <w:spacing w:before="221"/>
        <w:ind w:left="723" w:hanging="612"/>
        <w:jc w:val="both"/>
      </w:pPr>
      <w:bookmarkStart w:id="392" w:name="Scenarios"/>
      <w:bookmarkStart w:id="393" w:name="_bookmark15"/>
      <w:bookmarkEnd w:id="392"/>
      <w:bookmarkEnd w:id="393"/>
      <w:r w:rsidRPr="00E60ED9">
        <w:rPr>
          <w:spacing w:val="-2"/>
          <w:w w:val="105"/>
        </w:rPr>
        <w:t>Scenarios</w:t>
      </w:r>
    </w:p>
    <w:p w14:paraId="56DB547F" w14:textId="77777777" w:rsidR="007F257B" w:rsidRPr="00E60ED9" w:rsidRDefault="00FF3C28">
      <w:pPr>
        <w:pStyle w:val="Textkrper"/>
        <w:spacing w:before="117" w:line="218" w:lineRule="auto"/>
        <w:ind w:left="111" w:right="607"/>
        <w:jc w:val="both"/>
      </w:pPr>
      <w:r w:rsidRPr="00E60ED9">
        <w:t>We</w:t>
      </w:r>
      <w:r w:rsidRPr="00E60ED9">
        <w:rPr>
          <w:spacing w:val="-14"/>
        </w:rPr>
        <w:t xml:space="preserve"> </w:t>
      </w:r>
      <w:r w:rsidRPr="00E60ED9">
        <w:t>consider</w:t>
      </w:r>
      <w:r w:rsidRPr="00E60ED9">
        <w:rPr>
          <w:spacing w:val="-14"/>
        </w:rPr>
        <w:t xml:space="preserve"> </w:t>
      </w:r>
      <w:r w:rsidRPr="00E60ED9">
        <w:t>two</w:t>
      </w:r>
      <w:r w:rsidRPr="00E60ED9">
        <w:rPr>
          <w:spacing w:val="-14"/>
        </w:rPr>
        <w:t xml:space="preserve"> </w:t>
      </w:r>
      <w:r w:rsidRPr="00E60ED9">
        <w:t>scenarios</w:t>
      </w:r>
      <w:r w:rsidRPr="00E60ED9">
        <w:rPr>
          <w:spacing w:val="-13"/>
        </w:rPr>
        <w:t xml:space="preserve"> </w:t>
      </w:r>
      <w:r w:rsidRPr="00E60ED9">
        <w:t>(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>Zero</w:t>
      </w:r>
      <w:r w:rsidRPr="00E60ED9">
        <w:rPr>
          <w:rFonts w:ascii="Euclid"/>
          <w:i/>
          <w:spacing w:val="-12"/>
        </w:rPr>
        <w:t xml:space="preserve"> </w:t>
      </w:r>
      <w:r w:rsidRPr="00E60ED9">
        <w:t>and</w:t>
      </w:r>
      <w:r w:rsidRPr="00E60ED9">
        <w:rPr>
          <w:spacing w:val="-4"/>
        </w:rPr>
        <w:t xml:space="preserve">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18"/>
        </w:rPr>
        <w:t xml:space="preserve"> </w:t>
      </w:r>
      <w:proofErr w:type="gramStart"/>
      <w:r w:rsidRPr="00E60ED9">
        <w:rPr>
          <w:rFonts w:ascii="Euclid"/>
          <w:i/>
        </w:rPr>
        <w:t>Demand</w:t>
      </w:r>
      <w:r w:rsidRPr="00E60ED9">
        <w:rPr>
          <w:rFonts w:ascii="Euclid"/>
          <w:i/>
          <w:spacing w:val="-18"/>
        </w:rPr>
        <w:t xml:space="preserve"> </w:t>
      </w:r>
      <w:r w:rsidRPr="00E60ED9">
        <w:t>)</w:t>
      </w:r>
      <w:proofErr w:type="gramEnd"/>
      <w:r w:rsidRPr="00E60ED9">
        <w:rPr>
          <w:spacing w:val="-3"/>
        </w:rPr>
        <w:t xml:space="preserve"> </w:t>
      </w:r>
      <w:del w:id="394" w:author="Author" w:date="2024-02-01T10:43:00Z">
        <w:r w:rsidR="00581875">
          <w:delText>which</w:delText>
        </w:r>
      </w:del>
      <w:ins w:id="395" w:author="Author" w:date="2024-02-01T10:43:00Z">
        <w:r w:rsidR="00FD1962">
          <w:t>that</w:t>
        </w:r>
      </w:ins>
      <w:r w:rsidR="00FD1962" w:rsidRPr="00E60ED9">
        <w:rPr>
          <w:spacing w:val="-4"/>
        </w:rPr>
        <w:t xml:space="preserve"> </w:t>
      </w:r>
      <w:r w:rsidRPr="00E60ED9">
        <w:t>provide</w:t>
      </w:r>
      <w:r w:rsidRPr="00E60ED9">
        <w:rPr>
          <w:spacing w:val="-4"/>
        </w:rPr>
        <w:t xml:space="preserve"> </w:t>
      </w:r>
      <w:r w:rsidRPr="00E60ED9">
        <w:t>a</w:t>
      </w:r>
      <w:r w:rsidRPr="00E60ED9">
        <w:rPr>
          <w:spacing w:val="-4"/>
        </w:rPr>
        <w:t xml:space="preserve"> </w:t>
      </w:r>
      <w:r w:rsidRPr="00E60ED9">
        <w:t>particularly</w:t>
      </w:r>
      <w:r w:rsidRPr="00E60ED9">
        <w:rPr>
          <w:spacing w:val="-4"/>
        </w:rPr>
        <w:t xml:space="preserve"> </w:t>
      </w:r>
      <w:r w:rsidRPr="00E60ED9">
        <w:t>wide range of future developments in the global and, in particular, the European LNG market.</w:t>
      </w:r>
      <w:r w:rsidRPr="00E60ED9">
        <w:rPr>
          <w:spacing w:val="37"/>
        </w:rPr>
        <w:t xml:space="preserve"> </w:t>
      </w:r>
      <w:r w:rsidRPr="00E60ED9">
        <w:t>Essentially, the</w:t>
      </w:r>
      <w:r w:rsidRPr="00E60ED9">
        <w:rPr>
          <w:spacing w:val="-14"/>
        </w:rPr>
        <w:t xml:space="preserve"> </w:t>
      </w:r>
      <w:r w:rsidRPr="00E60ED9">
        <w:t>scenarios</w:t>
      </w:r>
      <w:r w:rsidRPr="00E60ED9">
        <w:rPr>
          <w:spacing w:val="-13"/>
        </w:rPr>
        <w:t xml:space="preserve"> </w:t>
      </w:r>
      <w:r w:rsidRPr="00E60ED9">
        <w:t>define</w:t>
      </w:r>
      <w:r w:rsidRPr="00E60ED9">
        <w:rPr>
          <w:spacing w:val="-14"/>
        </w:rPr>
        <w:t xml:space="preserve"> </w:t>
      </w:r>
      <w:r w:rsidRPr="00E60ED9">
        <w:t>demand</w:t>
      </w:r>
      <w:r w:rsidRPr="00E60ED9">
        <w:rPr>
          <w:spacing w:val="-13"/>
        </w:rPr>
        <w:t xml:space="preserve"> </w:t>
      </w:r>
      <w:r w:rsidRPr="00E60ED9">
        <w:rPr>
          <w:rFonts w:ascii="Bookman Old Style"/>
          <w:i/>
        </w:rPr>
        <w:t>D</w:t>
      </w:r>
      <w:r w:rsidRPr="00E60ED9">
        <w:rPr>
          <w:rFonts w:ascii="Bookman Old Style"/>
          <w:i/>
          <w:vertAlign w:val="subscript"/>
        </w:rPr>
        <w:t>i</w:t>
      </w:r>
      <w:r w:rsidRPr="00E60ED9">
        <w:rPr>
          <w:rFonts w:ascii="Bookman Old Style"/>
          <w:i/>
          <w:spacing w:val="-17"/>
        </w:rPr>
        <w:t xml:space="preserve"> </w:t>
      </w:r>
      <w:r w:rsidRPr="00E60ED9">
        <w:t>of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different</w:t>
      </w:r>
      <w:r w:rsidRPr="00E60ED9">
        <w:rPr>
          <w:spacing w:val="-14"/>
        </w:rPr>
        <w:t xml:space="preserve"> </w:t>
      </w:r>
      <w:r w:rsidRPr="00E60ED9">
        <w:t>importers</w:t>
      </w:r>
      <w:r w:rsidRPr="00E60ED9">
        <w:rPr>
          <w:spacing w:val="-13"/>
        </w:rPr>
        <w:t xml:space="preserve"> </w:t>
      </w:r>
      <w:proofErr w:type="spellStart"/>
      <w:r w:rsidRPr="00E60ED9">
        <w:rPr>
          <w:rFonts w:ascii="Bookman Old Style"/>
          <w:i/>
        </w:rPr>
        <w:t>i</w:t>
      </w:r>
      <w:proofErr w:type="spellEnd"/>
      <w:r w:rsidRPr="00E60ED9">
        <w:rPr>
          <w:rFonts w:ascii="Bookman Old Style"/>
          <w:i/>
          <w:spacing w:val="-17"/>
        </w:rPr>
        <w:t xml:space="preserve"> </w:t>
      </w:r>
      <w:r w:rsidRPr="00E60ED9">
        <w:t>with</w:t>
      </w:r>
      <w:r w:rsidRPr="00E60ED9">
        <w:rPr>
          <w:spacing w:val="-13"/>
        </w:rPr>
        <w:t xml:space="preserve"> </w:t>
      </w:r>
      <w:r w:rsidRPr="00E60ED9">
        <w:t>respect</w:t>
      </w:r>
      <w:r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mathematical</w:t>
      </w:r>
      <w:r w:rsidRPr="00E60ED9">
        <w:rPr>
          <w:spacing w:val="-13"/>
        </w:rPr>
        <w:t xml:space="preserve"> </w:t>
      </w:r>
      <w:r w:rsidRPr="00E60ED9">
        <w:rPr>
          <w:spacing w:val="-2"/>
        </w:rPr>
        <w:t>formulation</w:t>
      </w:r>
    </w:p>
    <w:p w14:paraId="37455D49" w14:textId="77777777" w:rsidR="007F257B" w:rsidRPr="00E60ED9" w:rsidRDefault="00FF3C28">
      <w:pPr>
        <w:pStyle w:val="Textkrper"/>
        <w:spacing w:before="2" w:line="257" w:lineRule="exact"/>
        <w:ind w:left="111"/>
        <w:jc w:val="both"/>
      </w:pPr>
      <w:proofErr w:type="gramStart"/>
      <w:r w:rsidRPr="00E60ED9">
        <w:t>of</w:t>
      </w:r>
      <w:proofErr w:type="gramEnd"/>
      <w:r w:rsidRPr="00E60ED9">
        <w:rPr>
          <w:spacing w:val="16"/>
        </w:rPr>
        <w:t xml:space="preserve"> </w:t>
      </w:r>
      <w:r w:rsidRPr="00E60ED9">
        <w:t>the</w:t>
      </w:r>
      <w:r w:rsidRPr="00E60ED9">
        <w:rPr>
          <w:spacing w:val="16"/>
        </w:rPr>
        <w:t xml:space="preserve"> </w:t>
      </w:r>
      <w:r w:rsidRPr="00E60ED9">
        <w:t>model</w:t>
      </w:r>
      <w:r w:rsidRPr="00E60ED9">
        <w:rPr>
          <w:spacing w:val="16"/>
        </w:rPr>
        <w:t xml:space="preserve"> </w:t>
      </w:r>
      <w:r w:rsidRPr="00E60ED9">
        <w:t>(Equation</w:t>
      </w:r>
      <w:r w:rsidRPr="00E60ED9">
        <w:rPr>
          <w:spacing w:val="16"/>
        </w:rPr>
        <w:t xml:space="preserve"> </w:t>
      </w:r>
      <w:hyperlink w:anchor="_bookmark11" w:history="1">
        <w:r w:rsidRPr="00E60ED9">
          <w:t>4).</w:t>
        </w:r>
      </w:hyperlink>
      <w:r w:rsidRPr="00E60ED9">
        <w:rPr>
          <w:spacing w:val="64"/>
        </w:rPr>
        <w:t xml:space="preserve"> </w:t>
      </w:r>
      <w:r w:rsidRPr="00E60ED9">
        <w:t>Thus,</w:t>
      </w:r>
      <w:r w:rsidRPr="00E60ED9">
        <w:rPr>
          <w:spacing w:val="20"/>
        </w:rPr>
        <w:t xml:space="preserve"> </w:t>
      </w:r>
      <w:r w:rsidRPr="00E60ED9">
        <w:t>demands</w:t>
      </w:r>
      <w:r w:rsidRPr="00E60ED9">
        <w:rPr>
          <w:spacing w:val="17"/>
        </w:rPr>
        <w:t xml:space="preserve"> </w:t>
      </w:r>
      <w:r w:rsidRPr="00E60ED9">
        <w:t>are</w:t>
      </w:r>
      <w:del w:id="396" w:author="Author" w:date="2024-02-01T10:43:00Z">
        <w:r w:rsidR="00581875">
          <w:rPr>
            <w:spacing w:val="16"/>
          </w:rPr>
          <w:delText xml:space="preserve"> </w:delText>
        </w:r>
        <w:r w:rsidR="00581875">
          <w:delText>-</w:delText>
        </w:r>
        <w:r w:rsidR="00581875">
          <w:rPr>
            <w:spacing w:val="16"/>
          </w:rPr>
          <w:delText xml:space="preserve"> </w:delText>
        </w:r>
      </w:del>
      <w:ins w:id="397" w:author="Author" w:date="2024-02-01T10:43:00Z">
        <w:r w:rsidR="000804BA">
          <w:t>—</w:t>
        </w:r>
      </w:ins>
      <w:r w:rsidRPr="00E60ED9">
        <w:t>as</w:t>
      </w:r>
      <w:r w:rsidRPr="00E60ED9">
        <w:rPr>
          <w:spacing w:val="16"/>
        </w:rPr>
        <w:t xml:space="preserve"> </w:t>
      </w:r>
      <w:r w:rsidRPr="00E60ED9">
        <w:t>common</w:t>
      </w:r>
      <w:r w:rsidRPr="00E60ED9">
        <w:rPr>
          <w:spacing w:val="17"/>
        </w:rPr>
        <w:t xml:space="preserve"> </w:t>
      </w:r>
      <w:r w:rsidRPr="00E60ED9">
        <w:t>in</w:t>
      </w:r>
      <w:r w:rsidRPr="00E60ED9">
        <w:rPr>
          <w:spacing w:val="16"/>
        </w:rPr>
        <w:t xml:space="preserve"> </w:t>
      </w:r>
      <w:r w:rsidRPr="00E60ED9">
        <w:t>this</w:t>
      </w:r>
      <w:r w:rsidRPr="00E60ED9">
        <w:rPr>
          <w:spacing w:val="16"/>
        </w:rPr>
        <w:t xml:space="preserve"> </w:t>
      </w:r>
      <w:r w:rsidRPr="00E60ED9">
        <w:t>literature</w:t>
      </w:r>
      <w:del w:id="398" w:author="Author" w:date="2024-02-01T10:43:00Z">
        <w:r w:rsidR="00581875">
          <w:rPr>
            <w:spacing w:val="16"/>
          </w:rPr>
          <w:delText xml:space="preserve"> </w:delText>
        </w:r>
        <w:r w:rsidR="00581875">
          <w:delText>-</w:delText>
        </w:r>
        <w:r w:rsidR="00581875">
          <w:rPr>
            <w:spacing w:val="17"/>
          </w:rPr>
          <w:delText xml:space="preserve"> </w:delText>
        </w:r>
      </w:del>
      <w:ins w:id="399" w:author="Author" w:date="2024-02-01T10:43:00Z">
        <w:r w:rsidR="000804BA">
          <w:t>—</w:t>
        </w:r>
      </w:ins>
      <w:r w:rsidRPr="00E60ED9">
        <w:t>defined</w:t>
      </w:r>
      <w:r w:rsidRPr="00E60ED9">
        <w:rPr>
          <w:spacing w:val="16"/>
        </w:rPr>
        <w:t xml:space="preserve"> </w:t>
      </w:r>
      <w:r w:rsidRPr="00E60ED9">
        <w:t>as</w:t>
      </w:r>
      <w:r w:rsidRPr="00E60ED9">
        <w:rPr>
          <w:spacing w:val="16"/>
        </w:rPr>
        <w:t xml:space="preserve"> </w:t>
      </w:r>
      <w:r w:rsidRPr="00E60ED9">
        <w:rPr>
          <w:spacing w:val="-2"/>
        </w:rPr>
        <w:t>exogenous</w:t>
      </w:r>
    </w:p>
    <w:p w14:paraId="7B18887E" w14:textId="77777777" w:rsidR="007F257B" w:rsidRPr="00E60ED9" w:rsidRDefault="007F257B">
      <w:pPr>
        <w:spacing w:line="257" w:lineRule="exact"/>
        <w:jc w:val="both"/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773934D8" w14:textId="77777777" w:rsidR="007F257B" w:rsidRPr="00E60ED9" w:rsidRDefault="00FF3C28">
      <w:pPr>
        <w:pStyle w:val="Textkrper"/>
        <w:spacing w:before="14" w:line="120" w:lineRule="exact"/>
        <w:ind w:left="111"/>
        <w:rPr>
          <w:rFonts w:ascii="Bookman Old Style"/>
          <w:i/>
        </w:rPr>
      </w:pPr>
      <w:proofErr w:type="gramStart"/>
      <w:r w:rsidRPr="00E60ED9">
        <w:rPr>
          <w:spacing w:val="-4"/>
        </w:rPr>
        <w:t>parameters</w:t>
      </w:r>
      <w:proofErr w:type="gramEnd"/>
      <w:r w:rsidRPr="00E60ED9">
        <w:rPr>
          <w:spacing w:val="-4"/>
        </w:rPr>
        <w:t>.</w:t>
      </w:r>
      <w:r w:rsidRPr="00E60ED9">
        <w:rPr>
          <w:spacing w:val="27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1"/>
        </w:rPr>
        <w:t xml:space="preserve"> </w:t>
      </w:r>
      <w:r w:rsidRPr="00E60ED9">
        <w:rPr>
          <w:spacing w:val="-4"/>
        </w:rPr>
        <w:t>other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key-determining</w:t>
      </w:r>
      <w:r w:rsidRPr="00E60ED9">
        <w:rPr>
          <w:spacing w:val="-1"/>
        </w:rPr>
        <w:t xml:space="preserve"> </w:t>
      </w:r>
      <w:r w:rsidRPr="00E60ED9">
        <w:rPr>
          <w:spacing w:val="-4"/>
        </w:rPr>
        <w:t>parameters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of</w:t>
      </w:r>
      <w:r w:rsidRPr="00E60ED9">
        <w:rPr>
          <w:spacing w:val="-1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1"/>
        </w:rPr>
        <w:t xml:space="preserve"> </w:t>
      </w:r>
      <w:r w:rsidRPr="00E60ED9">
        <w:rPr>
          <w:spacing w:val="-4"/>
        </w:rPr>
        <w:t>model</w:t>
      </w:r>
      <w:r w:rsidRPr="00E60ED9">
        <w:rPr>
          <w:spacing w:val="-1"/>
        </w:rPr>
        <w:t xml:space="preserve"> </w:t>
      </w:r>
      <w:r w:rsidRPr="00E60ED9">
        <w:rPr>
          <w:spacing w:val="-4"/>
        </w:rPr>
        <w:t>(</w:t>
      </w:r>
      <w:r w:rsidRPr="00E60ED9">
        <w:rPr>
          <w:rFonts w:ascii="Bookman Old Style"/>
          <w:i/>
          <w:spacing w:val="-4"/>
        </w:rPr>
        <w:t>DES</w:t>
      </w:r>
    </w:p>
    <w:p w14:paraId="68AD3209" w14:textId="77777777" w:rsidR="007F257B" w:rsidRPr="00E60ED9" w:rsidRDefault="00FF3C28">
      <w:pPr>
        <w:spacing w:before="14" w:line="120" w:lineRule="exact"/>
        <w:ind w:left="111"/>
      </w:pPr>
      <w:r w:rsidRPr="00E60ED9">
        <w:br w:type="column"/>
      </w:r>
      <w:r w:rsidRPr="00E60ED9">
        <w:rPr>
          <w:rFonts w:ascii="Bookman Old Style"/>
          <w:i/>
        </w:rPr>
        <w:t>,</w:t>
      </w:r>
      <w:r w:rsidRPr="00E60ED9">
        <w:rPr>
          <w:rFonts w:ascii="Bookman Old Style"/>
          <w:i/>
          <w:spacing w:val="-21"/>
        </w:rPr>
        <w:t xml:space="preserve"> </w:t>
      </w:r>
      <w:proofErr w:type="spellStart"/>
      <w:r w:rsidRPr="00E60ED9">
        <w:rPr>
          <w:rFonts w:ascii="Bookman Old Style"/>
          <w:i/>
        </w:rPr>
        <w:t>Q</w:t>
      </w:r>
      <w:r w:rsidRPr="00E60ED9">
        <w:rPr>
          <w:rFonts w:ascii="Bookman Old Style"/>
          <w:i/>
          <w:vertAlign w:val="superscript"/>
        </w:rPr>
        <w:t>Liq</w:t>
      </w:r>
      <w:proofErr w:type="spellEnd"/>
      <w:r w:rsidRPr="00E60ED9">
        <w:rPr>
          <w:rFonts w:ascii="Bookman Old Style"/>
          <w:i/>
        </w:rPr>
        <w:t>,</w:t>
      </w:r>
      <w:r w:rsidRPr="00E60ED9">
        <w:rPr>
          <w:rFonts w:ascii="Bookman Old Style"/>
          <w:i/>
          <w:spacing w:val="-20"/>
        </w:rPr>
        <w:t xml:space="preserve"> </w:t>
      </w:r>
      <w:proofErr w:type="spellStart"/>
      <w:r w:rsidRPr="00E60ED9">
        <w:rPr>
          <w:rFonts w:ascii="Bookman Old Style"/>
          <w:i/>
        </w:rPr>
        <w:t>Q</w:t>
      </w:r>
      <w:r w:rsidRPr="00E60ED9">
        <w:rPr>
          <w:rFonts w:ascii="Bookman Old Style"/>
          <w:i/>
          <w:vertAlign w:val="superscript"/>
        </w:rPr>
        <w:t>Regas</w:t>
      </w:r>
      <w:proofErr w:type="spellEnd"/>
      <w:r w:rsidRPr="00E60ED9">
        <w:rPr>
          <w:rFonts w:ascii="Bookman Old Style"/>
          <w:i/>
        </w:rPr>
        <w:t>,</w:t>
      </w:r>
      <w:r w:rsidRPr="00E60ED9">
        <w:rPr>
          <w:rFonts w:ascii="Bookman Old Style"/>
          <w:i/>
          <w:spacing w:val="-21"/>
        </w:rPr>
        <w:t xml:space="preserve"> </w:t>
      </w:r>
      <w:r w:rsidRPr="00E60ED9">
        <w:rPr>
          <w:rFonts w:ascii="Bookman Old Style"/>
          <w:i/>
        </w:rPr>
        <w:t>etc.</w:t>
      </w:r>
      <w:r w:rsidRPr="00E60ED9">
        <w:t>)</w:t>
      </w:r>
      <w:r w:rsidRPr="00E60ED9">
        <w:rPr>
          <w:spacing w:val="23"/>
        </w:rPr>
        <w:t xml:space="preserve"> </w:t>
      </w:r>
      <w:proofErr w:type="gramStart"/>
      <w:r w:rsidRPr="00E60ED9">
        <w:t>are</w:t>
      </w:r>
      <w:proofErr w:type="gramEnd"/>
      <w:r w:rsidRPr="00E60ED9">
        <w:rPr>
          <w:spacing w:val="22"/>
        </w:rPr>
        <w:t xml:space="preserve"> </w:t>
      </w:r>
      <w:r w:rsidRPr="00E60ED9">
        <w:rPr>
          <w:spacing w:val="-2"/>
        </w:rPr>
        <w:t>assumed</w:t>
      </w:r>
    </w:p>
    <w:p w14:paraId="57656EF1" w14:textId="77777777" w:rsidR="007F257B" w:rsidRPr="00E60ED9" w:rsidRDefault="007F257B">
      <w:pPr>
        <w:spacing w:line="120" w:lineRule="exact"/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2" w:space="720" w:equalWidth="0">
            <w:col w:w="6887" w:space="41"/>
            <w:col w:w="3732"/>
          </w:cols>
        </w:sectPr>
      </w:pPr>
    </w:p>
    <w:p w14:paraId="695DEE10" w14:textId="77777777" w:rsidR="007F257B" w:rsidRPr="00E60ED9" w:rsidRDefault="00FF3C28">
      <w:pPr>
        <w:tabs>
          <w:tab w:val="left" w:pos="7309"/>
          <w:tab w:val="left" w:pos="7843"/>
        </w:tabs>
        <w:spacing w:line="192" w:lineRule="exact"/>
        <w:ind w:left="6846"/>
        <w:rPr>
          <w:rFonts w:ascii="Bookman Old Style"/>
          <w:i/>
          <w:sz w:val="16"/>
        </w:rPr>
      </w:pPr>
      <w:proofErr w:type="spellStart"/>
      <w:proofErr w:type="gramStart"/>
      <w:r w:rsidRPr="00E60ED9">
        <w:rPr>
          <w:rFonts w:ascii="Bookman Old Style"/>
          <w:i/>
          <w:spacing w:val="-5"/>
          <w:w w:val="105"/>
          <w:sz w:val="16"/>
        </w:rPr>
        <w:t>e,</w:t>
      </w:r>
      <w:proofErr w:type="gramEnd"/>
      <w:r w:rsidRPr="00E60ED9">
        <w:rPr>
          <w:rFonts w:ascii="Bookman Old Style"/>
          <w:i/>
          <w:spacing w:val="-5"/>
          <w:w w:val="105"/>
          <w:sz w:val="16"/>
        </w:rPr>
        <w:t>i</w:t>
      </w:r>
      <w:proofErr w:type="spellEnd"/>
      <w:r w:rsidRPr="00E60ED9">
        <w:rPr>
          <w:rFonts w:ascii="Bookman Old Style"/>
          <w:i/>
          <w:sz w:val="16"/>
        </w:rPr>
        <w:tab/>
      </w:r>
      <w:r w:rsidRPr="00E60ED9">
        <w:rPr>
          <w:rFonts w:ascii="Bookman Old Style"/>
          <w:i/>
          <w:spacing w:val="-12"/>
          <w:w w:val="105"/>
          <w:sz w:val="16"/>
        </w:rPr>
        <w:t>e</w:t>
      </w:r>
      <w:r w:rsidRPr="00E60ED9">
        <w:rPr>
          <w:rFonts w:ascii="Times New Roman"/>
          <w:sz w:val="16"/>
        </w:rPr>
        <w:tab/>
      </w:r>
      <w:proofErr w:type="spellStart"/>
      <w:r w:rsidRPr="00E60ED9">
        <w:rPr>
          <w:rFonts w:ascii="Bookman Old Style"/>
          <w:i/>
          <w:spacing w:val="-10"/>
          <w:w w:val="105"/>
          <w:position w:val="-2"/>
          <w:sz w:val="16"/>
        </w:rPr>
        <w:t>i</w:t>
      </w:r>
      <w:proofErr w:type="spellEnd"/>
    </w:p>
    <w:p w14:paraId="5382C5D6" w14:textId="77777777" w:rsidR="007F257B" w:rsidRPr="00E60ED9" w:rsidRDefault="00FF3C28">
      <w:pPr>
        <w:pStyle w:val="Textkrper"/>
        <w:spacing w:line="232" w:lineRule="exact"/>
        <w:ind w:left="111"/>
        <w:jc w:val="both"/>
      </w:pPr>
      <w:proofErr w:type="gramStart"/>
      <w:r w:rsidRPr="00E60ED9">
        <w:rPr>
          <w:spacing w:val="-2"/>
        </w:rPr>
        <w:t>to</w:t>
      </w:r>
      <w:proofErr w:type="gramEnd"/>
      <w:r w:rsidRPr="00E60ED9">
        <w:rPr>
          <w:spacing w:val="-11"/>
        </w:rPr>
        <w:t xml:space="preserve"> </w:t>
      </w:r>
      <w:r w:rsidRPr="00E60ED9">
        <w:rPr>
          <w:spacing w:val="-2"/>
        </w:rPr>
        <w:t>be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independent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scenario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(variation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1"/>
        </w:rPr>
        <w:t xml:space="preserve"> </w:t>
      </w:r>
      <w:commentRangeStart w:id="400"/>
      <w:r w:rsidRPr="00E60ED9">
        <w:rPr>
          <w:spacing w:val="-2"/>
        </w:rPr>
        <w:t>these</w:t>
      </w:r>
      <w:r w:rsidRPr="00E60ED9">
        <w:rPr>
          <w:spacing w:val="-11"/>
        </w:rPr>
        <w:t xml:space="preserve"> </w:t>
      </w:r>
      <w:commentRangeEnd w:id="400"/>
      <w:r w:rsidR="00047E4D">
        <w:rPr>
          <w:rStyle w:val="Kommentarzeichen"/>
        </w:rPr>
        <w:commentReference w:id="400"/>
      </w:r>
      <w:r w:rsidRPr="00E60ED9">
        <w:rPr>
          <w:spacing w:val="-2"/>
        </w:rPr>
        <w:t>given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cases;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see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Section</w:t>
      </w:r>
      <w:r w:rsidRPr="00E60ED9">
        <w:rPr>
          <w:spacing w:val="-11"/>
        </w:rPr>
        <w:t xml:space="preserve"> </w:t>
      </w:r>
      <w:hyperlink w:anchor="_bookmark17" w:history="1">
        <w:r w:rsidRPr="00E60ED9">
          <w:rPr>
            <w:spacing w:val="-2"/>
          </w:rPr>
          <w:t>3.3).</w:t>
        </w:r>
      </w:hyperlink>
      <w:r w:rsidRPr="00E60ED9">
        <w:rPr>
          <w:spacing w:val="18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two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scenarios</w:t>
      </w:r>
    </w:p>
    <w:p w14:paraId="5AEC7D67" w14:textId="77777777" w:rsidR="00C63B96" w:rsidRDefault="00FF3C28">
      <w:pPr>
        <w:pStyle w:val="Textkrper"/>
        <w:spacing w:before="18" w:line="218" w:lineRule="auto"/>
        <w:ind w:left="111" w:right="606"/>
        <w:jc w:val="both"/>
        <w:rPr>
          <w:del w:id="401" w:author="Author" w:date="2024-02-01T10:43:00Z"/>
        </w:rPr>
      </w:pPr>
      <w:proofErr w:type="gramStart"/>
      <w:r w:rsidRPr="00E60ED9">
        <w:t>are</w:t>
      </w:r>
      <w:proofErr w:type="gramEnd"/>
      <w:r w:rsidRPr="00E60ED9">
        <w:t xml:space="preserve"> based on published scenarios from </w:t>
      </w:r>
      <w:ins w:id="402" w:author="Author" w:date="2024-02-01T10:43:00Z">
        <w:r w:rsidR="001C636B">
          <w:t xml:space="preserve">the </w:t>
        </w:r>
      </w:ins>
      <w:r w:rsidRPr="00E60ED9">
        <w:t xml:space="preserve">IEA </w:t>
      </w:r>
      <w:hyperlink w:anchor="_bookmark98" w:history="1">
        <w:r w:rsidRPr="00E60ED9">
          <w:t>[58]</w:t>
        </w:r>
      </w:hyperlink>
      <w:r w:rsidRPr="00E60ED9">
        <w:t xml:space="preserve"> and BP </w:t>
      </w:r>
      <w:hyperlink w:anchor="_bookmark99" w:history="1">
        <w:r w:rsidRPr="00E60ED9">
          <w:t>[59].</w:t>
        </w:r>
      </w:hyperlink>
      <w:r w:rsidRPr="00E60ED9">
        <w:rPr>
          <w:spacing w:val="40"/>
        </w:rPr>
        <w:t xml:space="preserve"> </w:t>
      </w:r>
      <w:r w:rsidRPr="00E60ED9">
        <w:t xml:space="preserve">Before describing the two scenarios in qualitative terms, Table </w:t>
      </w:r>
      <w:hyperlink w:anchor="_bookmark16" w:history="1">
        <w:r w:rsidRPr="00E60ED9">
          <w:t>1</w:t>
        </w:r>
      </w:hyperlink>
      <w:r w:rsidRPr="00E60ED9">
        <w:t xml:space="preserve"> </w:t>
      </w:r>
      <w:del w:id="403" w:author="Author" w:date="2024-02-01T10:43:00Z">
        <w:r w:rsidR="00581875">
          <w:delText>shows</w:delText>
        </w:r>
      </w:del>
      <w:ins w:id="404" w:author="Author" w:date="2024-02-01T10:43:00Z">
        <w:r w:rsidR="006B61FA">
          <w:t>presents</w:t>
        </w:r>
      </w:ins>
      <w:r w:rsidR="006B61FA" w:rsidRPr="00E60ED9">
        <w:t xml:space="preserve"> </w:t>
      </w:r>
      <w:r w:rsidRPr="00E60ED9">
        <w:t>the total and European LNG demand in both scenarios.</w:t>
      </w:r>
      <w:r w:rsidR="008C5E29" w:rsidRPr="003741D5">
        <w:t xml:space="preserve"> </w:t>
      </w:r>
      <w:del w:id="405" w:author="Author" w:date="2024-02-01T10:43:00Z">
        <w:r w:rsidR="00581875">
          <w:delText>Global</w:delText>
        </w:r>
      </w:del>
      <w:ins w:id="406" w:author="Author" w:date="2024-02-01T10:43:00Z">
        <w:r w:rsidR="008C5E29">
          <w:t>The</w:t>
        </w:r>
        <w:r w:rsidRPr="00E60ED9">
          <w:rPr>
            <w:spacing w:val="33"/>
          </w:rPr>
          <w:t xml:space="preserve"> </w:t>
        </w:r>
        <w:r w:rsidR="008C5E29">
          <w:t>g</w:t>
        </w:r>
        <w:r w:rsidR="008C5E29" w:rsidRPr="00E60ED9">
          <w:t>lobal</w:t>
        </w:r>
      </w:ins>
      <w:r w:rsidR="008C5E29" w:rsidRPr="00E60ED9">
        <w:t xml:space="preserve"> </w:t>
      </w:r>
      <w:r w:rsidRPr="00E60ED9">
        <w:t>LNG demand</w:t>
      </w:r>
      <w:r w:rsidRPr="00E60ED9">
        <w:rPr>
          <w:spacing w:val="-14"/>
        </w:rPr>
        <w:t xml:space="preserve"> </w:t>
      </w:r>
      <w:r w:rsidRPr="00E60ED9">
        <w:t>in</w:t>
      </w:r>
      <w:r w:rsidRPr="00E60ED9">
        <w:rPr>
          <w:spacing w:val="-14"/>
        </w:rPr>
        <w:t xml:space="preserve"> </w:t>
      </w:r>
      <w:r w:rsidRPr="00E60ED9">
        <w:t>2040</w:t>
      </w:r>
      <w:r w:rsidRPr="00E60ED9">
        <w:rPr>
          <w:spacing w:val="-13"/>
        </w:rPr>
        <w:t xml:space="preserve"> </w:t>
      </w:r>
      <w:r w:rsidRPr="00E60ED9">
        <w:t>is</w:t>
      </w:r>
      <w:r w:rsidRPr="00E60ED9">
        <w:rPr>
          <w:spacing w:val="-9"/>
        </w:rPr>
        <w:t xml:space="preserve"> </w:t>
      </w:r>
      <w:r w:rsidRPr="00E60ED9">
        <w:t>more</w:t>
      </w:r>
      <w:r w:rsidRPr="00E60ED9">
        <w:rPr>
          <w:spacing w:val="-9"/>
        </w:rPr>
        <w:t xml:space="preserve"> </w:t>
      </w:r>
      <w:r w:rsidRPr="00E60ED9">
        <w:t>than</w:t>
      </w:r>
      <w:r w:rsidRPr="00E60ED9">
        <w:rPr>
          <w:spacing w:val="-9"/>
        </w:rPr>
        <w:t xml:space="preserve"> </w:t>
      </w:r>
      <w:r w:rsidRPr="00E60ED9">
        <w:t>double</w:t>
      </w:r>
      <w:r w:rsidRPr="00E60ED9">
        <w:rPr>
          <w:spacing w:val="-9"/>
        </w:rPr>
        <w:t xml:space="preserve"> </w:t>
      </w:r>
      <w:r w:rsidRPr="00E60ED9">
        <w:t>in</w:t>
      </w:r>
      <w:r w:rsidRPr="00E60ED9">
        <w:rPr>
          <w:spacing w:val="-9"/>
        </w:rPr>
        <w:t xml:space="preserve"> </w:t>
      </w:r>
      <w:r w:rsidRPr="00E60ED9">
        <w:t>the</w:t>
      </w:r>
      <w:r w:rsidRPr="00E60ED9">
        <w:rPr>
          <w:spacing w:val="-9"/>
        </w:rPr>
        <w:t xml:space="preserve">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18"/>
        </w:rPr>
        <w:t xml:space="preserve"> </w:t>
      </w:r>
      <w:r w:rsidRPr="00E60ED9">
        <w:rPr>
          <w:rFonts w:ascii="Euclid"/>
          <w:i/>
        </w:rPr>
        <w:t>Demand</w:t>
      </w:r>
      <w:r w:rsidRPr="00E60ED9">
        <w:rPr>
          <w:rFonts w:ascii="Euclid"/>
          <w:i/>
          <w:spacing w:val="-10"/>
        </w:rPr>
        <w:t xml:space="preserve"> </w:t>
      </w:r>
      <w:r w:rsidRPr="00E60ED9">
        <w:t>scenario</w:t>
      </w:r>
      <w:r w:rsidRPr="00E60ED9">
        <w:rPr>
          <w:spacing w:val="-9"/>
        </w:rPr>
        <w:t xml:space="preserve"> </w:t>
      </w:r>
      <w:r w:rsidRPr="00E60ED9">
        <w:t>compared</w:t>
      </w:r>
      <w:r w:rsidRPr="00E60ED9">
        <w:rPr>
          <w:spacing w:val="-9"/>
        </w:rPr>
        <w:t xml:space="preserve"> </w:t>
      </w:r>
      <w:del w:id="407" w:author="Author" w:date="2024-02-01T10:43:00Z">
        <w:r w:rsidR="00581875">
          <w:delText>to</w:delText>
        </w:r>
      </w:del>
      <w:ins w:id="408" w:author="Author" w:date="2024-02-01T10:43:00Z">
        <w:r w:rsidR="003C785F">
          <w:t>with</w:t>
        </w:r>
      </w:ins>
      <w:r w:rsidR="003C785F" w:rsidRPr="00E60ED9">
        <w:rPr>
          <w:spacing w:val="-9"/>
        </w:rPr>
        <w:t xml:space="preserve"> </w:t>
      </w:r>
      <w:r w:rsidRPr="00E60ED9">
        <w:t>the</w:t>
      </w:r>
      <w:r w:rsidRPr="00E60ED9">
        <w:rPr>
          <w:spacing w:val="-9"/>
        </w:rPr>
        <w:t xml:space="preserve">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 xml:space="preserve">Zero </w:t>
      </w:r>
      <w:r w:rsidRPr="00E60ED9">
        <w:t>scenario.</w:t>
      </w:r>
      <w:r w:rsidRPr="00E60ED9">
        <w:rPr>
          <w:spacing w:val="33"/>
        </w:rPr>
        <w:t xml:space="preserve"> </w:t>
      </w:r>
      <w:r w:rsidRPr="00E60ED9">
        <w:t>At the same time, the European share of global LNG demand increases from 13</w:t>
      </w:r>
      <w:del w:id="409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% to 20</w:t>
      </w:r>
      <w:del w:id="410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 xml:space="preserve">%. </w:t>
      </w:r>
      <w:r w:rsidRPr="00E60ED9">
        <w:rPr>
          <w:spacing w:val="-2"/>
        </w:rPr>
        <w:t>More details</w:t>
      </w:r>
      <w:r w:rsidRPr="00E60ED9">
        <w:rPr>
          <w:spacing w:val="-1"/>
        </w:rPr>
        <w:t xml:space="preserve"> </w:t>
      </w:r>
      <w:r w:rsidRPr="00E60ED9">
        <w:rPr>
          <w:spacing w:val="-2"/>
        </w:rPr>
        <w:t>about the</w:t>
      </w:r>
      <w:r w:rsidRPr="00E60ED9">
        <w:rPr>
          <w:spacing w:val="-1"/>
        </w:rPr>
        <w:t xml:space="preserve"> </w:t>
      </w:r>
      <w:r w:rsidRPr="00E60ED9">
        <w:rPr>
          <w:spacing w:val="-2"/>
        </w:rPr>
        <w:t>specific shares of</w:t>
      </w:r>
      <w:r w:rsidRPr="00E60ED9">
        <w:rPr>
          <w:spacing w:val="-1"/>
        </w:rPr>
        <w:t xml:space="preserve"> </w:t>
      </w:r>
      <w:r w:rsidRPr="00E60ED9">
        <w:rPr>
          <w:spacing w:val="-2"/>
        </w:rPr>
        <w:t>importers on</w:t>
      </w:r>
      <w:r w:rsidRPr="00E60ED9">
        <w:rPr>
          <w:spacing w:val="-1"/>
        </w:rPr>
        <w:t xml:space="preserve"> </w:t>
      </w:r>
      <w:r w:rsidRPr="00E60ED9">
        <w:rPr>
          <w:spacing w:val="-2"/>
        </w:rPr>
        <w:t>the total demand</w:t>
      </w:r>
      <w:r w:rsidRPr="00E60ED9">
        <w:rPr>
          <w:spacing w:val="-1"/>
        </w:rPr>
        <w:t xml:space="preserve"> </w:t>
      </w:r>
      <w:r w:rsidRPr="00E60ED9">
        <w:rPr>
          <w:spacing w:val="-2"/>
        </w:rPr>
        <w:t>are provided</w:t>
      </w:r>
      <w:r w:rsidRPr="00E60ED9">
        <w:rPr>
          <w:spacing w:val="-1"/>
        </w:rPr>
        <w:t xml:space="preserve"> </w:t>
      </w:r>
      <w:r w:rsidRPr="00E60ED9">
        <w:rPr>
          <w:spacing w:val="-2"/>
        </w:rPr>
        <w:t xml:space="preserve">in </w:t>
      </w:r>
      <w:del w:id="411" w:author="Author" w:date="2024-02-01T10:43:00Z">
        <w:r w:rsidR="00581875">
          <w:rPr>
            <w:spacing w:val="-2"/>
          </w:rPr>
          <w:delText xml:space="preserve">the </w:delText>
        </w:r>
      </w:del>
      <w:r w:rsidRPr="00E60ED9">
        <w:rPr>
          <w:spacing w:val="-2"/>
        </w:rPr>
        <w:t>Appendix</w:t>
      </w:r>
      <w:r w:rsidRPr="00E60ED9">
        <w:rPr>
          <w:spacing w:val="-1"/>
        </w:rPr>
        <w:t xml:space="preserve"> </w:t>
      </w:r>
      <w:hyperlink w:anchor="_bookmark115" w:history="1">
        <w:r w:rsidRPr="00E60ED9">
          <w:rPr>
            <w:spacing w:val="-10"/>
          </w:rPr>
          <w:t>B</w:t>
        </w:r>
      </w:hyperlink>
    </w:p>
    <w:p w14:paraId="3D93D061" w14:textId="77777777" w:rsidR="007F257B" w:rsidRPr="00E60ED9" w:rsidRDefault="00377888" w:rsidP="003741D5">
      <w:pPr>
        <w:pStyle w:val="Textkrper"/>
        <w:spacing w:before="18" w:line="218" w:lineRule="auto"/>
        <w:ind w:left="111" w:right="606"/>
        <w:jc w:val="both"/>
      </w:pPr>
      <w:ins w:id="412" w:author="Author" w:date="2024-02-01T10:43:00Z">
        <w:r>
          <w:t xml:space="preserve"> </w:t>
        </w:r>
      </w:ins>
      <w:r w:rsidR="00FF3C28" w:rsidRPr="00E60ED9">
        <w:t>(</w:t>
      </w:r>
      <w:proofErr w:type="gramStart"/>
      <w:r w:rsidR="00FF3C28" w:rsidRPr="00E60ED9">
        <w:t>see</w:t>
      </w:r>
      <w:proofErr w:type="gramEnd"/>
      <w:r w:rsidR="00FF3C28" w:rsidRPr="00E60ED9">
        <w:rPr>
          <w:spacing w:val="2"/>
        </w:rPr>
        <w:t xml:space="preserve"> </w:t>
      </w:r>
      <w:r w:rsidR="00FF3C28" w:rsidRPr="00E60ED9">
        <w:t>Table</w:t>
      </w:r>
      <w:r w:rsidR="00FF3C28" w:rsidRPr="00E60ED9">
        <w:rPr>
          <w:spacing w:val="3"/>
        </w:rPr>
        <w:t xml:space="preserve"> </w:t>
      </w:r>
      <w:hyperlink w:anchor="_bookmark116" w:history="1">
        <w:r w:rsidR="00FF3C28" w:rsidRPr="00E60ED9">
          <w:rPr>
            <w:spacing w:val="-5"/>
          </w:rPr>
          <w:t>7).</w:t>
        </w:r>
      </w:hyperlink>
    </w:p>
    <w:p w14:paraId="6AADEBA8" w14:textId="77777777" w:rsidR="007F257B" w:rsidRPr="00E60ED9" w:rsidRDefault="007F257B">
      <w:pPr>
        <w:pStyle w:val="Textkrper"/>
        <w:rPr>
          <w:sz w:val="18"/>
        </w:rPr>
      </w:pPr>
    </w:p>
    <w:tbl>
      <w:tblPr>
        <w:tblW w:w="0" w:type="auto"/>
        <w:tblInd w:w="1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3"/>
        <w:gridCol w:w="1097"/>
        <w:gridCol w:w="2677"/>
      </w:tblGrid>
      <w:tr w:rsidR="007F257B" w:rsidRPr="00E60ED9" w14:paraId="7171847E" w14:textId="77777777">
        <w:trPr>
          <w:trHeight w:val="389"/>
        </w:trPr>
        <w:tc>
          <w:tcPr>
            <w:tcW w:w="3033" w:type="dxa"/>
            <w:tcBorders>
              <w:top w:val="single" w:sz="8" w:space="0" w:color="000000"/>
              <w:bottom w:val="single" w:sz="4" w:space="0" w:color="000000"/>
            </w:tcBorders>
          </w:tcPr>
          <w:p w14:paraId="2D3684BE" w14:textId="77777777" w:rsidR="007F257B" w:rsidRPr="00E60ED9" w:rsidRDefault="00FF3C28">
            <w:pPr>
              <w:pStyle w:val="TableParagraph"/>
              <w:spacing w:before="80"/>
              <w:ind w:left="121"/>
              <w:jc w:val="left"/>
            </w:pPr>
            <w:bookmarkStart w:id="413" w:name="_bookmark16"/>
            <w:bookmarkEnd w:id="413"/>
            <w:r w:rsidRPr="00E60ED9">
              <w:rPr>
                <w:spacing w:val="-2"/>
              </w:rPr>
              <w:t>Demand</w:t>
            </w:r>
            <w:r w:rsidRPr="00E60ED9">
              <w:rPr>
                <w:spacing w:val="-6"/>
              </w:rPr>
              <w:t xml:space="preserve"> </w:t>
            </w:r>
            <w:r w:rsidRPr="00E60ED9">
              <w:rPr>
                <w:spacing w:val="-2"/>
              </w:rPr>
              <w:t>[billions</w:t>
            </w:r>
            <w:r w:rsidRPr="00E60ED9">
              <w:rPr>
                <w:spacing w:val="-6"/>
              </w:rPr>
              <w:t xml:space="preserve"> </w:t>
            </w:r>
            <w:r w:rsidRPr="00E60ED9">
              <w:rPr>
                <w:spacing w:val="-2"/>
              </w:rPr>
              <w:t>of</w:t>
            </w:r>
            <w:r w:rsidRPr="00E60ED9">
              <w:rPr>
                <w:spacing w:val="-6"/>
              </w:rPr>
              <w:t xml:space="preserve"> </w:t>
            </w:r>
            <w:r w:rsidRPr="00E60ED9">
              <w:rPr>
                <w:spacing w:val="-2"/>
              </w:rPr>
              <w:t>MMBtu]</w:t>
            </w:r>
          </w:p>
        </w:tc>
        <w:tc>
          <w:tcPr>
            <w:tcW w:w="1097" w:type="dxa"/>
            <w:tcBorders>
              <w:top w:val="single" w:sz="8" w:space="0" w:color="000000"/>
              <w:bottom w:val="single" w:sz="4" w:space="0" w:color="000000"/>
            </w:tcBorders>
          </w:tcPr>
          <w:p w14:paraId="1F8F3867" w14:textId="77777777" w:rsidR="007F257B" w:rsidRPr="00E60ED9" w:rsidRDefault="00FF3C28">
            <w:pPr>
              <w:pStyle w:val="TableParagraph"/>
              <w:spacing w:before="80"/>
              <w:ind w:right="118"/>
            </w:pPr>
            <w:r w:rsidRPr="00E60ED9">
              <w:t>Net</w:t>
            </w:r>
            <w:r w:rsidRPr="00E60ED9">
              <w:rPr>
                <w:spacing w:val="7"/>
              </w:rPr>
              <w:t xml:space="preserve"> </w:t>
            </w:r>
            <w:r w:rsidRPr="00E60ED9">
              <w:rPr>
                <w:spacing w:val="-4"/>
              </w:rPr>
              <w:t>Zero</w:t>
            </w:r>
          </w:p>
        </w:tc>
        <w:tc>
          <w:tcPr>
            <w:tcW w:w="2677" w:type="dxa"/>
            <w:tcBorders>
              <w:top w:val="single" w:sz="8" w:space="0" w:color="000000"/>
              <w:bottom w:val="single" w:sz="4" w:space="0" w:color="000000"/>
            </w:tcBorders>
          </w:tcPr>
          <w:p w14:paraId="547396EA" w14:textId="77777777" w:rsidR="007F257B" w:rsidRPr="00E60ED9" w:rsidRDefault="00FF3C28">
            <w:pPr>
              <w:pStyle w:val="TableParagraph"/>
              <w:spacing w:before="80"/>
              <w:ind w:right="118"/>
            </w:pPr>
            <w:r w:rsidRPr="00E60ED9">
              <w:rPr>
                <w:spacing w:val="-2"/>
              </w:rPr>
              <w:t>Persisting</w:t>
            </w:r>
            <w:r w:rsidRPr="00E60ED9">
              <w:rPr>
                <w:spacing w:val="8"/>
              </w:rPr>
              <w:t xml:space="preserve"> </w:t>
            </w:r>
            <w:r w:rsidRPr="00E60ED9">
              <w:rPr>
                <w:spacing w:val="-2"/>
              </w:rPr>
              <w:t>Fossil</w:t>
            </w:r>
            <w:r w:rsidRPr="00E60ED9">
              <w:rPr>
                <w:spacing w:val="8"/>
              </w:rPr>
              <w:t xml:space="preserve"> </w:t>
            </w:r>
            <w:r w:rsidRPr="00E60ED9">
              <w:rPr>
                <w:spacing w:val="-2"/>
              </w:rPr>
              <w:t>Demand</w:t>
            </w:r>
          </w:p>
        </w:tc>
      </w:tr>
      <w:tr w:rsidR="007F257B" w:rsidRPr="00E60ED9" w14:paraId="3AD70FE9" w14:textId="77777777">
        <w:trPr>
          <w:trHeight w:val="339"/>
        </w:trPr>
        <w:tc>
          <w:tcPr>
            <w:tcW w:w="3033" w:type="dxa"/>
            <w:tcBorders>
              <w:top w:val="single" w:sz="4" w:space="0" w:color="000000"/>
            </w:tcBorders>
          </w:tcPr>
          <w:p w14:paraId="2AF4CEC9" w14:textId="77777777" w:rsidR="007F257B" w:rsidRPr="00E60ED9" w:rsidRDefault="00FF3C28">
            <w:pPr>
              <w:pStyle w:val="TableParagraph"/>
              <w:spacing w:before="18"/>
              <w:ind w:left="121"/>
              <w:jc w:val="left"/>
            </w:pPr>
            <w:r w:rsidRPr="00E60ED9">
              <w:rPr>
                <w:spacing w:val="-2"/>
              </w:rPr>
              <w:t>Global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 w14:paraId="0CADB5FC" w14:textId="77777777" w:rsidR="007F257B" w:rsidRPr="00E60ED9" w:rsidRDefault="00FF3C28">
            <w:pPr>
              <w:pStyle w:val="TableParagraph"/>
              <w:spacing w:before="18"/>
              <w:ind w:right="118"/>
            </w:pPr>
            <w:r w:rsidRPr="00E60ED9">
              <w:rPr>
                <w:spacing w:val="-4"/>
              </w:rPr>
              <w:t>16.7</w:t>
            </w:r>
          </w:p>
        </w:tc>
        <w:tc>
          <w:tcPr>
            <w:tcW w:w="2677" w:type="dxa"/>
            <w:tcBorders>
              <w:top w:val="single" w:sz="4" w:space="0" w:color="000000"/>
            </w:tcBorders>
          </w:tcPr>
          <w:p w14:paraId="7F2B4A87" w14:textId="77777777" w:rsidR="007F257B" w:rsidRPr="00E60ED9" w:rsidRDefault="00FF3C28">
            <w:pPr>
              <w:pStyle w:val="TableParagraph"/>
              <w:spacing w:before="18"/>
              <w:ind w:right="117"/>
            </w:pPr>
            <w:r w:rsidRPr="00E60ED9">
              <w:rPr>
                <w:spacing w:val="-4"/>
              </w:rPr>
              <w:t>35.0</w:t>
            </w:r>
          </w:p>
        </w:tc>
      </w:tr>
      <w:tr w:rsidR="007F257B" w:rsidRPr="00E60ED9" w14:paraId="4D8E18A7" w14:textId="77777777">
        <w:trPr>
          <w:trHeight w:val="318"/>
        </w:trPr>
        <w:tc>
          <w:tcPr>
            <w:tcW w:w="3033" w:type="dxa"/>
            <w:tcBorders>
              <w:bottom w:val="single" w:sz="4" w:space="0" w:color="000000"/>
            </w:tcBorders>
          </w:tcPr>
          <w:p w14:paraId="678A22A7" w14:textId="77777777" w:rsidR="007F257B" w:rsidRPr="00E60ED9" w:rsidRDefault="00FF3C28">
            <w:pPr>
              <w:pStyle w:val="TableParagraph"/>
              <w:spacing w:before="9"/>
              <w:ind w:left="121"/>
              <w:jc w:val="left"/>
            </w:pPr>
            <w:r w:rsidRPr="00E60ED9">
              <w:rPr>
                <w:spacing w:val="-2"/>
              </w:rPr>
              <w:t>Europe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 w14:paraId="396045AC" w14:textId="77777777" w:rsidR="007F257B" w:rsidRPr="00E60ED9" w:rsidRDefault="00FF3C28">
            <w:pPr>
              <w:pStyle w:val="TableParagraph"/>
              <w:spacing w:before="9"/>
              <w:ind w:right="119"/>
            </w:pPr>
            <w:r w:rsidRPr="00E60ED9">
              <w:rPr>
                <w:spacing w:val="-5"/>
              </w:rPr>
              <w:t>2.1</w:t>
            </w:r>
          </w:p>
        </w:tc>
        <w:tc>
          <w:tcPr>
            <w:tcW w:w="2677" w:type="dxa"/>
            <w:tcBorders>
              <w:bottom w:val="single" w:sz="4" w:space="0" w:color="000000"/>
            </w:tcBorders>
          </w:tcPr>
          <w:p w14:paraId="3D5DABA1" w14:textId="77777777" w:rsidR="007F257B" w:rsidRPr="00E60ED9" w:rsidRDefault="00FF3C28">
            <w:pPr>
              <w:pStyle w:val="TableParagraph"/>
              <w:spacing w:before="9"/>
              <w:ind w:right="118"/>
            </w:pPr>
            <w:r w:rsidRPr="00E60ED9">
              <w:rPr>
                <w:spacing w:val="-5"/>
              </w:rPr>
              <w:t>6.9</w:t>
            </w:r>
          </w:p>
        </w:tc>
      </w:tr>
      <w:tr w:rsidR="007F257B" w:rsidRPr="00E60ED9" w14:paraId="166035F5" w14:textId="77777777">
        <w:trPr>
          <w:trHeight w:val="365"/>
        </w:trPr>
        <w:tc>
          <w:tcPr>
            <w:tcW w:w="3033" w:type="dxa"/>
            <w:tcBorders>
              <w:top w:val="single" w:sz="4" w:space="0" w:color="000000"/>
              <w:bottom w:val="single" w:sz="8" w:space="0" w:color="000000"/>
            </w:tcBorders>
          </w:tcPr>
          <w:p w14:paraId="5F549E5A" w14:textId="77777777" w:rsidR="007F257B" w:rsidRPr="00E60ED9" w:rsidRDefault="00FF3C28">
            <w:pPr>
              <w:pStyle w:val="TableParagraph"/>
              <w:spacing w:before="18"/>
              <w:ind w:left="121"/>
              <w:jc w:val="left"/>
            </w:pPr>
            <w:r w:rsidRPr="00E60ED9">
              <w:t>-</w:t>
            </w:r>
            <w:r w:rsidRPr="00E60ED9">
              <w:rPr>
                <w:spacing w:val="11"/>
              </w:rPr>
              <w:t xml:space="preserve"> </w:t>
            </w:r>
            <w:r w:rsidRPr="00E60ED9">
              <w:t>Share</w:t>
            </w:r>
            <w:r w:rsidRPr="00E60ED9">
              <w:rPr>
                <w:spacing w:val="11"/>
              </w:rPr>
              <w:t xml:space="preserve"> </w:t>
            </w:r>
            <w:r w:rsidRPr="00E60ED9">
              <w:t>of</w:t>
            </w:r>
            <w:r w:rsidRPr="00E60ED9">
              <w:rPr>
                <w:spacing w:val="11"/>
              </w:rPr>
              <w:t xml:space="preserve"> </w:t>
            </w:r>
            <w:r w:rsidRPr="00E60ED9">
              <w:rPr>
                <w:spacing w:val="-2"/>
              </w:rPr>
              <w:t>global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8" w:space="0" w:color="000000"/>
            </w:tcBorders>
          </w:tcPr>
          <w:p w14:paraId="4C4BBAD0" w14:textId="77777777" w:rsidR="007F257B" w:rsidRPr="00E60ED9" w:rsidRDefault="00FF3C28">
            <w:pPr>
              <w:pStyle w:val="TableParagraph"/>
              <w:spacing w:before="18"/>
              <w:ind w:right="118"/>
            </w:pPr>
            <w:r w:rsidRPr="00E60ED9">
              <w:rPr>
                <w:spacing w:val="-5"/>
              </w:rPr>
              <w:t>13%</w:t>
            </w:r>
          </w:p>
        </w:tc>
        <w:tc>
          <w:tcPr>
            <w:tcW w:w="2677" w:type="dxa"/>
            <w:tcBorders>
              <w:top w:val="single" w:sz="4" w:space="0" w:color="000000"/>
              <w:bottom w:val="single" w:sz="8" w:space="0" w:color="000000"/>
            </w:tcBorders>
          </w:tcPr>
          <w:p w14:paraId="104A886B" w14:textId="77777777" w:rsidR="007F257B" w:rsidRPr="00E60ED9" w:rsidRDefault="00FF3C28">
            <w:pPr>
              <w:pStyle w:val="TableParagraph"/>
              <w:spacing w:before="18"/>
              <w:ind w:right="117"/>
            </w:pPr>
            <w:r w:rsidRPr="00E60ED9">
              <w:rPr>
                <w:spacing w:val="-5"/>
              </w:rPr>
              <w:t>20%</w:t>
            </w:r>
          </w:p>
        </w:tc>
      </w:tr>
    </w:tbl>
    <w:p w14:paraId="0402BD9E" w14:textId="77777777" w:rsidR="007F257B" w:rsidRPr="00E60ED9" w:rsidRDefault="00FF3C28">
      <w:pPr>
        <w:pStyle w:val="Textkrper"/>
        <w:spacing w:before="168"/>
        <w:ind w:left="1461"/>
      </w:pPr>
      <w:r w:rsidRPr="00E60ED9">
        <w:t>Table</w:t>
      </w:r>
      <w:r w:rsidRPr="00E60ED9">
        <w:rPr>
          <w:spacing w:val="-4"/>
        </w:rPr>
        <w:t xml:space="preserve"> </w:t>
      </w:r>
      <w:r w:rsidRPr="00E60ED9">
        <w:t>1:</w:t>
      </w:r>
      <w:r w:rsidRPr="00E60ED9">
        <w:rPr>
          <w:spacing w:val="14"/>
        </w:rPr>
        <w:t xml:space="preserve"> </w:t>
      </w:r>
      <w:r w:rsidRPr="00E60ED9">
        <w:t>Assumptions</w:t>
      </w:r>
      <w:r w:rsidRPr="00E60ED9">
        <w:rPr>
          <w:spacing w:val="-3"/>
        </w:rPr>
        <w:t xml:space="preserve"> </w:t>
      </w:r>
      <w:r w:rsidRPr="00E60ED9">
        <w:t>on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3"/>
        </w:rPr>
        <w:t xml:space="preserve"> </w:t>
      </w:r>
      <w:r w:rsidRPr="00E60ED9">
        <w:t>LNG</w:t>
      </w:r>
      <w:r w:rsidRPr="00E60ED9">
        <w:rPr>
          <w:spacing w:val="-3"/>
        </w:rPr>
        <w:t xml:space="preserve"> </w:t>
      </w:r>
      <w:r w:rsidRPr="00E60ED9">
        <w:t>demand</w:t>
      </w:r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3"/>
        </w:rPr>
        <w:t xml:space="preserve"> </w:t>
      </w:r>
      <w:r w:rsidRPr="00E60ED9">
        <w:t>2040.</w:t>
      </w:r>
      <w:r w:rsidRPr="00E60ED9">
        <w:rPr>
          <w:spacing w:val="14"/>
        </w:rPr>
        <w:t xml:space="preserve"> </w:t>
      </w:r>
      <w:r w:rsidRPr="00E60ED9">
        <w:t>Based</w:t>
      </w:r>
      <w:r w:rsidRPr="00E60ED9">
        <w:rPr>
          <w:spacing w:val="-4"/>
        </w:rPr>
        <w:t xml:space="preserve"> </w:t>
      </w:r>
      <w:r w:rsidRPr="00E60ED9">
        <w:t>on</w:t>
      </w:r>
      <w:r w:rsidRPr="00E60ED9">
        <w:rPr>
          <w:spacing w:val="-3"/>
        </w:rPr>
        <w:t xml:space="preserve"> </w:t>
      </w:r>
      <w:hyperlink w:anchor="_bookmark98" w:history="1">
        <w:r w:rsidRPr="00E60ED9">
          <w:t>[58]</w:t>
        </w:r>
      </w:hyperlink>
      <w:r w:rsidRPr="00E60ED9">
        <w:rPr>
          <w:spacing w:val="-3"/>
        </w:rPr>
        <w:t xml:space="preserve"> </w:t>
      </w:r>
      <w:r w:rsidRPr="00E60ED9">
        <w:t>and</w:t>
      </w:r>
      <w:r w:rsidRPr="00E60ED9">
        <w:rPr>
          <w:spacing w:val="-4"/>
        </w:rPr>
        <w:t xml:space="preserve"> </w:t>
      </w:r>
      <w:hyperlink w:anchor="_bookmark99" w:history="1">
        <w:r w:rsidRPr="00E60ED9">
          <w:rPr>
            <w:spacing w:val="-2"/>
          </w:rPr>
          <w:t>[59].</w:t>
        </w:r>
      </w:hyperlink>
    </w:p>
    <w:p w14:paraId="7831000E" w14:textId="77777777" w:rsidR="007F257B" w:rsidRPr="00E60ED9" w:rsidRDefault="00FF3C28">
      <w:pPr>
        <w:pStyle w:val="Textkrper"/>
        <w:spacing w:before="248" w:line="237" w:lineRule="auto"/>
        <w:ind w:left="112" w:right="486" w:firstLine="338"/>
      </w:pPr>
      <w:r w:rsidRPr="00E60ED9">
        <w:lastRenderedPageBreak/>
        <w:t>For</w:t>
      </w:r>
      <w:r w:rsidRPr="00E60ED9">
        <w:rPr>
          <w:spacing w:val="-6"/>
        </w:rPr>
        <w:t xml:space="preserve"> </w:t>
      </w:r>
      <w:r w:rsidRPr="00E60ED9">
        <w:t>either</w:t>
      </w:r>
      <w:r w:rsidRPr="00E60ED9">
        <w:rPr>
          <w:spacing w:val="-6"/>
        </w:rPr>
        <w:t xml:space="preserve"> </w:t>
      </w:r>
      <w:r w:rsidRPr="00E60ED9">
        <w:t>scenario,</w:t>
      </w:r>
      <w:r w:rsidRPr="00E60ED9">
        <w:rPr>
          <w:spacing w:val="-6"/>
        </w:rPr>
        <w:t xml:space="preserve"> </w:t>
      </w:r>
      <w:r w:rsidRPr="00E60ED9">
        <w:t>we</w:t>
      </w:r>
      <w:r w:rsidRPr="00E60ED9">
        <w:rPr>
          <w:spacing w:val="-6"/>
        </w:rPr>
        <w:t xml:space="preserve"> </w:t>
      </w:r>
      <w:r w:rsidRPr="00E60ED9">
        <w:t>explicitly</w:t>
      </w:r>
      <w:r w:rsidRPr="00E60ED9">
        <w:rPr>
          <w:spacing w:val="-6"/>
        </w:rPr>
        <w:t xml:space="preserve"> </w:t>
      </w:r>
      <w:r w:rsidRPr="00E60ED9">
        <w:t>focus</w:t>
      </w:r>
      <w:r w:rsidRPr="00E60ED9">
        <w:rPr>
          <w:spacing w:val="-6"/>
        </w:rPr>
        <w:t xml:space="preserve"> </w:t>
      </w:r>
      <w:r w:rsidRPr="00E60ED9">
        <w:t>on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structure</w:t>
      </w:r>
      <w:r w:rsidRPr="00E60ED9">
        <w:rPr>
          <w:spacing w:val="-6"/>
        </w:rPr>
        <w:t xml:space="preserve"> </w:t>
      </w:r>
      <w:r w:rsidRPr="00E60ED9">
        <w:t>and</w:t>
      </w:r>
      <w:r w:rsidRPr="00E60ED9">
        <w:rPr>
          <w:spacing w:val="-6"/>
        </w:rPr>
        <w:t xml:space="preserve"> </w:t>
      </w:r>
      <w:r w:rsidRPr="00E60ED9">
        <w:t>cost</w:t>
      </w:r>
      <w:r w:rsidRPr="00E60ED9">
        <w:rPr>
          <w:spacing w:val="-6"/>
        </w:rPr>
        <w:t xml:space="preserve"> </w:t>
      </w:r>
      <w:r w:rsidRPr="00E60ED9">
        <w:t>of</w:t>
      </w:r>
      <w:r w:rsidRPr="00E60ED9">
        <w:rPr>
          <w:spacing w:val="-6"/>
        </w:rPr>
        <w:t xml:space="preserve"> </w:t>
      </w:r>
      <w:r w:rsidRPr="00E60ED9">
        <w:t>LNG</w:t>
      </w:r>
      <w:r w:rsidRPr="00E60ED9">
        <w:rPr>
          <w:spacing w:val="-6"/>
        </w:rPr>
        <w:t xml:space="preserve"> </w:t>
      </w:r>
      <w:r w:rsidRPr="00E60ED9">
        <w:t>supplies</w:t>
      </w:r>
      <w:r w:rsidRPr="00E60ED9">
        <w:rPr>
          <w:spacing w:val="-6"/>
        </w:rPr>
        <w:t xml:space="preserve"> </w:t>
      </w:r>
      <w:r w:rsidRPr="00E60ED9">
        <w:t>to</w:t>
      </w:r>
      <w:r w:rsidRPr="00E60ED9">
        <w:rPr>
          <w:spacing w:val="-6"/>
        </w:rPr>
        <w:t xml:space="preserve"> </w:t>
      </w:r>
      <w:r w:rsidRPr="00E60ED9">
        <w:t>Europe</w:t>
      </w:r>
      <w:r w:rsidRPr="00E60ED9">
        <w:rPr>
          <w:spacing w:val="-6"/>
        </w:rPr>
        <w:t xml:space="preserve"> </w:t>
      </w:r>
      <w:r w:rsidRPr="00E60ED9">
        <w:t>in</w:t>
      </w:r>
      <w:r w:rsidRPr="00E60ED9">
        <w:rPr>
          <w:spacing w:val="-6"/>
        </w:rPr>
        <w:t xml:space="preserve"> </w:t>
      </w:r>
      <w:r w:rsidRPr="00E60ED9">
        <w:t>2040. We</w:t>
      </w:r>
      <w:r w:rsidRPr="00E60ED9">
        <w:rPr>
          <w:spacing w:val="3"/>
        </w:rPr>
        <w:t xml:space="preserve"> </w:t>
      </w:r>
      <w:r w:rsidRPr="00E60ED9">
        <w:t>base</w:t>
      </w:r>
      <w:r w:rsidRPr="00E60ED9">
        <w:rPr>
          <w:spacing w:val="4"/>
        </w:rPr>
        <w:t xml:space="preserve"> </w:t>
      </w:r>
      <w:r w:rsidRPr="00E60ED9">
        <w:t>our</w:t>
      </w:r>
      <w:r w:rsidRPr="00E60ED9">
        <w:rPr>
          <w:spacing w:val="4"/>
        </w:rPr>
        <w:t xml:space="preserve"> </w:t>
      </w:r>
      <w:r w:rsidRPr="00E60ED9">
        <w:t>assumptions</w:t>
      </w:r>
      <w:r w:rsidRPr="00E60ED9">
        <w:rPr>
          <w:spacing w:val="3"/>
        </w:rPr>
        <w:t xml:space="preserve"> </w:t>
      </w:r>
      <w:r w:rsidRPr="00E60ED9">
        <w:t>on</w:t>
      </w:r>
      <w:r w:rsidRPr="00E60ED9">
        <w:rPr>
          <w:spacing w:val="4"/>
        </w:rPr>
        <w:t xml:space="preserve"> </w:t>
      </w:r>
      <w:r w:rsidRPr="00E60ED9">
        <w:t>future</w:t>
      </w:r>
      <w:r w:rsidRPr="00E60ED9">
        <w:rPr>
          <w:spacing w:val="4"/>
        </w:rPr>
        <w:t xml:space="preserve"> </w:t>
      </w:r>
      <w:r w:rsidRPr="00E60ED9">
        <w:t>demand</w:t>
      </w:r>
      <w:r w:rsidRPr="00E60ED9">
        <w:rPr>
          <w:spacing w:val="3"/>
        </w:rPr>
        <w:t xml:space="preserve"> </w:t>
      </w:r>
      <w:r w:rsidRPr="00E60ED9">
        <w:t>on</w:t>
      </w:r>
      <w:r w:rsidRPr="00E60ED9">
        <w:rPr>
          <w:spacing w:val="4"/>
        </w:rPr>
        <w:t xml:space="preserve"> </w:t>
      </w:r>
      <w:r w:rsidRPr="00E60ED9">
        <w:t>projections</w:t>
      </w:r>
      <w:r w:rsidRPr="00E60ED9">
        <w:rPr>
          <w:spacing w:val="4"/>
        </w:rPr>
        <w:t xml:space="preserve"> </w:t>
      </w:r>
      <w:r w:rsidRPr="00E60ED9">
        <w:t>from</w:t>
      </w:r>
      <w:r w:rsidRPr="00E60ED9">
        <w:rPr>
          <w:spacing w:val="4"/>
        </w:rPr>
        <w:t xml:space="preserve"> </w:t>
      </w:r>
      <w:ins w:id="414" w:author="Author" w:date="2024-02-01T10:43:00Z">
        <w:r w:rsidR="005C545A">
          <w:rPr>
            <w:spacing w:val="4"/>
          </w:rPr>
          <w:t xml:space="preserve">the </w:t>
        </w:r>
      </w:ins>
      <w:r w:rsidRPr="00E60ED9">
        <w:t>IEA</w:t>
      </w:r>
      <w:r w:rsidRPr="00E60ED9">
        <w:rPr>
          <w:spacing w:val="3"/>
        </w:rPr>
        <w:t xml:space="preserve"> </w:t>
      </w:r>
      <w:r w:rsidRPr="00E60ED9">
        <w:t>and</w:t>
      </w:r>
      <w:r w:rsidRPr="00E60ED9">
        <w:rPr>
          <w:spacing w:val="3"/>
        </w:rPr>
        <w:t xml:space="preserve"> </w:t>
      </w:r>
      <w:r w:rsidRPr="00E60ED9">
        <w:t>BP,</w:t>
      </w:r>
      <w:r w:rsidRPr="00E60ED9">
        <w:rPr>
          <w:spacing w:val="4"/>
        </w:rPr>
        <w:t xml:space="preserve"> </w:t>
      </w:r>
      <w:del w:id="415" w:author="Author" w:date="2024-02-01T10:43:00Z">
        <w:r w:rsidR="00581875">
          <w:delText>who</w:delText>
        </w:r>
      </w:del>
      <w:ins w:id="416" w:author="Author" w:date="2024-02-01T10:43:00Z">
        <w:r w:rsidR="005C545A">
          <w:t>which</w:t>
        </w:r>
      </w:ins>
      <w:r w:rsidR="005C545A" w:rsidRPr="00E60ED9">
        <w:rPr>
          <w:spacing w:val="4"/>
        </w:rPr>
        <w:t xml:space="preserve"> </w:t>
      </w:r>
      <w:r w:rsidRPr="00E60ED9">
        <w:t>use</w:t>
      </w:r>
      <w:r w:rsidRPr="00E60ED9">
        <w:rPr>
          <w:spacing w:val="3"/>
        </w:rPr>
        <w:t xml:space="preserve"> </w:t>
      </w:r>
      <w:r w:rsidRPr="00E60ED9">
        <w:rPr>
          <w:spacing w:val="-5"/>
        </w:rPr>
        <w:t>comprehensive</w:t>
      </w:r>
    </w:p>
    <w:p w14:paraId="0ADC18FE" w14:textId="77777777" w:rsidR="007F257B" w:rsidRPr="00E60ED9" w:rsidRDefault="007F257B">
      <w:pPr>
        <w:spacing w:line="237" w:lineRule="auto"/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38B77E26" w14:textId="77777777" w:rsidR="007F257B" w:rsidRPr="00E60ED9" w:rsidRDefault="00FF3C28">
      <w:pPr>
        <w:pStyle w:val="Textkrper"/>
        <w:spacing w:before="42" w:line="237" w:lineRule="auto"/>
        <w:ind w:left="112" w:right="606"/>
        <w:jc w:val="both"/>
      </w:pPr>
      <w:proofErr w:type="gramStart"/>
      <w:r w:rsidRPr="00E60ED9">
        <w:lastRenderedPageBreak/>
        <w:t>global</w:t>
      </w:r>
      <w:proofErr w:type="gramEnd"/>
      <w:r w:rsidRPr="00E60ED9">
        <w:rPr>
          <w:spacing w:val="-10"/>
        </w:rPr>
        <w:t xml:space="preserve"> </w:t>
      </w:r>
      <w:r w:rsidRPr="00E60ED9">
        <w:t>energy</w:t>
      </w:r>
      <w:r w:rsidRPr="00E60ED9">
        <w:rPr>
          <w:spacing w:val="-10"/>
        </w:rPr>
        <w:t xml:space="preserve"> </w:t>
      </w:r>
      <w:r w:rsidRPr="00E60ED9">
        <w:t>models.</w:t>
      </w:r>
      <w:r w:rsidRPr="00E60ED9">
        <w:rPr>
          <w:spacing w:val="9"/>
        </w:rPr>
        <w:t xml:space="preserve"> </w:t>
      </w:r>
      <w:r w:rsidRPr="00E60ED9">
        <w:t>Thus,</w:t>
      </w:r>
      <w:r w:rsidRPr="00E60ED9">
        <w:rPr>
          <w:spacing w:val="-9"/>
        </w:rPr>
        <w:t xml:space="preserve"> </w:t>
      </w:r>
      <w:r w:rsidRPr="00E60ED9">
        <w:t>we</w:t>
      </w:r>
      <w:r w:rsidRPr="00E60ED9">
        <w:rPr>
          <w:spacing w:val="-10"/>
        </w:rPr>
        <w:t xml:space="preserve"> </w:t>
      </w:r>
      <w:r w:rsidRPr="00E60ED9">
        <w:t>do</w:t>
      </w:r>
      <w:r w:rsidRPr="00E60ED9">
        <w:rPr>
          <w:spacing w:val="-10"/>
        </w:rPr>
        <w:t xml:space="preserve"> </w:t>
      </w:r>
      <w:r w:rsidRPr="00E60ED9">
        <w:t>not</w:t>
      </w:r>
      <w:r w:rsidRPr="00E60ED9">
        <w:rPr>
          <w:spacing w:val="-10"/>
        </w:rPr>
        <w:t xml:space="preserve"> </w:t>
      </w:r>
      <w:r w:rsidRPr="00E60ED9">
        <w:t>separate</w:t>
      </w:r>
      <w:r w:rsidRPr="00E60ED9">
        <w:rPr>
          <w:spacing w:val="-10"/>
        </w:rPr>
        <w:t xml:space="preserve"> </w:t>
      </w:r>
      <w:r w:rsidRPr="00E60ED9">
        <w:t>demand</w:t>
      </w:r>
      <w:r w:rsidRPr="00E60ED9">
        <w:rPr>
          <w:spacing w:val="-10"/>
        </w:rPr>
        <w:t xml:space="preserve"> </w:t>
      </w:r>
      <w:r w:rsidRPr="00E60ED9">
        <w:t>by</w:t>
      </w:r>
      <w:r w:rsidRPr="00E60ED9">
        <w:rPr>
          <w:spacing w:val="-10"/>
        </w:rPr>
        <w:t xml:space="preserve"> </w:t>
      </w:r>
      <w:r w:rsidRPr="00E60ED9">
        <w:t>sector</w:t>
      </w:r>
      <w:r w:rsidRPr="00E60ED9">
        <w:rPr>
          <w:spacing w:val="-10"/>
        </w:rPr>
        <w:t xml:space="preserve"> </w:t>
      </w:r>
      <w:r w:rsidRPr="00E60ED9">
        <w:t>and</w:t>
      </w:r>
      <w:r w:rsidRPr="00E60ED9">
        <w:rPr>
          <w:spacing w:val="-10"/>
        </w:rPr>
        <w:t xml:space="preserve"> </w:t>
      </w:r>
      <w:del w:id="417" w:author="Author" w:date="2024-02-01T10:43:00Z">
        <w:r w:rsidR="00581875">
          <w:delText>focus</w:delText>
        </w:r>
        <w:r w:rsidR="00581875">
          <w:rPr>
            <w:spacing w:val="-10"/>
          </w:rPr>
          <w:delText xml:space="preserve"> </w:delText>
        </w:r>
      </w:del>
      <w:r w:rsidR="00FB51E9" w:rsidRPr="00E60ED9">
        <w:t>exclusively</w:t>
      </w:r>
      <w:r w:rsidR="00FB51E9" w:rsidRPr="00E60ED9">
        <w:rPr>
          <w:spacing w:val="-10"/>
        </w:rPr>
        <w:t xml:space="preserve"> </w:t>
      </w:r>
      <w:ins w:id="418" w:author="Author" w:date="2024-02-01T10:43:00Z">
        <w:r w:rsidRPr="00E60ED9">
          <w:t>focus</w:t>
        </w:r>
        <w:r w:rsidRPr="00E60ED9">
          <w:rPr>
            <w:spacing w:val="-10"/>
          </w:rPr>
          <w:t xml:space="preserve"> </w:t>
        </w:r>
      </w:ins>
      <w:r w:rsidRPr="00E60ED9">
        <w:t>on</w:t>
      </w:r>
      <w:r w:rsidRPr="00E60ED9">
        <w:rPr>
          <w:spacing w:val="-10"/>
        </w:rPr>
        <w:t xml:space="preserve"> </w:t>
      </w:r>
      <w:r w:rsidRPr="00E60ED9">
        <w:t>LNG.</w:t>
      </w:r>
      <w:r w:rsidR="00FB51E9" w:rsidRPr="003741D5">
        <w:t xml:space="preserve"> </w:t>
      </w:r>
      <w:del w:id="419" w:author="Author" w:date="2024-02-01T10:43:00Z">
        <w:r w:rsidR="00581875">
          <w:delText>Also</w:delText>
        </w:r>
      </w:del>
      <w:ins w:id="420" w:author="Author" w:date="2024-02-01T10:43:00Z">
        <w:r w:rsidR="00FB51E9">
          <w:t>Furthermore</w:t>
        </w:r>
      </w:ins>
      <w:r w:rsidRPr="00E60ED9">
        <w:t>, our approach does not consider investment decisions.</w:t>
      </w:r>
      <w:r w:rsidRPr="00E60ED9">
        <w:rPr>
          <w:spacing w:val="40"/>
        </w:rPr>
        <w:t xml:space="preserve"> </w:t>
      </w:r>
      <w:r w:rsidRPr="00E60ED9">
        <w:t xml:space="preserve">Instead, </w:t>
      </w:r>
      <w:commentRangeStart w:id="421"/>
      <w:r w:rsidRPr="00E60ED9">
        <w:t>it optimizes global LNG trade given liquefaction</w:t>
      </w:r>
      <w:r w:rsidRPr="00E60ED9">
        <w:rPr>
          <w:spacing w:val="-11"/>
        </w:rPr>
        <w:t xml:space="preserve"> </w:t>
      </w:r>
      <w:r w:rsidRPr="00E60ED9">
        <w:t>and</w:t>
      </w:r>
      <w:r w:rsidRPr="00E60ED9">
        <w:rPr>
          <w:spacing w:val="-11"/>
        </w:rPr>
        <w:t xml:space="preserve"> </w:t>
      </w:r>
      <w:r w:rsidRPr="00E60ED9">
        <w:t>regasification</w:t>
      </w:r>
      <w:r w:rsidRPr="00E60ED9">
        <w:rPr>
          <w:spacing w:val="-11"/>
        </w:rPr>
        <w:t xml:space="preserve"> </w:t>
      </w:r>
      <w:r w:rsidRPr="00E60ED9">
        <w:t>facilities</w:t>
      </w:r>
      <w:commentRangeEnd w:id="421"/>
      <w:r w:rsidR="0085231E">
        <w:rPr>
          <w:rStyle w:val="Kommentarzeichen"/>
        </w:rPr>
        <w:commentReference w:id="421"/>
      </w:r>
      <w:r w:rsidRPr="00E60ED9">
        <w:t>.</w:t>
      </w:r>
      <w:r w:rsidRPr="00E60ED9">
        <w:rPr>
          <w:spacing w:val="11"/>
        </w:rPr>
        <w:t xml:space="preserve"> </w:t>
      </w:r>
      <w:r w:rsidRPr="00E60ED9">
        <w:t>It</w:t>
      </w:r>
      <w:r w:rsidRPr="00E60ED9">
        <w:rPr>
          <w:spacing w:val="-11"/>
        </w:rPr>
        <w:t xml:space="preserve"> </w:t>
      </w:r>
      <w:r w:rsidRPr="00E60ED9">
        <w:t>does</w:t>
      </w:r>
      <w:r w:rsidRPr="00E60ED9">
        <w:rPr>
          <w:spacing w:val="-11"/>
        </w:rPr>
        <w:t xml:space="preserve"> </w:t>
      </w:r>
      <w:r w:rsidRPr="00E60ED9">
        <w:t>so</w:t>
      </w:r>
      <w:r w:rsidRPr="00E60ED9">
        <w:rPr>
          <w:spacing w:val="-11"/>
        </w:rPr>
        <w:t xml:space="preserve"> </w:t>
      </w:r>
      <w:r w:rsidRPr="00E60ED9">
        <w:t>by</w:t>
      </w:r>
      <w:r w:rsidRPr="00E60ED9">
        <w:rPr>
          <w:spacing w:val="-11"/>
        </w:rPr>
        <w:t xml:space="preserve"> </w:t>
      </w:r>
      <w:r w:rsidRPr="00E60ED9">
        <w:t>minimizing</w:t>
      </w:r>
      <w:r w:rsidRPr="00E60ED9">
        <w:rPr>
          <w:spacing w:val="-11"/>
        </w:rPr>
        <w:t xml:space="preserve"> </w:t>
      </w:r>
      <w:r w:rsidRPr="00E60ED9">
        <w:t>supply</w:t>
      </w:r>
      <w:r w:rsidRPr="00E60ED9">
        <w:rPr>
          <w:spacing w:val="-11"/>
        </w:rPr>
        <w:t xml:space="preserve"> </w:t>
      </w:r>
      <w:r w:rsidRPr="00E60ED9">
        <w:t>costs</w:t>
      </w:r>
      <w:r w:rsidRPr="00E60ED9">
        <w:rPr>
          <w:spacing w:val="-11"/>
        </w:rPr>
        <w:t xml:space="preserve"> </w:t>
      </w:r>
      <w:r w:rsidRPr="00E60ED9">
        <w:t>(delivered</w:t>
      </w:r>
      <w:r w:rsidRPr="00E60ED9">
        <w:rPr>
          <w:spacing w:val="-11"/>
        </w:rPr>
        <w:t xml:space="preserve"> </w:t>
      </w:r>
      <w:r w:rsidRPr="00E60ED9">
        <w:t>ex-ship</w:t>
      </w:r>
      <w:r w:rsidRPr="00E60ED9">
        <w:rPr>
          <w:spacing w:val="-11"/>
        </w:rPr>
        <w:t xml:space="preserve"> </w:t>
      </w:r>
      <w:r w:rsidRPr="00E60ED9">
        <w:t>costs) and</w:t>
      </w:r>
      <w:r w:rsidRPr="00E60ED9">
        <w:rPr>
          <w:spacing w:val="-14"/>
        </w:rPr>
        <w:t xml:space="preserve"> </w:t>
      </w:r>
      <w:r w:rsidRPr="00E60ED9">
        <w:t>neglecting</w:t>
      </w:r>
      <w:r w:rsidRPr="00E60ED9">
        <w:rPr>
          <w:spacing w:val="-14"/>
        </w:rPr>
        <w:t xml:space="preserve"> </w:t>
      </w:r>
      <w:r w:rsidRPr="00E60ED9">
        <w:t>contractually</w:t>
      </w:r>
      <w:r w:rsidRPr="00E60ED9">
        <w:rPr>
          <w:spacing w:val="-14"/>
        </w:rPr>
        <w:t xml:space="preserve"> </w:t>
      </w:r>
      <w:r w:rsidRPr="00E60ED9">
        <w:t>long-term</w:t>
      </w:r>
      <w:r w:rsidRPr="00E60ED9">
        <w:rPr>
          <w:spacing w:val="-13"/>
        </w:rPr>
        <w:t xml:space="preserve"> </w:t>
      </w:r>
      <w:r w:rsidRPr="00E60ED9">
        <w:t>committed</w:t>
      </w:r>
      <w:r w:rsidRPr="00E60ED9">
        <w:rPr>
          <w:spacing w:val="-14"/>
        </w:rPr>
        <w:t xml:space="preserve"> </w:t>
      </w:r>
      <w:r w:rsidRPr="00E60ED9">
        <w:t>capacities.</w:t>
      </w:r>
      <w:r w:rsidRPr="00E60ED9">
        <w:rPr>
          <w:spacing w:val="-14"/>
        </w:rPr>
        <w:t xml:space="preserve"> </w:t>
      </w:r>
      <w:r w:rsidRPr="00E60ED9">
        <w:t>Next,</w:t>
      </w:r>
      <w:r w:rsidRPr="00E60ED9">
        <w:rPr>
          <w:spacing w:val="-14"/>
        </w:rPr>
        <w:t xml:space="preserve"> </w:t>
      </w:r>
      <w:r w:rsidRPr="00E60ED9">
        <w:t>we</w:t>
      </w:r>
      <w:r w:rsidRPr="00E60ED9">
        <w:rPr>
          <w:spacing w:val="-13"/>
        </w:rPr>
        <w:t xml:space="preserve"> </w:t>
      </w:r>
      <w:r w:rsidRPr="00E60ED9">
        <w:t>define</w:t>
      </w:r>
      <w:r w:rsidRPr="00E60ED9">
        <w:rPr>
          <w:spacing w:val="-14"/>
        </w:rPr>
        <w:t xml:space="preserve"> </w:t>
      </w:r>
      <w:r w:rsidRPr="00E60ED9">
        <w:t>two</w:t>
      </w:r>
      <w:r w:rsidRPr="00E60ED9">
        <w:rPr>
          <w:spacing w:val="-14"/>
        </w:rPr>
        <w:t xml:space="preserve"> </w:t>
      </w:r>
      <w:r w:rsidRPr="00E60ED9">
        <w:t>scenarios</w:t>
      </w:r>
      <w:r w:rsidRPr="00E60ED9">
        <w:rPr>
          <w:spacing w:val="-14"/>
        </w:rPr>
        <w:t xml:space="preserve"> </w:t>
      </w:r>
      <w:r w:rsidRPr="00E60ED9">
        <w:t>that</w:t>
      </w:r>
      <w:r w:rsidRPr="00E60ED9">
        <w:rPr>
          <w:spacing w:val="-13"/>
        </w:rPr>
        <w:t xml:space="preserve"> </w:t>
      </w:r>
      <w:del w:id="422" w:author="Author" w:date="2024-02-01T10:43:00Z">
        <w:r w:rsidR="00581875">
          <w:delText>look</w:delText>
        </w:r>
        <w:r w:rsidR="00581875">
          <w:rPr>
            <w:spacing w:val="-14"/>
          </w:rPr>
          <w:delText xml:space="preserve"> </w:delText>
        </w:r>
        <w:r w:rsidR="00581875">
          <w:delText>at</w:delText>
        </w:r>
      </w:del>
      <w:ins w:id="423" w:author="Author" w:date="2024-02-01T10:43:00Z">
        <w:r w:rsidR="00F7722B">
          <w:t>examine</w:t>
        </w:r>
      </w:ins>
      <w:r w:rsidR="00F7722B" w:rsidRPr="003741D5">
        <w:rPr>
          <w:spacing w:val="-14"/>
        </w:rPr>
        <w:t xml:space="preserve"> </w:t>
      </w:r>
      <w:r w:rsidRPr="00E60ED9">
        <w:t>distinct pathways for future global LNG demand (and trade).</w:t>
      </w:r>
    </w:p>
    <w:p w14:paraId="726F4248" w14:textId="77777777" w:rsidR="007F257B" w:rsidRPr="00E60ED9" w:rsidRDefault="00FF3C28" w:rsidP="003741D5">
      <w:pPr>
        <w:pStyle w:val="berschrift4"/>
        <w:numPr>
          <w:ilvl w:val="2"/>
          <w:numId w:val="10"/>
        </w:numPr>
        <w:tabs>
          <w:tab w:val="left" w:pos="878"/>
        </w:tabs>
        <w:spacing w:before="260"/>
        <w:ind w:hanging="766"/>
      </w:pPr>
      <w:r w:rsidRPr="00E60ED9">
        <w:t>Net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Zero</w:t>
      </w:r>
    </w:p>
    <w:p w14:paraId="314EB320" w14:textId="77777777" w:rsidR="007F257B" w:rsidRPr="00E60ED9" w:rsidRDefault="00FF3C28">
      <w:pPr>
        <w:pStyle w:val="Textkrper"/>
        <w:spacing w:before="96" w:line="218" w:lineRule="auto"/>
        <w:ind w:left="111" w:right="608"/>
        <w:jc w:val="both"/>
      </w:pPr>
      <w:r w:rsidRPr="00E60ED9">
        <w:t xml:space="preserve">Taking into account the ambitions of EU energy and environmental policy, a clearly defined target of </w:t>
      </w:r>
      <w:r w:rsidR="00473A52">
        <w:t>N</w:t>
      </w:r>
      <w:r w:rsidRPr="00E60ED9">
        <w:t>et</w:t>
      </w:r>
      <w:r w:rsidRPr="00E60ED9">
        <w:rPr>
          <w:spacing w:val="-2"/>
        </w:rPr>
        <w:t xml:space="preserve"> </w:t>
      </w:r>
      <w:r w:rsidR="00473A52">
        <w:t>Z</w:t>
      </w:r>
      <w:r w:rsidRPr="00E60ED9">
        <w:t>ero</w:t>
      </w:r>
      <w:r w:rsidRPr="00E60ED9">
        <w:rPr>
          <w:spacing w:val="-2"/>
        </w:rPr>
        <w:t xml:space="preserve"> </w:t>
      </w:r>
      <w:r w:rsidRPr="00E60ED9">
        <w:t>carbon</w:t>
      </w:r>
      <w:r w:rsidRPr="00E60ED9">
        <w:rPr>
          <w:spacing w:val="-2"/>
        </w:rPr>
        <w:t xml:space="preserve"> </w:t>
      </w:r>
      <w:r w:rsidRPr="00E60ED9">
        <w:t>emission</w:t>
      </w:r>
      <w:r w:rsidRPr="00E60ED9">
        <w:rPr>
          <w:spacing w:val="-2"/>
        </w:rPr>
        <w:t xml:space="preserve"> </w:t>
      </w:r>
      <w:r w:rsidRPr="00E60ED9">
        <w:t>by</w:t>
      </w:r>
      <w:r w:rsidRPr="00E60ED9">
        <w:rPr>
          <w:spacing w:val="-2"/>
        </w:rPr>
        <w:t xml:space="preserve"> </w:t>
      </w:r>
      <w:r w:rsidRPr="00E60ED9">
        <w:t>2050,</w:t>
      </w:r>
      <w:r w:rsidRPr="00E60ED9">
        <w:rPr>
          <w:spacing w:val="-2"/>
        </w:rPr>
        <w:t xml:space="preserve"> </w:t>
      </w:r>
      <w:r w:rsidRPr="00E60ED9">
        <w:t>and</w:t>
      </w:r>
      <w:r w:rsidRPr="00E60ED9">
        <w:rPr>
          <w:spacing w:val="-2"/>
        </w:rPr>
        <w:t xml:space="preserve"> </w:t>
      </w:r>
      <w:r w:rsidRPr="00E60ED9">
        <w:t>the</w:t>
      </w:r>
      <w:r w:rsidRPr="00E60ED9">
        <w:rPr>
          <w:spacing w:val="-2"/>
        </w:rPr>
        <w:t xml:space="preserve"> </w:t>
      </w:r>
      <w:r w:rsidRPr="00E60ED9">
        <w:t>efforts</w:t>
      </w:r>
      <w:r w:rsidRPr="00E60ED9">
        <w:rPr>
          <w:spacing w:val="-2"/>
        </w:rPr>
        <w:t xml:space="preserve"> </w:t>
      </w:r>
      <w:r w:rsidRPr="00E60ED9">
        <w:t>to</w:t>
      </w:r>
      <w:r w:rsidRPr="00E60ED9">
        <w:rPr>
          <w:spacing w:val="-2"/>
        </w:rPr>
        <w:t xml:space="preserve"> </w:t>
      </w:r>
      <w:r w:rsidRPr="00E60ED9">
        <w:t>replace</w:t>
      </w:r>
      <w:r w:rsidRPr="00E60ED9">
        <w:rPr>
          <w:spacing w:val="-2"/>
        </w:rPr>
        <w:t xml:space="preserve"> </w:t>
      </w:r>
      <w:r w:rsidRPr="00E60ED9">
        <w:t>natural</w:t>
      </w:r>
      <w:r w:rsidRPr="00E60ED9">
        <w:rPr>
          <w:spacing w:val="-2"/>
        </w:rPr>
        <w:t xml:space="preserve"> </w:t>
      </w:r>
      <w:r w:rsidRPr="00E60ED9">
        <w:t>gas</w:t>
      </w:r>
      <w:r w:rsidRPr="00E60ED9">
        <w:rPr>
          <w:spacing w:val="-2"/>
        </w:rPr>
        <w:t xml:space="preserve"> </w:t>
      </w:r>
      <w:r w:rsidRPr="00E60ED9">
        <w:t>imports</w:t>
      </w:r>
      <w:r w:rsidRPr="00E60ED9">
        <w:rPr>
          <w:spacing w:val="-2"/>
        </w:rPr>
        <w:t xml:space="preserve"> </w:t>
      </w:r>
      <w:r w:rsidRPr="00E60ED9">
        <w:t>to</w:t>
      </w:r>
      <w:r w:rsidRPr="00E60ED9">
        <w:rPr>
          <w:spacing w:val="-2"/>
        </w:rPr>
        <w:t xml:space="preserve"> </w:t>
      </w:r>
      <w:r w:rsidRPr="00E60ED9">
        <w:t>Europe</w:t>
      </w:r>
      <w:r w:rsidRPr="00E60ED9">
        <w:rPr>
          <w:spacing w:val="-2"/>
        </w:rPr>
        <w:t xml:space="preserve"> </w:t>
      </w:r>
      <w:r w:rsidRPr="00E60ED9">
        <w:t>from</w:t>
      </w:r>
      <w:r w:rsidRPr="00E60ED9">
        <w:rPr>
          <w:spacing w:val="-2"/>
        </w:rPr>
        <w:t xml:space="preserve"> </w:t>
      </w:r>
      <w:r w:rsidRPr="00E60ED9">
        <w:t>Russia</w:t>
      </w:r>
      <w:ins w:id="424" w:author="Author" w:date="2024-02-01T10:43:00Z">
        <w:r w:rsidR="00634751">
          <w:t>,</w:t>
        </w:r>
      </w:ins>
      <w:r w:rsidRPr="00E60ED9">
        <w:t xml:space="preserve"> we define the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9"/>
        </w:rPr>
        <w:t xml:space="preserve"> </w:t>
      </w:r>
      <w:r w:rsidRPr="00E60ED9">
        <w:rPr>
          <w:rFonts w:ascii="Euclid"/>
          <w:i/>
        </w:rPr>
        <w:t>Zero</w:t>
      </w:r>
      <w:r w:rsidRPr="00E60ED9">
        <w:rPr>
          <w:rFonts w:ascii="Euclid"/>
          <w:i/>
          <w:spacing w:val="-2"/>
        </w:rPr>
        <w:t xml:space="preserve"> </w:t>
      </w:r>
      <w:r w:rsidRPr="00E60ED9">
        <w:t>scenario.</w:t>
      </w:r>
      <w:r w:rsidRPr="00E60ED9">
        <w:rPr>
          <w:spacing w:val="37"/>
        </w:rPr>
        <w:t xml:space="preserve"> </w:t>
      </w:r>
      <w:r w:rsidRPr="00E60ED9">
        <w:t>The aim of the analysis is to identify the structure and costs of LNG supplies</w:t>
      </w:r>
      <w:r w:rsidRPr="00E60ED9">
        <w:rPr>
          <w:spacing w:val="-11"/>
        </w:rPr>
        <w:t xml:space="preserve"> </w:t>
      </w:r>
      <w:r w:rsidRPr="00E60ED9">
        <w:t>to</w:t>
      </w:r>
      <w:r w:rsidRPr="00E60ED9">
        <w:rPr>
          <w:spacing w:val="-11"/>
        </w:rPr>
        <w:t xml:space="preserve"> </w:t>
      </w:r>
      <w:r w:rsidRPr="00E60ED9">
        <w:t>Europe</w:t>
      </w:r>
      <w:r w:rsidRPr="00E60ED9">
        <w:rPr>
          <w:spacing w:val="-11"/>
        </w:rPr>
        <w:t xml:space="preserve"> </w:t>
      </w:r>
      <w:r w:rsidRPr="00E60ED9">
        <w:t>in</w:t>
      </w:r>
      <w:r w:rsidRPr="00E60ED9">
        <w:rPr>
          <w:spacing w:val="-11"/>
        </w:rPr>
        <w:t xml:space="preserve"> </w:t>
      </w:r>
      <w:r w:rsidRPr="00E60ED9">
        <w:t>2040.</w:t>
      </w:r>
      <w:r w:rsidRPr="00E60ED9">
        <w:rPr>
          <w:spacing w:val="9"/>
        </w:rPr>
        <w:t xml:space="preserve"> </w:t>
      </w:r>
      <w:r w:rsidRPr="00E60ED9">
        <w:t>In</w:t>
      </w:r>
      <w:r w:rsidRPr="00E60ED9">
        <w:rPr>
          <w:spacing w:val="-11"/>
        </w:rPr>
        <w:t xml:space="preserve"> </w:t>
      </w:r>
      <w:r w:rsidRPr="00E60ED9">
        <w:t>such</w:t>
      </w:r>
      <w:r w:rsidRPr="00E60ED9">
        <w:rPr>
          <w:spacing w:val="-11"/>
        </w:rPr>
        <w:t xml:space="preserve"> </w:t>
      </w:r>
      <w:r w:rsidRPr="00E60ED9">
        <w:t>a</w:t>
      </w:r>
      <w:r w:rsidRPr="00E60ED9">
        <w:rPr>
          <w:spacing w:val="-11"/>
        </w:rPr>
        <w:t xml:space="preserve"> </w:t>
      </w:r>
      <w:r w:rsidRPr="00E60ED9">
        <w:t>setting</w:t>
      </w:r>
      <w:ins w:id="425" w:author="Author" w:date="2024-02-01T10:43:00Z">
        <w:r w:rsidR="0055305A">
          <w:t>,</w:t>
        </w:r>
      </w:ins>
      <w:r w:rsidRPr="00E60ED9">
        <w:rPr>
          <w:spacing w:val="-11"/>
        </w:rPr>
        <w:t xml:space="preserve"> </w:t>
      </w:r>
      <w:r w:rsidRPr="00E60ED9">
        <w:t>the</w:t>
      </w:r>
      <w:r w:rsidRPr="00E60ED9">
        <w:rPr>
          <w:spacing w:val="-11"/>
        </w:rPr>
        <w:t xml:space="preserve"> </w:t>
      </w:r>
      <w:r w:rsidRPr="00E60ED9">
        <w:t>role</w:t>
      </w:r>
      <w:r w:rsidRPr="00E60ED9">
        <w:rPr>
          <w:spacing w:val="-11"/>
        </w:rPr>
        <w:t xml:space="preserve"> </w:t>
      </w:r>
      <w:r w:rsidRPr="00E60ED9">
        <w:t>of</w:t>
      </w:r>
      <w:r w:rsidRPr="00E60ED9">
        <w:rPr>
          <w:spacing w:val="-11"/>
        </w:rPr>
        <w:t xml:space="preserve"> </w:t>
      </w:r>
      <w:r w:rsidRPr="00E60ED9">
        <w:t>natural</w:t>
      </w:r>
      <w:r w:rsidRPr="00E60ED9">
        <w:rPr>
          <w:spacing w:val="-11"/>
        </w:rPr>
        <w:t xml:space="preserve"> </w:t>
      </w:r>
      <w:r w:rsidRPr="00E60ED9">
        <w:t>gas</w:t>
      </w:r>
      <w:r w:rsidRPr="00E60ED9">
        <w:rPr>
          <w:spacing w:val="-11"/>
        </w:rPr>
        <w:t xml:space="preserve"> </w:t>
      </w:r>
      <w:r w:rsidRPr="00E60ED9">
        <w:t>in</w:t>
      </w:r>
      <w:r w:rsidRPr="00E60ED9">
        <w:rPr>
          <w:spacing w:val="-11"/>
        </w:rPr>
        <w:t xml:space="preserve"> </w:t>
      </w:r>
      <w:r w:rsidRPr="00E60ED9">
        <w:t>European</w:t>
      </w:r>
      <w:r w:rsidRPr="00E60ED9">
        <w:rPr>
          <w:spacing w:val="-11"/>
        </w:rPr>
        <w:t xml:space="preserve"> </w:t>
      </w:r>
      <w:r w:rsidRPr="00E60ED9">
        <w:t>energy</w:t>
      </w:r>
      <w:r w:rsidRPr="00E60ED9">
        <w:rPr>
          <w:spacing w:val="-10"/>
        </w:rPr>
        <w:t xml:space="preserve"> </w:t>
      </w:r>
      <w:r w:rsidRPr="00E60ED9">
        <w:t>demand</w:t>
      </w:r>
      <w:r w:rsidRPr="00E60ED9">
        <w:rPr>
          <w:spacing w:val="-11"/>
        </w:rPr>
        <w:t xml:space="preserve"> </w:t>
      </w:r>
      <w:r w:rsidRPr="00E60ED9">
        <w:t>by</w:t>
      </w:r>
      <w:r w:rsidRPr="00E60ED9">
        <w:rPr>
          <w:spacing w:val="-10"/>
        </w:rPr>
        <w:t xml:space="preserve"> </w:t>
      </w:r>
      <w:r w:rsidRPr="00E60ED9">
        <w:t xml:space="preserve">2040 </w:t>
      </w:r>
      <w:r w:rsidRPr="00E60ED9">
        <w:rPr>
          <w:spacing w:val="-2"/>
        </w:rPr>
        <w:t>will</w:t>
      </w:r>
      <w:r w:rsidRPr="00E60ED9">
        <w:rPr>
          <w:spacing w:val="7"/>
        </w:rPr>
        <w:t xml:space="preserve"> </w:t>
      </w:r>
      <w:r w:rsidRPr="00E60ED9">
        <w:rPr>
          <w:spacing w:val="-2"/>
        </w:rPr>
        <w:t>have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dwindled.</w:t>
      </w:r>
      <w:r w:rsidRPr="00E60ED9">
        <w:rPr>
          <w:spacing w:val="47"/>
        </w:rPr>
        <w:t xml:space="preserve"> </w:t>
      </w:r>
      <w:commentRangeStart w:id="426"/>
      <w:r w:rsidRPr="00E60ED9">
        <w:rPr>
          <w:spacing w:val="-2"/>
        </w:rPr>
        <w:t>Assuming</w:t>
      </w:r>
      <w:r w:rsidRPr="00E60ED9">
        <w:rPr>
          <w:spacing w:val="7"/>
        </w:rPr>
        <w:t xml:space="preserve"> </w:t>
      </w:r>
      <w:r w:rsidRPr="00E60ED9">
        <w:rPr>
          <w:spacing w:val="-2"/>
        </w:rPr>
        <w:t>that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global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sector</w:t>
      </w:r>
      <w:r w:rsidRPr="00E60ED9">
        <w:rPr>
          <w:spacing w:val="7"/>
        </w:rPr>
        <w:t xml:space="preserve"> </w:t>
      </w:r>
      <w:r w:rsidRPr="00E60ED9">
        <w:rPr>
          <w:spacing w:val="-2"/>
        </w:rPr>
        <w:t>will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achieve</w:t>
      </w:r>
      <w:r w:rsidRPr="00E60ED9">
        <w:rPr>
          <w:spacing w:val="8"/>
        </w:rPr>
        <w:t xml:space="preserve"> </w:t>
      </w:r>
      <w:ins w:id="427" w:author="Author" w:date="2024-02-01T11:09:00Z">
        <w:r w:rsidR="00473A52">
          <w:rPr>
            <w:spacing w:val="-2"/>
          </w:rPr>
          <w:t>N</w:t>
        </w:r>
      </w:ins>
      <w:del w:id="428" w:author="Author" w:date="2024-02-01T11:09:00Z">
        <w:r w:rsidRPr="00E60ED9" w:rsidDel="00473A52">
          <w:rPr>
            <w:spacing w:val="-2"/>
          </w:rPr>
          <w:delText>n</w:delText>
        </w:r>
      </w:del>
      <w:proofErr w:type="gramStart"/>
      <w:r w:rsidRPr="00E60ED9">
        <w:rPr>
          <w:spacing w:val="-2"/>
        </w:rPr>
        <w:t>et</w:t>
      </w:r>
      <w:proofErr w:type="gramEnd"/>
      <w:r w:rsidRPr="00E60ED9">
        <w:rPr>
          <w:spacing w:val="8"/>
        </w:rPr>
        <w:t xml:space="preserve"> </w:t>
      </w:r>
      <w:ins w:id="429" w:author="Author" w:date="2024-02-01T11:09:00Z">
        <w:r w:rsidR="00473A52">
          <w:rPr>
            <w:spacing w:val="-2"/>
          </w:rPr>
          <w:t>Z</w:t>
        </w:r>
      </w:ins>
      <w:del w:id="430" w:author="Author" w:date="2024-02-01T11:09:00Z">
        <w:r w:rsidRPr="00E60ED9" w:rsidDel="00473A52">
          <w:rPr>
            <w:spacing w:val="-2"/>
          </w:rPr>
          <w:delText>z</w:delText>
        </w:r>
      </w:del>
      <w:r w:rsidRPr="00E60ED9">
        <w:rPr>
          <w:spacing w:val="-2"/>
        </w:rPr>
        <w:t>ero</w:t>
      </w:r>
      <w:r w:rsidRPr="00E60ED9">
        <w:rPr>
          <w:spacing w:val="7"/>
        </w:rPr>
        <w:t xml:space="preserve"> </w:t>
      </w:r>
      <w:r w:rsidRPr="00E60ED9">
        <w:rPr>
          <w:spacing w:val="-2"/>
        </w:rPr>
        <w:t>carbon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emissions</w:t>
      </w:r>
      <w:r w:rsidRPr="00E60ED9">
        <w:rPr>
          <w:spacing w:val="8"/>
        </w:rPr>
        <w:t xml:space="preserve"> </w:t>
      </w:r>
      <w:r w:rsidRPr="00E60ED9">
        <w:rPr>
          <w:spacing w:val="-5"/>
        </w:rPr>
        <w:t>by</w:t>
      </w:r>
    </w:p>
    <w:p w14:paraId="333AACEA" w14:textId="77777777" w:rsidR="007F257B" w:rsidRPr="00E60ED9" w:rsidRDefault="00FF3C28">
      <w:pPr>
        <w:pStyle w:val="Textkrper"/>
        <w:spacing w:before="9" w:line="237" w:lineRule="auto"/>
        <w:ind w:left="111" w:right="606"/>
        <w:jc w:val="both"/>
      </w:pPr>
      <w:r w:rsidRPr="00E60ED9">
        <w:t>2050</w:t>
      </w:r>
      <w:r w:rsidRPr="00E60ED9">
        <w:rPr>
          <w:spacing w:val="-16"/>
        </w:rPr>
        <w:t xml:space="preserve"> </w:t>
      </w:r>
      <w:r w:rsidRPr="00E60ED9">
        <w:t>by</w:t>
      </w:r>
      <w:r w:rsidRPr="00E60ED9">
        <w:rPr>
          <w:spacing w:val="-14"/>
        </w:rPr>
        <w:t xml:space="preserve"> </w:t>
      </w:r>
      <w:r w:rsidRPr="00E60ED9">
        <w:t>implementing</w:t>
      </w:r>
      <w:r w:rsidRPr="00E60ED9">
        <w:rPr>
          <w:spacing w:val="-14"/>
        </w:rPr>
        <w:t xml:space="preserve"> </w:t>
      </w:r>
      <w:r w:rsidRPr="00E60ED9">
        <w:t>policies</w:t>
      </w:r>
      <w:r w:rsidRPr="00E60ED9">
        <w:rPr>
          <w:spacing w:val="-13"/>
        </w:rPr>
        <w:t xml:space="preserve"> </w:t>
      </w:r>
      <w:r w:rsidRPr="00E60ED9">
        <w:t>that</w:t>
      </w:r>
      <w:r w:rsidRPr="00E60ED9">
        <w:rPr>
          <w:spacing w:val="-14"/>
        </w:rPr>
        <w:t xml:space="preserve"> </w:t>
      </w:r>
      <w:r w:rsidRPr="00E60ED9">
        <w:t>are</w:t>
      </w:r>
      <w:r w:rsidRPr="00E60ED9">
        <w:rPr>
          <w:spacing w:val="-14"/>
        </w:rPr>
        <w:t xml:space="preserve"> </w:t>
      </w:r>
      <w:r w:rsidRPr="00E60ED9">
        <w:t>currently</w:t>
      </w:r>
      <w:r w:rsidRPr="00E60ED9">
        <w:rPr>
          <w:spacing w:val="-14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place</w:t>
      </w:r>
      <w:commentRangeEnd w:id="426"/>
      <w:r w:rsidR="00AA75AD">
        <w:rPr>
          <w:rStyle w:val="Kommentarzeichen"/>
        </w:rPr>
        <w:commentReference w:id="426"/>
      </w:r>
      <w:r w:rsidRPr="00E60ED9">
        <w:t>.</w:t>
      </w:r>
      <w:r w:rsidRPr="00E60ED9">
        <w:rPr>
          <w:spacing w:val="-14"/>
        </w:rPr>
        <w:t xml:space="preserve"> </w:t>
      </w:r>
      <w:r w:rsidRPr="00E60ED9">
        <w:t>This</w:t>
      </w:r>
      <w:r w:rsidRPr="00E60ED9">
        <w:rPr>
          <w:spacing w:val="-14"/>
        </w:rPr>
        <w:t xml:space="preserve"> </w:t>
      </w:r>
      <w:r w:rsidRPr="00E60ED9">
        <w:t>pathway</w:t>
      </w:r>
      <w:r w:rsidRPr="00E60ED9">
        <w:rPr>
          <w:spacing w:val="-14"/>
        </w:rPr>
        <w:t xml:space="preserve"> </w:t>
      </w:r>
      <w:r w:rsidRPr="00E60ED9">
        <w:t>is</w:t>
      </w:r>
      <w:r w:rsidRPr="00E60ED9">
        <w:rPr>
          <w:spacing w:val="-13"/>
        </w:rPr>
        <w:t xml:space="preserve"> </w:t>
      </w:r>
      <w:r w:rsidRPr="00E60ED9">
        <w:t>broadly</w:t>
      </w:r>
      <w:r w:rsidRPr="00E60ED9">
        <w:rPr>
          <w:spacing w:val="-14"/>
        </w:rPr>
        <w:t xml:space="preserve"> </w:t>
      </w:r>
      <w:r w:rsidRPr="00E60ED9">
        <w:t>in</w:t>
      </w:r>
      <w:r w:rsidRPr="00E60ED9">
        <w:rPr>
          <w:spacing w:val="-14"/>
        </w:rPr>
        <w:t xml:space="preserve"> </w:t>
      </w:r>
      <w:r w:rsidRPr="00E60ED9">
        <w:t>line</w:t>
      </w:r>
      <w:r w:rsidRPr="00E60ED9">
        <w:rPr>
          <w:spacing w:val="-14"/>
        </w:rPr>
        <w:t xml:space="preserve"> </w:t>
      </w:r>
      <w:r w:rsidRPr="00E60ED9">
        <w:t>to</w:t>
      </w:r>
      <w:r w:rsidRPr="00E60ED9">
        <w:rPr>
          <w:spacing w:val="-13"/>
        </w:rPr>
        <w:t xml:space="preserve"> </w:t>
      </w:r>
      <w:r w:rsidRPr="00E60ED9">
        <w:t>successfully achieve the 1.5 C climate target.</w:t>
      </w:r>
      <w:r w:rsidRPr="00E60ED9">
        <w:rPr>
          <w:spacing w:val="37"/>
        </w:rPr>
        <w:t xml:space="preserve"> </w:t>
      </w:r>
      <w:r w:rsidRPr="00E60ED9">
        <w:t>For this scenario, IEA [</w:t>
      </w:r>
      <w:hyperlink w:anchor="_bookmark100" w:history="1">
        <w:r w:rsidRPr="00E60ED9">
          <w:t>60]</w:t>
        </w:r>
      </w:hyperlink>
      <w:r w:rsidRPr="00E60ED9">
        <w:t xml:space="preserve"> expects demand for natural gas to </w:t>
      </w:r>
      <w:del w:id="431" w:author="Author" w:date="2024-02-01T10:43:00Z">
        <w:r w:rsidR="00581875">
          <w:delText>decline</w:delText>
        </w:r>
      </w:del>
      <w:ins w:id="432" w:author="Author" w:date="2024-02-01T10:43:00Z">
        <w:r w:rsidR="00EC64EB">
          <w:t>decrease</w:t>
        </w:r>
      </w:ins>
      <w:r w:rsidR="00EC64EB" w:rsidRPr="00E60ED9">
        <w:t xml:space="preserve"> </w:t>
      </w:r>
      <w:r w:rsidRPr="00E60ED9">
        <w:t xml:space="preserve">to 82% by 2030 and </w:t>
      </w:r>
      <w:ins w:id="433" w:author="Author" w:date="2024-02-01T10:43:00Z">
        <w:r w:rsidR="007F7B62">
          <w:t xml:space="preserve">to </w:t>
        </w:r>
      </w:ins>
      <w:r w:rsidRPr="00E60ED9">
        <w:t xml:space="preserve">22% by 2050 compared </w:t>
      </w:r>
      <w:del w:id="434" w:author="Author" w:date="2024-02-01T10:43:00Z">
        <w:r w:rsidR="00581875">
          <w:delText>to</w:delText>
        </w:r>
      </w:del>
      <w:ins w:id="435" w:author="Author" w:date="2024-02-01T10:43:00Z">
        <w:r w:rsidR="00C44E65">
          <w:t>with</w:t>
        </w:r>
      </w:ins>
      <w:r w:rsidR="00C44E65" w:rsidRPr="00E60ED9">
        <w:t xml:space="preserve"> </w:t>
      </w:r>
      <w:r w:rsidRPr="00E60ED9">
        <w:t>2022.</w:t>
      </w:r>
      <w:hyperlink w:anchor="_bookmark18" w:history="1">
        <w:r w:rsidRPr="00E60ED9">
          <w:rPr>
            <w:rFonts w:ascii="Bookman Old Style"/>
            <w:vertAlign w:val="superscript"/>
          </w:rPr>
          <w:t>2</w:t>
        </w:r>
      </w:hyperlink>
      <w:r w:rsidRPr="00E60ED9">
        <w:rPr>
          <w:rFonts w:ascii="Bookman Old Style"/>
        </w:rPr>
        <w:t xml:space="preserve"> </w:t>
      </w:r>
      <w:r w:rsidRPr="00E60ED9">
        <w:t xml:space="preserve">As a consequence, </w:t>
      </w:r>
      <w:ins w:id="436" w:author="Author" w:date="2024-02-01T10:43:00Z">
        <w:r w:rsidR="000A066E">
          <w:t xml:space="preserve">the </w:t>
        </w:r>
      </w:ins>
      <w:r w:rsidRPr="00E60ED9">
        <w:t>global LNG trade will slightly increase</w:t>
      </w:r>
      <w:r w:rsidRPr="00E60ED9">
        <w:rPr>
          <w:spacing w:val="-1"/>
        </w:rPr>
        <w:t xml:space="preserve"> </w:t>
      </w:r>
      <w:r w:rsidRPr="00E60ED9">
        <w:t>by</w:t>
      </w:r>
      <w:r w:rsidRPr="00E60ED9">
        <w:rPr>
          <w:spacing w:val="-1"/>
        </w:rPr>
        <w:t xml:space="preserve"> </w:t>
      </w:r>
      <w:r w:rsidRPr="00E60ED9">
        <w:t>roughly</w:t>
      </w:r>
      <w:r w:rsidRPr="00E60ED9">
        <w:rPr>
          <w:spacing w:val="-1"/>
        </w:rPr>
        <w:t xml:space="preserve"> </w:t>
      </w:r>
      <w:r w:rsidRPr="00E60ED9">
        <w:t>6%</w:t>
      </w:r>
      <w:r w:rsidRPr="00E60ED9">
        <w:rPr>
          <w:spacing w:val="-1"/>
        </w:rPr>
        <w:t xml:space="preserve"> </w:t>
      </w:r>
      <w:r w:rsidRPr="00E60ED9">
        <w:t>by</w:t>
      </w:r>
      <w:r w:rsidRPr="00E60ED9">
        <w:rPr>
          <w:spacing w:val="-1"/>
        </w:rPr>
        <w:t xml:space="preserve"> </w:t>
      </w:r>
      <w:r w:rsidRPr="00E60ED9">
        <w:t>2030</w:t>
      </w:r>
      <w:del w:id="437" w:author="Author" w:date="2024-02-01T10:43:00Z">
        <w:r w:rsidR="00581875">
          <w:delText>,</w:delText>
        </w:r>
      </w:del>
      <w:r w:rsidRPr="00E60ED9">
        <w:rPr>
          <w:spacing w:val="-1"/>
        </w:rPr>
        <w:t xml:space="preserve"> </w:t>
      </w:r>
      <w:r w:rsidRPr="00E60ED9">
        <w:t>but</w:t>
      </w:r>
      <w:r w:rsidRPr="00E60ED9">
        <w:rPr>
          <w:spacing w:val="-1"/>
        </w:rPr>
        <w:t xml:space="preserve"> </w:t>
      </w:r>
      <w:r w:rsidRPr="00E60ED9">
        <w:t>plummet</w:t>
      </w:r>
      <w:r w:rsidRPr="00E60ED9">
        <w:rPr>
          <w:spacing w:val="-1"/>
        </w:rPr>
        <w:t xml:space="preserve"> </w:t>
      </w:r>
      <w:r w:rsidRPr="00E60ED9">
        <w:t>to</w:t>
      </w:r>
      <w:r w:rsidRPr="00E60ED9">
        <w:rPr>
          <w:spacing w:val="-1"/>
        </w:rPr>
        <w:t xml:space="preserve"> </w:t>
      </w:r>
      <w:del w:id="438" w:author="Author" w:date="2024-02-01T10:43:00Z">
        <w:r w:rsidR="00581875">
          <w:delText>then</w:delText>
        </w:r>
        <w:r w:rsidR="00581875">
          <w:rPr>
            <w:spacing w:val="-1"/>
          </w:rPr>
          <w:delText xml:space="preserve"> </w:delText>
        </w:r>
      </w:del>
      <w:r w:rsidRPr="00E60ED9">
        <w:t>only</w:t>
      </w:r>
      <w:r w:rsidRPr="00E60ED9">
        <w:rPr>
          <w:spacing w:val="-1"/>
        </w:rPr>
        <w:t xml:space="preserve"> </w:t>
      </w:r>
      <w:r w:rsidRPr="00E60ED9">
        <w:t>one</w:t>
      </w:r>
      <w:ins w:id="439" w:author="Author" w:date="2024-02-01T11:07:00Z">
        <w:r w:rsidR="00473A52">
          <w:rPr>
            <w:spacing w:val="-1"/>
          </w:rPr>
          <w:t>-</w:t>
        </w:r>
      </w:ins>
      <w:del w:id="440" w:author="Author" w:date="2024-02-01T11:07:00Z">
        <w:r w:rsidRPr="00E60ED9" w:rsidDel="00473A52">
          <w:rPr>
            <w:spacing w:val="-1"/>
          </w:rPr>
          <w:delText xml:space="preserve"> </w:delText>
        </w:r>
      </w:del>
      <w:r w:rsidRPr="00E60ED9">
        <w:t>quarter</w:t>
      </w:r>
      <w:r w:rsidRPr="00E60ED9">
        <w:rPr>
          <w:spacing w:val="-1"/>
        </w:rPr>
        <w:t xml:space="preserve"> </w:t>
      </w:r>
      <w:r w:rsidRPr="00E60ED9">
        <w:t>compared</w:t>
      </w:r>
      <w:r w:rsidRPr="00E60ED9">
        <w:rPr>
          <w:spacing w:val="-1"/>
        </w:rPr>
        <w:t xml:space="preserve"> </w:t>
      </w:r>
      <w:del w:id="441" w:author="Author" w:date="2024-02-01T10:43:00Z">
        <w:r w:rsidR="00581875">
          <w:delText>to</w:delText>
        </w:r>
      </w:del>
      <w:ins w:id="442" w:author="Author" w:date="2024-02-01T10:43:00Z">
        <w:r w:rsidR="00353446">
          <w:t>with</w:t>
        </w:r>
      </w:ins>
      <w:r w:rsidR="00353446" w:rsidRPr="00E60ED9">
        <w:rPr>
          <w:spacing w:val="-1"/>
        </w:rPr>
        <w:t xml:space="preserve"> </w:t>
      </w:r>
      <w:r w:rsidRPr="00E60ED9">
        <w:t>2022.</w:t>
      </w:r>
      <w:r w:rsidRPr="00E60ED9">
        <w:rPr>
          <w:spacing w:val="20"/>
        </w:rPr>
        <w:t xml:space="preserve"> </w:t>
      </w:r>
      <w:r w:rsidRPr="00E60ED9">
        <w:t>For</w:t>
      </w:r>
      <w:r w:rsidRPr="00E60ED9">
        <w:rPr>
          <w:spacing w:val="-1"/>
        </w:rPr>
        <w:t xml:space="preserve"> </w:t>
      </w:r>
      <w:r w:rsidRPr="00E60ED9">
        <w:t xml:space="preserve">Europe, the IEA </w:t>
      </w:r>
      <w:hyperlink w:anchor="_bookmark100" w:history="1">
        <w:r w:rsidRPr="00E60ED9">
          <w:t>[60]</w:t>
        </w:r>
      </w:hyperlink>
      <w:r w:rsidRPr="00E60ED9">
        <w:t xml:space="preserve"> suggests ample supplies of natural gas and points </w:t>
      </w:r>
      <w:del w:id="443" w:author="Author" w:date="2024-02-01T10:43:00Z">
        <w:r w:rsidR="00581875">
          <w:delText>towards</w:delText>
        </w:r>
      </w:del>
      <w:ins w:id="444" w:author="Author" w:date="2024-02-01T10:43:00Z">
        <w:r w:rsidRPr="00E60ED9">
          <w:t>toward</w:t>
        </w:r>
      </w:ins>
      <w:r w:rsidRPr="00E60ED9">
        <w:t xml:space="preserve"> the potential re-use of import terminals for hydrogen supplies later.</w:t>
      </w:r>
    </w:p>
    <w:p w14:paraId="6D086220" w14:textId="77777777" w:rsidR="007F257B" w:rsidRPr="00E60ED9" w:rsidRDefault="00FF3C28" w:rsidP="003741D5">
      <w:pPr>
        <w:pStyle w:val="berschrift4"/>
        <w:numPr>
          <w:ilvl w:val="2"/>
          <w:numId w:val="10"/>
        </w:numPr>
        <w:tabs>
          <w:tab w:val="left" w:pos="878"/>
        </w:tabs>
        <w:spacing w:before="261"/>
      </w:pPr>
      <w:r w:rsidRPr="00E60ED9">
        <w:t>Persisting</w:t>
      </w:r>
      <w:r w:rsidRPr="00E60ED9">
        <w:rPr>
          <w:spacing w:val="-20"/>
        </w:rPr>
        <w:t xml:space="preserve"> </w:t>
      </w:r>
      <w:r w:rsidRPr="00E60ED9">
        <w:t>Fossil</w:t>
      </w:r>
      <w:r w:rsidRPr="00E60ED9">
        <w:rPr>
          <w:spacing w:val="-20"/>
        </w:rPr>
        <w:t xml:space="preserve"> </w:t>
      </w:r>
      <w:r w:rsidRPr="00E60ED9">
        <w:rPr>
          <w:spacing w:val="-2"/>
        </w:rPr>
        <w:t>Demand</w:t>
      </w:r>
    </w:p>
    <w:p w14:paraId="75A94CA6" w14:textId="77777777" w:rsidR="007F257B" w:rsidRPr="00E60ED9" w:rsidRDefault="00FF3C28">
      <w:pPr>
        <w:pStyle w:val="Textkrper"/>
        <w:spacing w:before="57" w:line="218" w:lineRule="auto"/>
        <w:ind w:left="111" w:right="606"/>
        <w:jc w:val="both"/>
      </w:pP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10"/>
        </w:rPr>
        <w:t xml:space="preserve"> </w:t>
      </w:r>
      <w:r w:rsidRPr="00E60ED9">
        <w:rPr>
          <w:rFonts w:ascii="Euclid"/>
          <w:i/>
        </w:rPr>
        <w:t>Zero</w:t>
      </w:r>
      <w:r w:rsidRPr="00E60ED9">
        <w:rPr>
          <w:rFonts w:ascii="Euclid"/>
          <w:i/>
          <w:spacing w:val="-5"/>
        </w:rPr>
        <w:t xml:space="preserve"> </w:t>
      </w:r>
      <w:r w:rsidRPr="00E60ED9">
        <w:t>is based on the assumption that natural gas will be replaced in many applications.</w:t>
      </w:r>
      <w:r w:rsidRPr="00E60ED9">
        <w:rPr>
          <w:spacing w:val="36"/>
        </w:rPr>
        <w:t xml:space="preserve"> </w:t>
      </w:r>
      <w:r w:rsidRPr="00E60ED9">
        <w:t>As negotiations</w:t>
      </w:r>
      <w:r w:rsidRPr="00E60ED9">
        <w:rPr>
          <w:spacing w:val="-2"/>
        </w:rPr>
        <w:t xml:space="preserve"> </w:t>
      </w:r>
      <w:r w:rsidRPr="00E60ED9">
        <w:t>at</w:t>
      </w:r>
      <w:r w:rsidRPr="00E60ED9">
        <w:rPr>
          <w:spacing w:val="-2"/>
        </w:rPr>
        <w:t xml:space="preserve"> </w:t>
      </w:r>
      <w:r w:rsidRPr="00E60ED9">
        <w:t>COP28</w:t>
      </w:r>
      <w:r w:rsidRPr="00E60ED9">
        <w:rPr>
          <w:spacing w:val="-2"/>
        </w:rPr>
        <w:t xml:space="preserve"> </w:t>
      </w:r>
      <w:r w:rsidRPr="00E60ED9">
        <w:t>have</w:t>
      </w:r>
      <w:r w:rsidRPr="00E60ED9">
        <w:rPr>
          <w:spacing w:val="-2"/>
        </w:rPr>
        <w:t xml:space="preserve"> </w:t>
      </w:r>
      <w:r w:rsidRPr="00E60ED9">
        <w:t>revealed,</w:t>
      </w:r>
      <w:r w:rsidRPr="00E60ED9">
        <w:rPr>
          <w:spacing w:val="-1"/>
        </w:rPr>
        <w:t xml:space="preserve"> </w:t>
      </w:r>
      <w:r w:rsidRPr="00E60ED9">
        <w:t>obstacles</w:t>
      </w:r>
      <w:r w:rsidR="003643F6" w:rsidRPr="003741D5">
        <w:t xml:space="preserve"> </w:t>
      </w:r>
      <w:r w:rsidR="003643F6">
        <w:t>remain in</w:t>
      </w:r>
      <w:r w:rsidR="003643F6" w:rsidRPr="003741D5">
        <w:t xml:space="preserve"> </w:t>
      </w:r>
      <w:r w:rsidR="003643F6">
        <w:t>the implementation of</w:t>
      </w:r>
      <w:r w:rsidRPr="00E60ED9">
        <w:rPr>
          <w:spacing w:val="-2"/>
        </w:rPr>
        <w:t xml:space="preserve"> </w:t>
      </w:r>
      <w:r w:rsidRPr="00E60ED9">
        <w:t>fossil</w:t>
      </w:r>
      <w:r w:rsidRPr="00E60ED9">
        <w:rPr>
          <w:spacing w:val="-2"/>
        </w:rPr>
        <w:t xml:space="preserve"> </w:t>
      </w:r>
      <w:r w:rsidR="009E6835" w:rsidRPr="00E60ED9">
        <w:t>fuel</w:t>
      </w:r>
      <w:r w:rsidR="009E6835" w:rsidRPr="003741D5">
        <w:t xml:space="preserve"> </w:t>
      </w:r>
      <w:r w:rsidR="009E6835">
        <w:t>phase-out</w:t>
      </w:r>
      <w:ins w:id="445" w:author="Author" w:date="2024-02-01T10:43:00Z">
        <w:r w:rsidRPr="00E60ED9">
          <w:t>.</w:t>
        </w:r>
      </w:ins>
      <w:r w:rsidRPr="00E60ED9">
        <w:rPr>
          <w:spacing w:val="23"/>
        </w:rPr>
        <w:t xml:space="preserve"> </w:t>
      </w:r>
      <w:r w:rsidRPr="00E60ED9">
        <w:t xml:space="preserve">In </w:t>
      </w:r>
      <w:r w:rsidRPr="00E60ED9">
        <w:rPr>
          <w:spacing w:val="-2"/>
        </w:rPr>
        <w:t>addition,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successful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implementation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large</w:t>
      </w:r>
      <w:del w:id="446" w:author="Author" w:date="2024-02-01T10:43:00Z">
        <w:r w:rsidR="00581875">
          <w:rPr>
            <w:spacing w:val="2"/>
          </w:rPr>
          <w:delText xml:space="preserve"> </w:delText>
        </w:r>
      </w:del>
      <w:ins w:id="447" w:author="Author" w:date="2024-02-01T10:43:00Z">
        <w:r w:rsidR="00F2454D">
          <w:rPr>
            <w:spacing w:val="2"/>
          </w:rPr>
          <w:t>-</w:t>
        </w:r>
      </w:ins>
      <w:r w:rsidRPr="00E60ED9">
        <w:rPr>
          <w:spacing w:val="-2"/>
        </w:rPr>
        <w:t>scale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(offshore)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wind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generation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or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installation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solar</w:t>
      </w:r>
    </w:p>
    <w:p w14:paraId="7AEE7336" w14:textId="77777777" w:rsidR="007F257B" w:rsidRPr="00E60ED9" w:rsidRDefault="00FF3C28">
      <w:pPr>
        <w:pStyle w:val="Textkrper"/>
        <w:spacing w:before="21" w:line="218" w:lineRule="auto"/>
        <w:ind w:left="111" w:right="607"/>
        <w:jc w:val="both"/>
      </w:pPr>
      <w:proofErr w:type="gramStart"/>
      <w:r w:rsidRPr="00E60ED9">
        <w:rPr>
          <w:spacing w:val="-2"/>
        </w:rPr>
        <w:t>depends</w:t>
      </w:r>
      <w:proofErr w:type="gramEnd"/>
      <w:r w:rsidRPr="00E60ED9">
        <w:rPr>
          <w:spacing w:val="-8"/>
        </w:rPr>
        <w:t xml:space="preserve"> </w:t>
      </w:r>
      <w:r w:rsidRPr="00E60ED9">
        <w:rPr>
          <w:spacing w:val="-2"/>
        </w:rPr>
        <w:t>on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several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factors.</w:t>
      </w:r>
      <w:r w:rsidRPr="00E60ED9">
        <w:rPr>
          <w:spacing w:val="12"/>
        </w:rPr>
        <w:t xml:space="preserve"> </w:t>
      </w:r>
      <w:r w:rsidR="003C6E20">
        <w:rPr>
          <w:spacing w:val="-2"/>
        </w:rPr>
        <w:t>T</w:t>
      </w:r>
      <w:r w:rsidR="003C6E20" w:rsidRPr="00E60ED9">
        <w:rPr>
          <w:spacing w:val="-2"/>
        </w:rPr>
        <w:t>hese</w:t>
      </w:r>
      <w:r w:rsidR="003C6E20" w:rsidRPr="00E60ED9">
        <w:rPr>
          <w:spacing w:val="-11"/>
        </w:rPr>
        <w:t xml:space="preserve"> </w:t>
      </w:r>
      <w:r w:rsidR="003C6E20" w:rsidRPr="00E60ED9">
        <w:rPr>
          <w:spacing w:val="-2"/>
        </w:rPr>
        <w:t>efforts</w:t>
      </w:r>
      <w:r w:rsidR="003C6E20">
        <w:rPr>
          <w:spacing w:val="-2"/>
        </w:rPr>
        <w:t xml:space="preserve"> may be delayed by</w:t>
      </w:r>
      <w:r w:rsidR="003C6E20" w:rsidRPr="00E60ED9">
        <w:rPr>
          <w:spacing w:val="-2"/>
        </w:rPr>
        <w:t xml:space="preserve"> </w:t>
      </w:r>
      <w:r w:rsidR="003C6E20">
        <w:rPr>
          <w:spacing w:val="-2"/>
        </w:rPr>
        <w:t>n</w:t>
      </w:r>
      <w:r w:rsidR="003C6E20" w:rsidRPr="00E60ED9">
        <w:rPr>
          <w:spacing w:val="-2"/>
        </w:rPr>
        <w:t>ot</w:t>
      </w:r>
      <w:r w:rsidR="003C6E20" w:rsidRPr="00E60ED9">
        <w:rPr>
          <w:spacing w:val="-8"/>
        </w:rPr>
        <w:t xml:space="preserve"> </w:t>
      </w:r>
      <w:r w:rsidRPr="00E60ED9">
        <w:rPr>
          <w:spacing w:val="-2"/>
        </w:rPr>
        <w:t>only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public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acceptance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8"/>
        </w:rPr>
        <w:t xml:space="preserve"> </w:t>
      </w:r>
      <w:r w:rsidR="00C07535">
        <w:rPr>
          <w:spacing w:val="-8"/>
        </w:rPr>
        <w:t xml:space="preserve">the </w:t>
      </w:r>
      <w:r w:rsidRPr="00E60ED9">
        <w:rPr>
          <w:spacing w:val="-2"/>
        </w:rPr>
        <w:t>low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prices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carbon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emissions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but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also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the availability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skilled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workforce.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Hence,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there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likelihood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that</w:t>
      </w:r>
      <w:r w:rsidRPr="00E60ED9">
        <w:rPr>
          <w:spacing w:val="-12"/>
        </w:rPr>
        <w:t xml:space="preserve"> </w:t>
      </w:r>
      <w:r w:rsidR="00052142">
        <w:rPr>
          <w:spacing w:val="-12"/>
        </w:rPr>
        <w:t xml:space="preserve">the </w:t>
      </w:r>
      <w:r w:rsidRPr="00E60ED9">
        <w:rPr>
          <w:spacing w:val="-2"/>
        </w:rPr>
        <w:t>global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demand </w:t>
      </w:r>
      <w:r w:rsidRPr="00E60ED9">
        <w:t xml:space="preserve">for natural gas will remain at substantially higher levels than anticipated in the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8"/>
        </w:rPr>
        <w:t xml:space="preserve"> </w:t>
      </w:r>
      <w:r w:rsidRPr="00E60ED9">
        <w:rPr>
          <w:rFonts w:ascii="Euclid"/>
          <w:i/>
        </w:rPr>
        <w:t>Zero</w:t>
      </w:r>
      <w:r w:rsidRPr="00E60ED9">
        <w:rPr>
          <w:rFonts w:ascii="Euclid"/>
          <w:i/>
          <w:spacing w:val="-1"/>
        </w:rPr>
        <w:t xml:space="preserve"> </w:t>
      </w:r>
      <w:r w:rsidRPr="00E60ED9">
        <w:t>scenario for decades</w:t>
      </w:r>
      <w:r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3"/>
        </w:rPr>
        <w:t xml:space="preserve"> </w:t>
      </w:r>
      <w:r w:rsidRPr="00E60ED9">
        <w:t>come.</w:t>
      </w:r>
      <w:r w:rsidRPr="00E60ED9">
        <w:rPr>
          <w:spacing w:val="6"/>
        </w:rPr>
        <w:t xml:space="preserve"> </w:t>
      </w:r>
      <w:r w:rsidRPr="00E60ED9">
        <w:t>This</w:t>
      </w:r>
      <w:r w:rsidRPr="00E60ED9">
        <w:rPr>
          <w:spacing w:val="-13"/>
        </w:rPr>
        <w:t xml:space="preserve"> </w:t>
      </w:r>
      <w:r w:rsidRPr="00E60ED9">
        <w:t>implies</w:t>
      </w:r>
      <w:r w:rsidRPr="00E60ED9">
        <w:rPr>
          <w:spacing w:val="-13"/>
        </w:rPr>
        <w:t xml:space="preserve"> </w:t>
      </w:r>
      <w:r w:rsidRPr="00E60ED9">
        <w:t>that</w:t>
      </w:r>
      <w:r w:rsidRPr="00E60ED9">
        <w:rPr>
          <w:spacing w:val="-12"/>
        </w:rPr>
        <w:t xml:space="preserve"> </w:t>
      </w:r>
      <w:r w:rsidR="006F489E">
        <w:rPr>
          <w:spacing w:val="-12"/>
        </w:rPr>
        <w:t xml:space="preserve">the </w:t>
      </w:r>
      <w:r w:rsidRPr="00E60ED9">
        <w:t>international</w:t>
      </w:r>
      <w:r w:rsidRPr="00E60ED9">
        <w:rPr>
          <w:spacing w:val="-12"/>
        </w:rPr>
        <w:t xml:space="preserve"> </w:t>
      </w:r>
      <w:r w:rsidRPr="00E60ED9">
        <w:t>competition</w:t>
      </w:r>
      <w:r w:rsidRPr="00E60ED9">
        <w:rPr>
          <w:spacing w:val="-13"/>
        </w:rPr>
        <w:t xml:space="preserve"> </w:t>
      </w:r>
      <w:r w:rsidRPr="00E60ED9">
        <w:t>for</w:t>
      </w:r>
      <w:r w:rsidRPr="00E60ED9">
        <w:rPr>
          <w:spacing w:val="-12"/>
        </w:rPr>
        <w:t xml:space="preserve"> </w:t>
      </w:r>
      <w:r w:rsidRPr="00E60ED9">
        <w:t>(LNG)</w:t>
      </w:r>
      <w:r w:rsidRPr="00E60ED9">
        <w:rPr>
          <w:spacing w:val="-12"/>
        </w:rPr>
        <w:t xml:space="preserve"> </w:t>
      </w:r>
      <w:r w:rsidRPr="00E60ED9">
        <w:t>supplies</w:t>
      </w:r>
      <w:r w:rsidRPr="00E60ED9">
        <w:rPr>
          <w:spacing w:val="-13"/>
        </w:rPr>
        <w:t xml:space="preserve"> </w:t>
      </w:r>
      <w:r w:rsidRPr="00E60ED9">
        <w:t>will</w:t>
      </w:r>
      <w:r w:rsidRPr="00E60ED9">
        <w:rPr>
          <w:spacing w:val="-12"/>
        </w:rPr>
        <w:t xml:space="preserve"> </w:t>
      </w:r>
      <w:r w:rsidRPr="00E60ED9">
        <w:t>persist.</w:t>
      </w:r>
      <w:r w:rsidRPr="00E60ED9">
        <w:rPr>
          <w:spacing w:val="6"/>
        </w:rPr>
        <w:t xml:space="preserve"> </w:t>
      </w:r>
      <w:r w:rsidRPr="00E60ED9">
        <w:t>As</w:t>
      </w:r>
      <w:r w:rsidRPr="00E60ED9">
        <w:rPr>
          <w:spacing w:val="-13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result</w:t>
      </w:r>
      <w:ins w:id="448" w:author="Author" w:date="2024-02-01T10:43:00Z">
        <w:r w:rsidR="001B782B">
          <w:t>,</w:t>
        </w:r>
      </w:ins>
      <w:r w:rsidRPr="003741D5">
        <w:t xml:space="preserve"> </w:t>
      </w:r>
      <w:r w:rsidRPr="00E60ED9">
        <w:t>which</w:t>
      </w:r>
      <w:r w:rsidRPr="00E60ED9">
        <w:rPr>
          <w:spacing w:val="6"/>
        </w:rPr>
        <w:t xml:space="preserve"> </w:t>
      </w:r>
      <w:r w:rsidRPr="00E60ED9">
        <w:t>role</w:t>
      </w:r>
      <w:r w:rsidRPr="00E60ED9">
        <w:rPr>
          <w:spacing w:val="6"/>
        </w:rPr>
        <w:t xml:space="preserve"> </w:t>
      </w:r>
      <w:ins w:id="449" w:author="Author" w:date="2024-02-01T10:43:00Z">
        <w:r w:rsidRPr="00E60ED9">
          <w:t>will</w:t>
        </w:r>
        <w:r w:rsidRPr="00E60ED9">
          <w:rPr>
            <w:spacing w:val="6"/>
          </w:rPr>
          <w:t xml:space="preserve"> </w:t>
        </w:r>
      </w:ins>
      <w:r w:rsidR="00C87CF5" w:rsidRPr="00E60ED9">
        <w:t>Europe</w:t>
      </w:r>
      <w:r w:rsidR="00C87CF5" w:rsidRPr="003741D5">
        <w:rPr>
          <w:spacing w:val="7"/>
        </w:rPr>
        <w:t xml:space="preserve"> </w:t>
      </w:r>
      <w:r w:rsidRPr="00E60ED9">
        <w:t>play</w:t>
      </w:r>
      <w:r w:rsidRPr="00E60ED9">
        <w:rPr>
          <w:spacing w:val="6"/>
        </w:rPr>
        <w:t xml:space="preserve"> </w:t>
      </w:r>
      <w:r w:rsidRPr="00E60ED9">
        <w:t>in</w:t>
      </w:r>
      <w:r w:rsidRPr="00E60ED9">
        <w:rPr>
          <w:spacing w:val="7"/>
        </w:rPr>
        <w:t xml:space="preserve"> </w:t>
      </w:r>
      <w:r w:rsidRPr="00E60ED9">
        <w:t>such</w:t>
      </w:r>
      <w:r w:rsidRPr="00E60ED9">
        <w:rPr>
          <w:spacing w:val="6"/>
        </w:rPr>
        <w:t xml:space="preserve"> </w:t>
      </w:r>
      <w:r w:rsidRPr="00E60ED9">
        <w:t>a</w:t>
      </w:r>
      <w:r w:rsidRPr="00E60ED9">
        <w:rPr>
          <w:spacing w:val="6"/>
        </w:rPr>
        <w:t xml:space="preserve"> </w:t>
      </w:r>
      <w:r w:rsidRPr="00E60ED9">
        <w:t>setting</w:t>
      </w:r>
      <w:r w:rsidRPr="00E60ED9">
        <w:rPr>
          <w:spacing w:val="7"/>
        </w:rPr>
        <w:t xml:space="preserve"> </w:t>
      </w:r>
      <w:r w:rsidRPr="00E60ED9">
        <w:t>and</w:t>
      </w:r>
      <w:r w:rsidRPr="00E60ED9">
        <w:rPr>
          <w:spacing w:val="6"/>
        </w:rPr>
        <w:t xml:space="preserve"> </w:t>
      </w:r>
      <w:r w:rsidRPr="00E60ED9">
        <w:rPr>
          <w:spacing w:val="-5"/>
        </w:rPr>
        <w:t>who</w:t>
      </w:r>
    </w:p>
    <w:p w14:paraId="28C6E903" w14:textId="77777777" w:rsidR="007F257B" w:rsidRPr="00E60ED9" w:rsidRDefault="00FF3C28">
      <w:pPr>
        <w:pStyle w:val="Textkrper"/>
        <w:spacing w:before="10" w:line="237" w:lineRule="auto"/>
        <w:ind w:left="111" w:right="610"/>
        <w:jc w:val="both"/>
      </w:pPr>
      <w:proofErr w:type="gramStart"/>
      <w:r w:rsidRPr="00E60ED9">
        <w:t>the</w:t>
      </w:r>
      <w:proofErr w:type="gramEnd"/>
      <w:r w:rsidRPr="00E60ED9">
        <w:rPr>
          <w:spacing w:val="-14"/>
        </w:rPr>
        <w:t xml:space="preserve"> </w:t>
      </w:r>
      <w:r w:rsidRPr="00E60ED9">
        <w:t>beneficiaries</w:t>
      </w:r>
      <w:r w:rsidRPr="00E60ED9">
        <w:rPr>
          <w:spacing w:val="-13"/>
        </w:rPr>
        <w:t xml:space="preserve"> </w:t>
      </w:r>
      <w:ins w:id="450" w:author="Author" w:date="2024-02-01T10:43:00Z">
        <w:r w:rsidR="006C4001">
          <w:rPr>
            <w:spacing w:val="-13"/>
          </w:rPr>
          <w:t xml:space="preserve">are </w:t>
        </w:r>
      </w:ins>
      <w:r w:rsidRPr="00E60ED9">
        <w:t>of</w:t>
      </w:r>
      <w:r w:rsidRPr="00E60ED9">
        <w:rPr>
          <w:spacing w:val="-14"/>
        </w:rPr>
        <w:t xml:space="preserve"> </w:t>
      </w:r>
      <w:r w:rsidRPr="00E60ED9">
        <w:t>such</w:t>
      </w:r>
      <w:r w:rsidRPr="00E60ED9">
        <w:rPr>
          <w:spacing w:val="-14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pathway</w:t>
      </w:r>
      <w:del w:id="451" w:author="Author" w:date="2024-02-01T10:43:00Z">
        <w:r w:rsidR="00581875">
          <w:delText>.</w:delText>
        </w:r>
      </w:del>
      <w:ins w:id="452" w:author="Author" w:date="2024-02-01T10:43:00Z">
        <w:r w:rsidR="0033600A">
          <w:t xml:space="preserve"> will be interesting questions to address</w:t>
        </w:r>
        <w:r w:rsidRPr="00E60ED9">
          <w:t>.</w:t>
        </w:r>
      </w:ins>
      <w:r w:rsidRPr="00E60ED9">
        <w:t xml:space="preserve"> To</w:t>
      </w:r>
      <w:r w:rsidRPr="00E60ED9">
        <w:rPr>
          <w:spacing w:val="-14"/>
        </w:rPr>
        <w:t xml:space="preserve"> </w:t>
      </w:r>
      <w:r w:rsidRPr="00E60ED9">
        <w:t>implement</w:t>
      </w:r>
      <w:r w:rsidRPr="00E60ED9">
        <w:rPr>
          <w:spacing w:val="-14"/>
        </w:rPr>
        <w:t xml:space="preserve"> </w:t>
      </w:r>
      <w:commentRangeStart w:id="453"/>
      <w:r w:rsidRPr="00E60ED9">
        <w:t>this</w:t>
      </w:r>
      <w:r w:rsidRPr="00E60ED9">
        <w:rPr>
          <w:spacing w:val="-13"/>
        </w:rPr>
        <w:t xml:space="preserve"> </w:t>
      </w:r>
      <w:commentRangeEnd w:id="453"/>
      <w:r w:rsidR="00FC32FB">
        <w:rPr>
          <w:rStyle w:val="Kommentarzeichen"/>
        </w:rPr>
        <w:commentReference w:id="453"/>
      </w:r>
      <w:r w:rsidRPr="00E60ED9">
        <w:t>in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analysis</w:t>
      </w:r>
      <w:r w:rsidR="00DF5926">
        <w:t>,</w:t>
      </w:r>
      <w:r w:rsidRPr="00E60ED9">
        <w:rPr>
          <w:spacing w:val="-13"/>
        </w:rPr>
        <w:t xml:space="preserve"> </w:t>
      </w:r>
      <w:r w:rsidRPr="00E60ED9">
        <w:t>we</w:t>
      </w:r>
      <w:r w:rsidRPr="00E60ED9">
        <w:rPr>
          <w:spacing w:val="-14"/>
        </w:rPr>
        <w:t xml:space="preserve"> </w:t>
      </w:r>
      <w:r w:rsidRPr="00E60ED9">
        <w:t>base</w:t>
      </w:r>
      <w:r w:rsidRPr="00E60ED9">
        <w:rPr>
          <w:spacing w:val="-14"/>
        </w:rPr>
        <w:t xml:space="preserve"> </w:t>
      </w:r>
      <w:r w:rsidRPr="00E60ED9">
        <w:t>our</w:t>
      </w:r>
      <w:r w:rsidRPr="00E60ED9">
        <w:rPr>
          <w:spacing w:val="-14"/>
        </w:rPr>
        <w:t xml:space="preserve"> </w:t>
      </w:r>
      <w:r w:rsidRPr="00E60ED9">
        <w:t>expected</w:t>
      </w:r>
      <w:r w:rsidRPr="00E60ED9">
        <w:rPr>
          <w:spacing w:val="-13"/>
        </w:rPr>
        <w:t xml:space="preserve"> </w:t>
      </w:r>
      <w:r w:rsidRPr="00E60ED9">
        <w:t xml:space="preserve">demand figures on the numbers from the STEPS scenario in </w:t>
      </w:r>
      <w:hyperlink w:anchor="_bookmark98" w:history="1">
        <w:r w:rsidRPr="00E60ED9">
          <w:t>[58].</w:t>
        </w:r>
      </w:hyperlink>
    </w:p>
    <w:p w14:paraId="71E5DE72" w14:textId="77777777" w:rsidR="007F257B" w:rsidRPr="00E60ED9" w:rsidRDefault="007F257B">
      <w:pPr>
        <w:pStyle w:val="Textkrper"/>
        <w:spacing w:before="24"/>
      </w:pPr>
    </w:p>
    <w:p w14:paraId="1A93AAC3" w14:textId="77777777" w:rsidR="007F257B" w:rsidRPr="00E60ED9" w:rsidRDefault="00FF3C28" w:rsidP="003741D5">
      <w:pPr>
        <w:pStyle w:val="berschrift2"/>
        <w:numPr>
          <w:ilvl w:val="1"/>
          <w:numId w:val="10"/>
        </w:numPr>
        <w:tabs>
          <w:tab w:val="left" w:pos="724"/>
        </w:tabs>
      </w:pPr>
      <w:bookmarkStart w:id="454" w:name="Cases"/>
      <w:bookmarkStart w:id="455" w:name="_bookmark17"/>
      <w:bookmarkEnd w:id="454"/>
      <w:bookmarkEnd w:id="455"/>
      <w:r w:rsidRPr="00E60ED9">
        <w:rPr>
          <w:spacing w:val="-2"/>
          <w:w w:val="105"/>
        </w:rPr>
        <w:t>Cases</w:t>
      </w:r>
    </w:p>
    <w:p w14:paraId="2E0AAB52" w14:textId="77777777" w:rsidR="007F257B" w:rsidRPr="00E60ED9" w:rsidRDefault="00FF3C28">
      <w:pPr>
        <w:pStyle w:val="Textkrper"/>
        <w:spacing w:before="154" w:line="220" w:lineRule="auto"/>
        <w:ind w:left="111" w:right="608"/>
        <w:jc w:val="both"/>
        <w:rPr>
          <w:rFonts w:ascii="Euclid"/>
          <w:i/>
        </w:rPr>
      </w:pPr>
      <w:r w:rsidRPr="00E60ED9">
        <w:rPr>
          <w:spacing w:val="-4"/>
        </w:rPr>
        <w:t>As</w:t>
      </w:r>
      <w:r w:rsidRPr="00E60ED9">
        <w:rPr>
          <w:spacing w:val="-8"/>
        </w:rPr>
        <w:t xml:space="preserve"> </w:t>
      </w:r>
      <w:del w:id="456" w:author="Author" w:date="2024-02-01T10:43:00Z">
        <w:r w:rsidR="00581875">
          <w:rPr>
            <w:spacing w:val="-4"/>
          </w:rPr>
          <w:delText>mentioned</w:delText>
        </w:r>
        <w:r w:rsidR="00581875">
          <w:rPr>
            <w:spacing w:val="-8"/>
          </w:rPr>
          <w:delText xml:space="preserve"> </w:delText>
        </w:r>
        <w:r w:rsidR="00581875">
          <w:rPr>
            <w:spacing w:val="-4"/>
          </w:rPr>
          <w:delText>above</w:delText>
        </w:r>
      </w:del>
      <w:ins w:id="457" w:author="Author" w:date="2024-02-01T10:43:00Z">
        <w:r w:rsidR="00C55AFA">
          <w:rPr>
            <w:spacing w:val="-4"/>
          </w:rPr>
          <w:t>aforementioned</w:t>
        </w:r>
      </w:ins>
      <w:r w:rsidRPr="00E60ED9">
        <w:rPr>
          <w:spacing w:val="-4"/>
        </w:rPr>
        <w:t>,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cases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extend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scenarios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by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considering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effects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of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different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political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tensions on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modeling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input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parameters, such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as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LNG</w:t>
      </w:r>
      <w:r w:rsidRPr="00E60ED9">
        <w:rPr>
          <w:spacing w:val="-5"/>
        </w:rPr>
        <w:t xml:space="preserve"> </w:t>
      </w:r>
      <w:r w:rsidR="00E507C6" w:rsidRPr="00E60ED9">
        <w:rPr>
          <w:spacing w:val="-4"/>
        </w:rPr>
        <w:t>liquef</w:t>
      </w:r>
      <w:r w:rsidR="00E507C6">
        <w:rPr>
          <w:spacing w:val="-4"/>
        </w:rPr>
        <w:t>ac</w:t>
      </w:r>
      <w:r w:rsidR="00E507C6" w:rsidRPr="00E60ED9">
        <w:rPr>
          <w:spacing w:val="-4"/>
        </w:rPr>
        <w:t>tion</w:t>
      </w:r>
      <w:r w:rsidR="00E507C6" w:rsidRPr="00E60ED9">
        <w:rPr>
          <w:spacing w:val="-5"/>
        </w:rPr>
        <w:t xml:space="preserve"> </w:t>
      </w:r>
      <w:r w:rsidRPr="00E60ED9">
        <w:rPr>
          <w:spacing w:val="-4"/>
        </w:rPr>
        <w:t>capacities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delivered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ex-ship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prices.</w:t>
      </w:r>
      <w:r w:rsidRPr="00E60ED9">
        <w:rPr>
          <w:spacing w:val="25"/>
        </w:rPr>
        <w:t xml:space="preserve"> </w:t>
      </w:r>
      <w:r w:rsidRPr="00E60ED9">
        <w:rPr>
          <w:spacing w:val="-4"/>
        </w:rPr>
        <w:t xml:space="preserve">Five </w:t>
      </w:r>
      <w:r w:rsidRPr="00E60ED9">
        <w:t>different</w:t>
      </w:r>
      <w:r w:rsidRPr="00E60ED9">
        <w:rPr>
          <w:spacing w:val="18"/>
        </w:rPr>
        <w:t xml:space="preserve"> </w:t>
      </w:r>
      <w:r w:rsidRPr="00E60ED9">
        <w:t>cases</w:t>
      </w:r>
      <w:r w:rsidRPr="00E60ED9">
        <w:rPr>
          <w:spacing w:val="19"/>
        </w:rPr>
        <w:t xml:space="preserve"> </w:t>
      </w:r>
      <w:r w:rsidRPr="00E60ED9">
        <w:t>are</w:t>
      </w:r>
      <w:r w:rsidRPr="00E60ED9">
        <w:rPr>
          <w:spacing w:val="19"/>
        </w:rPr>
        <w:t xml:space="preserve"> </w:t>
      </w:r>
      <w:r w:rsidRPr="00E60ED9">
        <w:t>considered:</w:t>
      </w:r>
      <w:r w:rsidRPr="00E60ED9">
        <w:rPr>
          <w:spacing w:val="49"/>
        </w:rPr>
        <w:t xml:space="preserve"> </w:t>
      </w:r>
      <w:r w:rsidRPr="00E60ED9">
        <w:t>(1)</w:t>
      </w:r>
      <w:r w:rsidRPr="00E60ED9">
        <w:rPr>
          <w:spacing w:val="18"/>
        </w:rPr>
        <w:t xml:space="preserve"> </w:t>
      </w:r>
      <w:r w:rsidR="001A1BC0">
        <w:rPr>
          <w:rFonts w:ascii="Euclid"/>
          <w:i/>
        </w:rPr>
        <w:t>D</w:t>
      </w:r>
      <w:r w:rsidR="00285F82" w:rsidRPr="00E60ED9">
        <w:rPr>
          <w:rFonts w:ascii="Euclid"/>
          <w:i/>
        </w:rPr>
        <w:t>iversify</w:t>
      </w:r>
      <w:r w:rsidR="00285F82" w:rsidRPr="00E60ED9">
        <w:rPr>
          <w:rFonts w:ascii="Euclid"/>
          <w:i/>
          <w:spacing w:val="4"/>
        </w:rPr>
        <w:t xml:space="preserve"> </w:t>
      </w:r>
      <w:r w:rsidRPr="00E60ED9">
        <w:rPr>
          <w:rFonts w:ascii="Euclid"/>
          <w:i/>
        </w:rPr>
        <w:t>importers</w:t>
      </w:r>
      <w:r w:rsidRPr="00E60ED9">
        <w:t>,</w:t>
      </w:r>
      <w:r w:rsidRPr="00E60ED9">
        <w:rPr>
          <w:spacing w:val="22"/>
        </w:rPr>
        <w:t xml:space="preserve"> </w:t>
      </w:r>
      <w:r w:rsidRPr="00E60ED9">
        <w:t>(2)</w:t>
      </w:r>
      <w:r w:rsidRPr="00E60ED9">
        <w:rPr>
          <w:spacing w:val="18"/>
        </w:rPr>
        <w:t xml:space="preserve"> </w:t>
      </w:r>
      <w:commentRangeStart w:id="458"/>
      <w:r w:rsidR="001A1BC0">
        <w:rPr>
          <w:rFonts w:ascii="Euclid"/>
          <w:i/>
        </w:rPr>
        <w:t>H</w:t>
      </w:r>
      <w:r w:rsidR="00285F82" w:rsidRPr="00E60ED9">
        <w:rPr>
          <w:rFonts w:ascii="Euclid"/>
          <w:i/>
        </w:rPr>
        <w:t>igh</w:t>
      </w:r>
      <w:r w:rsidR="00285F82" w:rsidRPr="00E60ED9">
        <w:rPr>
          <w:rFonts w:ascii="Euclid"/>
          <w:i/>
          <w:spacing w:val="4"/>
        </w:rPr>
        <w:t xml:space="preserve"> </w:t>
      </w:r>
      <w:r w:rsidRPr="00E60ED9">
        <w:rPr>
          <w:rFonts w:ascii="Euclid"/>
          <w:i/>
        </w:rPr>
        <w:t>price</w:t>
      </w:r>
      <w:r w:rsidRPr="00E60ED9">
        <w:rPr>
          <w:rFonts w:ascii="Euclid"/>
          <w:i/>
          <w:spacing w:val="4"/>
        </w:rPr>
        <w:t xml:space="preserve"> </w:t>
      </w:r>
      <w:commentRangeEnd w:id="458"/>
      <w:r w:rsidR="00285F82">
        <w:rPr>
          <w:rStyle w:val="Kommentarzeichen"/>
        </w:rPr>
        <w:commentReference w:id="458"/>
      </w:r>
      <w:r w:rsidRPr="00E60ED9">
        <w:rPr>
          <w:rFonts w:ascii="Euclid"/>
          <w:i/>
        </w:rPr>
        <w:t>Middle</w:t>
      </w:r>
      <w:r w:rsidRPr="00E60ED9">
        <w:rPr>
          <w:rFonts w:ascii="Euclid"/>
          <w:i/>
          <w:spacing w:val="5"/>
        </w:rPr>
        <w:t xml:space="preserve"> </w:t>
      </w:r>
      <w:r w:rsidRPr="00E60ED9">
        <w:rPr>
          <w:rFonts w:ascii="Euclid"/>
          <w:i/>
        </w:rPr>
        <w:t>East</w:t>
      </w:r>
      <w:r w:rsidRPr="00E60ED9">
        <w:t>,</w:t>
      </w:r>
      <w:r w:rsidRPr="00E60ED9">
        <w:rPr>
          <w:spacing w:val="21"/>
        </w:rPr>
        <w:t xml:space="preserve"> </w:t>
      </w:r>
      <w:r w:rsidRPr="00E60ED9">
        <w:t>(3)</w:t>
      </w:r>
      <w:r w:rsidRPr="00E60ED9">
        <w:rPr>
          <w:spacing w:val="18"/>
        </w:rPr>
        <w:t xml:space="preserve"> </w:t>
      </w:r>
      <w:r w:rsidR="001A1BC0">
        <w:rPr>
          <w:rFonts w:ascii="Euclid"/>
          <w:i/>
        </w:rPr>
        <w:t>N</w:t>
      </w:r>
      <w:r w:rsidRPr="00E60ED9">
        <w:rPr>
          <w:rFonts w:ascii="Euclid"/>
          <w:i/>
        </w:rPr>
        <w:t>o</w:t>
      </w:r>
      <w:r w:rsidRPr="00E60ED9">
        <w:rPr>
          <w:rFonts w:ascii="Euclid"/>
          <w:i/>
          <w:spacing w:val="5"/>
        </w:rPr>
        <w:t xml:space="preserve"> </w:t>
      </w:r>
      <w:r w:rsidRPr="00E60ED9">
        <w:rPr>
          <w:rFonts w:ascii="Euclid"/>
          <w:i/>
        </w:rPr>
        <w:t>export</w:t>
      </w:r>
      <w:r w:rsidRPr="00E60ED9">
        <w:rPr>
          <w:rFonts w:ascii="Euclid"/>
          <w:i/>
          <w:spacing w:val="4"/>
        </w:rPr>
        <w:t xml:space="preserve"> </w:t>
      </w:r>
      <w:r w:rsidRPr="00E60ED9">
        <w:rPr>
          <w:rFonts w:ascii="Euclid"/>
          <w:i/>
          <w:spacing w:val="-4"/>
        </w:rPr>
        <w:t>from</w:t>
      </w:r>
    </w:p>
    <w:p w14:paraId="6A5B3045" w14:textId="77777777" w:rsidR="007F257B" w:rsidRPr="00E60ED9" w:rsidRDefault="00FF3C28">
      <w:pPr>
        <w:spacing w:line="253" w:lineRule="exact"/>
        <w:ind w:left="111"/>
        <w:jc w:val="both"/>
      </w:pPr>
      <w:r w:rsidRPr="00E60ED9">
        <w:rPr>
          <w:rFonts w:ascii="Euclid"/>
          <w:i/>
        </w:rPr>
        <w:t>Africa</w:t>
      </w:r>
      <w:r w:rsidRPr="00E60ED9">
        <w:t>,</w:t>
      </w:r>
      <w:r w:rsidRPr="00E60ED9">
        <w:rPr>
          <w:spacing w:val="-2"/>
        </w:rPr>
        <w:t xml:space="preserve"> </w:t>
      </w:r>
      <w:r w:rsidRPr="00E60ED9">
        <w:t>(4)</w:t>
      </w:r>
      <w:r w:rsidRPr="00E60ED9">
        <w:rPr>
          <w:spacing w:val="-3"/>
        </w:rPr>
        <w:t xml:space="preserve"> </w:t>
      </w:r>
      <w:r w:rsidRPr="00E60ED9">
        <w:rPr>
          <w:rFonts w:ascii="Euclid"/>
          <w:i/>
        </w:rPr>
        <w:t>Panama</w:t>
      </w:r>
      <w:r w:rsidRPr="00E60ED9">
        <w:rPr>
          <w:rFonts w:ascii="Euclid"/>
          <w:i/>
          <w:spacing w:val="-16"/>
        </w:rPr>
        <w:t xml:space="preserve"> </w:t>
      </w:r>
      <w:del w:id="459" w:author="Author" w:date="2024-02-01T10:43:00Z">
        <w:r w:rsidR="00581875">
          <w:rPr>
            <w:rFonts w:ascii="Euclid"/>
            <w:i/>
          </w:rPr>
          <w:delText>canal</w:delText>
        </w:r>
      </w:del>
      <w:ins w:id="460" w:author="Author" w:date="2024-02-01T10:43:00Z">
        <w:r w:rsidR="00A6043F">
          <w:rPr>
            <w:rFonts w:ascii="Euclid"/>
            <w:i/>
          </w:rPr>
          <w:t>C</w:t>
        </w:r>
        <w:r w:rsidR="00A6043F" w:rsidRPr="00E60ED9">
          <w:rPr>
            <w:rFonts w:ascii="Euclid"/>
            <w:i/>
          </w:rPr>
          <w:t>anal</w:t>
        </w:r>
      </w:ins>
      <w:r w:rsidR="00A6043F"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</w:rPr>
        <w:t>restricted</w:t>
      </w:r>
      <w:r w:rsidRPr="00E60ED9">
        <w:t>,</w:t>
      </w:r>
      <w:r w:rsidRPr="00E60ED9">
        <w:rPr>
          <w:spacing w:val="-2"/>
        </w:rPr>
        <w:t xml:space="preserve"> </w:t>
      </w:r>
      <w:r w:rsidRPr="00E60ED9">
        <w:t>and</w:t>
      </w:r>
      <w:r w:rsidRPr="00E60ED9">
        <w:rPr>
          <w:spacing w:val="-2"/>
        </w:rPr>
        <w:t xml:space="preserve"> </w:t>
      </w:r>
      <w:r w:rsidRPr="00E60ED9">
        <w:t>(5)</w:t>
      </w:r>
      <w:r w:rsidRPr="00E60ED9">
        <w:rPr>
          <w:spacing w:val="-3"/>
        </w:rPr>
        <w:t xml:space="preserve"> </w:t>
      </w:r>
      <w:r w:rsidRPr="00E60ED9">
        <w:rPr>
          <w:rFonts w:ascii="Euclid"/>
          <w:i/>
        </w:rPr>
        <w:t>Russia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</w:rPr>
        <w:t>to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</w:rPr>
        <w:t>Asia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</w:rPr>
        <w:t>only</w:t>
      </w:r>
      <w:r w:rsidRPr="00E60ED9">
        <w:t>.</w:t>
      </w:r>
      <w:r w:rsidRPr="00E60ED9">
        <w:rPr>
          <w:spacing w:val="20"/>
        </w:rPr>
        <w:t xml:space="preserve"> </w:t>
      </w:r>
      <w:r w:rsidRPr="00E60ED9">
        <w:t>They</w:t>
      </w:r>
      <w:r w:rsidRPr="00E60ED9">
        <w:rPr>
          <w:spacing w:val="-2"/>
        </w:rPr>
        <w:t xml:space="preserve"> </w:t>
      </w:r>
      <w:r w:rsidRPr="00E60ED9">
        <w:t>are</w:t>
      </w:r>
      <w:r w:rsidRPr="00E60ED9">
        <w:rPr>
          <w:spacing w:val="-2"/>
        </w:rPr>
        <w:t xml:space="preserve"> </w:t>
      </w:r>
      <w:r w:rsidRPr="00E60ED9">
        <w:t>described</w:t>
      </w:r>
      <w:r w:rsidRPr="00E60ED9">
        <w:rPr>
          <w:spacing w:val="-2"/>
        </w:rPr>
        <w:t xml:space="preserve"> </w:t>
      </w:r>
      <w:r w:rsidRPr="00E60ED9">
        <w:t>in</w:t>
      </w:r>
      <w:r w:rsidRPr="00E60ED9">
        <w:rPr>
          <w:spacing w:val="-3"/>
        </w:rPr>
        <w:t xml:space="preserve"> </w:t>
      </w:r>
      <w:r w:rsidRPr="00E60ED9">
        <w:t>detail</w:t>
      </w:r>
      <w:r w:rsidRPr="00E60ED9">
        <w:rPr>
          <w:spacing w:val="-2"/>
        </w:rPr>
        <w:t xml:space="preserve"> </w:t>
      </w:r>
      <w:r w:rsidRPr="00E60ED9">
        <w:t>below</w:t>
      </w:r>
      <w:r w:rsidRPr="00E60ED9">
        <w:rPr>
          <w:spacing w:val="-2"/>
        </w:rPr>
        <w:t xml:space="preserve"> </w:t>
      </w:r>
      <w:r w:rsidRPr="00E60ED9">
        <w:rPr>
          <w:spacing w:val="-5"/>
        </w:rPr>
        <w:t>and</w:t>
      </w:r>
    </w:p>
    <w:p w14:paraId="4757ABD8" w14:textId="77777777" w:rsidR="007F257B" w:rsidRPr="00E60ED9" w:rsidRDefault="00FF3C28">
      <w:pPr>
        <w:pStyle w:val="Textkrper"/>
        <w:spacing w:line="247" w:lineRule="exact"/>
        <w:ind w:left="112"/>
        <w:jc w:val="both"/>
      </w:pPr>
      <w:proofErr w:type="gramStart"/>
      <w:r w:rsidRPr="00E60ED9">
        <w:rPr>
          <w:spacing w:val="-4"/>
        </w:rPr>
        <w:t>summarized</w:t>
      </w:r>
      <w:proofErr w:type="gramEnd"/>
      <w:r w:rsidRPr="00E60ED9">
        <w:rPr>
          <w:spacing w:val="2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4"/>
        </w:rPr>
        <w:t xml:space="preserve"> </w:t>
      </w:r>
      <w:r w:rsidRPr="00E60ED9">
        <w:rPr>
          <w:spacing w:val="-4"/>
        </w:rPr>
        <w:t>Table</w:t>
      </w:r>
      <w:r w:rsidRPr="00E60ED9">
        <w:rPr>
          <w:spacing w:val="3"/>
        </w:rPr>
        <w:t xml:space="preserve"> </w:t>
      </w:r>
      <w:hyperlink w:anchor="_bookmark19" w:history="1">
        <w:r w:rsidRPr="00E60ED9">
          <w:rPr>
            <w:spacing w:val="-5"/>
          </w:rPr>
          <w:t>2.</w:t>
        </w:r>
      </w:hyperlink>
    </w:p>
    <w:p w14:paraId="09686313" w14:textId="77777777" w:rsidR="007F257B" w:rsidRPr="00E60ED9" w:rsidRDefault="00FF3C28" w:rsidP="003741D5">
      <w:pPr>
        <w:pStyle w:val="Listenabsatz"/>
        <w:numPr>
          <w:ilvl w:val="0"/>
          <w:numId w:val="7"/>
        </w:numPr>
        <w:tabs>
          <w:tab w:val="left" w:pos="657"/>
        </w:tabs>
        <w:spacing w:before="239" w:line="237" w:lineRule="auto"/>
        <w:ind w:right="608" w:hanging="388"/>
      </w:pPr>
      <w:r w:rsidRPr="00E60ED9">
        <w:rPr>
          <w:spacing w:val="-4"/>
        </w:rPr>
        <w:t>It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is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assumed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that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Europe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follows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a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strong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diversification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strategy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regions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where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LNG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>is</w:t>
      </w:r>
      <w:r w:rsidRPr="00E60ED9">
        <w:rPr>
          <w:spacing w:val="-7"/>
        </w:rPr>
        <w:t xml:space="preserve"> </w:t>
      </w:r>
      <w:r w:rsidRPr="00E60ED9">
        <w:rPr>
          <w:spacing w:val="-4"/>
        </w:rPr>
        <w:t xml:space="preserve">imported </w:t>
      </w:r>
      <w:r w:rsidRPr="00E60ED9">
        <w:t>to</w:t>
      </w:r>
      <w:r w:rsidRPr="00E60ED9">
        <w:rPr>
          <w:spacing w:val="-2"/>
        </w:rPr>
        <w:t xml:space="preserve"> </w:t>
      </w:r>
      <w:r w:rsidRPr="00E60ED9">
        <w:t>reduce</w:t>
      </w:r>
      <w:r w:rsidRPr="00E60ED9">
        <w:rPr>
          <w:spacing w:val="-2"/>
        </w:rPr>
        <w:t xml:space="preserve"> </w:t>
      </w:r>
      <w:r w:rsidRPr="00E60ED9">
        <w:t>dependency</w:t>
      </w:r>
      <w:r w:rsidRPr="00E60ED9">
        <w:rPr>
          <w:spacing w:val="-2"/>
        </w:rPr>
        <w:t xml:space="preserve"> </w:t>
      </w:r>
      <w:r w:rsidRPr="00E60ED9">
        <w:t>on</w:t>
      </w:r>
      <w:r w:rsidRPr="00E60ED9">
        <w:rPr>
          <w:spacing w:val="-2"/>
        </w:rPr>
        <w:t xml:space="preserve"> </w:t>
      </w:r>
      <w:r w:rsidRPr="00E60ED9">
        <w:t>specific</w:t>
      </w:r>
      <w:r w:rsidRPr="00E60ED9">
        <w:rPr>
          <w:spacing w:val="-2"/>
        </w:rPr>
        <w:t xml:space="preserve"> </w:t>
      </w:r>
      <w:r w:rsidRPr="00E60ED9">
        <w:t>regions.</w:t>
      </w:r>
      <w:r w:rsidRPr="00E60ED9">
        <w:rPr>
          <w:spacing w:val="23"/>
        </w:rPr>
        <w:t xml:space="preserve"> </w:t>
      </w:r>
      <w:del w:id="461" w:author="Author" w:date="2024-02-01T10:43:00Z">
        <w:r w:rsidR="00581875">
          <w:delText>In</w:delText>
        </w:r>
        <w:r w:rsidR="00581875">
          <w:rPr>
            <w:spacing w:val="-2"/>
          </w:rPr>
          <w:delText xml:space="preserve"> </w:delText>
        </w:r>
        <w:r w:rsidR="00581875">
          <w:delText>order</w:delText>
        </w:r>
        <w:r w:rsidR="00581875">
          <w:rPr>
            <w:spacing w:val="-2"/>
          </w:rPr>
          <w:delText xml:space="preserve"> </w:delText>
        </w:r>
        <w:r w:rsidR="00581875">
          <w:delText>to</w:delText>
        </w:r>
      </w:del>
      <w:ins w:id="462" w:author="Author" w:date="2024-02-01T10:43:00Z">
        <w:r w:rsidR="00887740">
          <w:t>T</w:t>
        </w:r>
        <w:r w:rsidRPr="00E60ED9">
          <w:t>o</w:t>
        </w:r>
      </w:ins>
      <w:r w:rsidRPr="00E60ED9">
        <w:rPr>
          <w:spacing w:val="-2"/>
        </w:rPr>
        <w:t xml:space="preserve"> </w:t>
      </w:r>
      <w:r w:rsidRPr="00E60ED9">
        <w:t>consider</w:t>
      </w:r>
      <w:r w:rsidRPr="00E60ED9">
        <w:rPr>
          <w:spacing w:val="-2"/>
        </w:rPr>
        <w:t xml:space="preserve"> </w:t>
      </w:r>
      <w:r w:rsidRPr="00E60ED9">
        <w:t>this,</w:t>
      </w:r>
      <w:r w:rsidRPr="00E60ED9">
        <w:rPr>
          <w:spacing w:val="-1"/>
        </w:rPr>
        <w:t xml:space="preserve"> </w:t>
      </w:r>
      <w:r w:rsidRPr="00E60ED9">
        <w:t>Equation</w:t>
      </w:r>
      <w:r w:rsidRPr="00E60ED9">
        <w:rPr>
          <w:spacing w:val="-2"/>
        </w:rPr>
        <w:t xml:space="preserve"> </w:t>
      </w:r>
      <w:hyperlink w:anchor="_bookmark14" w:history="1">
        <w:r w:rsidRPr="00E60ED9">
          <w:t>7</w:t>
        </w:r>
      </w:hyperlink>
      <w:r w:rsidRPr="00E60ED9">
        <w:rPr>
          <w:spacing w:val="-2"/>
        </w:rPr>
        <w:t xml:space="preserve"> </w:t>
      </w:r>
      <w:r w:rsidRPr="00E60ED9">
        <w:t>is</w:t>
      </w:r>
      <w:r w:rsidRPr="00E60ED9">
        <w:rPr>
          <w:spacing w:val="-2"/>
        </w:rPr>
        <w:t xml:space="preserve"> </w:t>
      </w:r>
      <w:r w:rsidRPr="00E60ED9">
        <w:t>adopted</w:t>
      </w:r>
      <w:r w:rsidRPr="00E60ED9">
        <w:rPr>
          <w:spacing w:val="-2"/>
        </w:rPr>
        <w:t xml:space="preserve"> </w:t>
      </w:r>
      <w:r w:rsidRPr="00E60ED9">
        <w:t>in</w:t>
      </w:r>
      <w:r w:rsidRPr="00E60ED9">
        <w:rPr>
          <w:spacing w:val="-2"/>
        </w:rPr>
        <w:t xml:space="preserve"> </w:t>
      </w:r>
      <w:r w:rsidRPr="00E60ED9">
        <w:t>this case</w:t>
      </w:r>
      <w:r w:rsidRPr="00E60ED9">
        <w:rPr>
          <w:spacing w:val="-2"/>
        </w:rPr>
        <w:t xml:space="preserve"> </w:t>
      </w:r>
      <w:r w:rsidRPr="00E60ED9">
        <w:t>compared</w:t>
      </w:r>
      <w:r w:rsidRPr="00E60ED9">
        <w:rPr>
          <w:spacing w:val="-2"/>
        </w:rPr>
        <w:t xml:space="preserve"> </w:t>
      </w:r>
      <w:del w:id="463" w:author="Author" w:date="2024-02-01T10:43:00Z">
        <w:r w:rsidR="00581875">
          <w:delText>to</w:delText>
        </w:r>
      </w:del>
      <w:ins w:id="464" w:author="Author" w:date="2024-02-01T10:43:00Z">
        <w:r w:rsidR="005F1BFE">
          <w:t>with</w:t>
        </w:r>
      </w:ins>
      <w:r w:rsidR="005F1BFE" w:rsidRPr="00E60ED9">
        <w:rPr>
          <w:spacing w:val="-2"/>
        </w:rPr>
        <w:t xml:space="preserve"> </w:t>
      </w:r>
      <w:r w:rsidRPr="00E60ED9">
        <w:t>the</w:t>
      </w:r>
      <w:r w:rsidRPr="00E60ED9">
        <w:rPr>
          <w:spacing w:val="-2"/>
        </w:rPr>
        <w:t xml:space="preserve"> </w:t>
      </w:r>
      <w:r w:rsidRPr="00E60ED9">
        <w:t>two</w:t>
      </w:r>
      <w:r w:rsidRPr="00E60ED9">
        <w:rPr>
          <w:spacing w:val="-2"/>
        </w:rPr>
        <w:t xml:space="preserve"> </w:t>
      </w:r>
      <w:r w:rsidRPr="00E60ED9">
        <w:t>scenarios</w:t>
      </w:r>
      <w:r w:rsidRPr="00E60ED9">
        <w:rPr>
          <w:spacing w:val="-2"/>
        </w:rPr>
        <w:t xml:space="preserve"> </w:t>
      </w:r>
      <w:r w:rsidRPr="00E60ED9">
        <w:t>in</w:t>
      </w:r>
      <w:r w:rsidRPr="00E60ED9">
        <w:rPr>
          <w:spacing w:val="-2"/>
        </w:rPr>
        <w:t xml:space="preserve"> </w:t>
      </w:r>
      <w:r w:rsidRPr="00E60ED9">
        <w:t>a</w:t>
      </w:r>
      <w:r w:rsidRPr="00E60ED9">
        <w:rPr>
          <w:spacing w:val="-2"/>
        </w:rPr>
        <w:t xml:space="preserve"> </w:t>
      </w:r>
      <w:del w:id="465" w:author="Author" w:date="2024-02-01T10:43:00Z">
        <w:r w:rsidR="00581875">
          <w:delText>way</w:delText>
        </w:r>
      </w:del>
      <w:ins w:id="466" w:author="Author" w:date="2024-02-01T10:43:00Z">
        <w:r w:rsidR="009D3484">
          <w:t>manner</w:t>
        </w:r>
      </w:ins>
      <w:r w:rsidR="009D3484" w:rsidRPr="00E60ED9">
        <w:rPr>
          <w:spacing w:val="-2"/>
        </w:rPr>
        <w:t xml:space="preserve"> </w:t>
      </w:r>
      <w:r w:rsidRPr="00E60ED9">
        <w:t>that</w:t>
      </w:r>
      <w:r w:rsidRPr="00E60ED9">
        <w:rPr>
          <w:spacing w:val="-2"/>
        </w:rPr>
        <w:t xml:space="preserve"> </w:t>
      </w:r>
      <w:proofErr w:type="spellStart"/>
      <w:proofErr w:type="gramStart"/>
      <w:r w:rsidRPr="00E60ED9">
        <w:rPr>
          <w:rFonts w:ascii="Bookman Old Style"/>
          <w:i/>
        </w:rPr>
        <w:t>n</w:t>
      </w:r>
      <w:r w:rsidRPr="00E60ED9">
        <w:rPr>
          <w:rFonts w:ascii="Bookman Old Style"/>
          <w:i/>
          <w:vertAlign w:val="subscript"/>
        </w:rPr>
        <w:t>i</w:t>
      </w:r>
      <w:proofErr w:type="spellEnd"/>
      <w:proofErr w:type="gramEnd"/>
      <w:r w:rsidRPr="00E60ED9">
        <w:rPr>
          <w:rFonts w:ascii="Bookman Old Style"/>
          <w:i/>
          <w:spacing w:val="-6"/>
        </w:rPr>
        <w:t xml:space="preserve"> </w:t>
      </w:r>
      <w:r w:rsidRPr="00E60ED9">
        <w:t>is</w:t>
      </w:r>
      <w:r w:rsidRPr="00E60ED9">
        <w:rPr>
          <w:spacing w:val="-2"/>
        </w:rPr>
        <w:t xml:space="preserve"> </w:t>
      </w:r>
      <w:r w:rsidRPr="00E60ED9">
        <w:t>set</w:t>
      </w:r>
      <w:r w:rsidRPr="00E60ED9">
        <w:rPr>
          <w:spacing w:val="-1"/>
        </w:rPr>
        <w:t xml:space="preserve"> </w:t>
      </w:r>
      <w:r w:rsidRPr="00E60ED9">
        <w:t>to</w:t>
      </w:r>
      <w:r w:rsidRPr="00E60ED9">
        <w:rPr>
          <w:spacing w:val="-2"/>
        </w:rPr>
        <w:t xml:space="preserve"> </w:t>
      </w:r>
      <w:r w:rsidRPr="00E60ED9">
        <w:t>five</w:t>
      </w:r>
      <w:r w:rsidRPr="00E60ED9">
        <w:rPr>
          <w:spacing w:val="-2"/>
        </w:rPr>
        <w:t xml:space="preserve"> </w:t>
      </w:r>
      <w:r w:rsidRPr="00E60ED9">
        <w:t>for</w:t>
      </w:r>
      <w:r w:rsidRPr="00E60ED9">
        <w:rPr>
          <w:spacing w:val="-2"/>
        </w:rPr>
        <w:t xml:space="preserve"> </w:t>
      </w:r>
      <w:r w:rsidRPr="00E60ED9">
        <w:t>all</w:t>
      </w:r>
      <w:r w:rsidRPr="00E60ED9">
        <w:rPr>
          <w:spacing w:val="-2"/>
        </w:rPr>
        <w:t xml:space="preserve"> </w:t>
      </w:r>
      <w:r w:rsidRPr="00E60ED9">
        <w:t>European</w:t>
      </w:r>
      <w:r w:rsidRPr="00E60ED9">
        <w:rPr>
          <w:spacing w:val="-2"/>
        </w:rPr>
        <w:t xml:space="preserve"> </w:t>
      </w:r>
      <w:r w:rsidRPr="00E60ED9">
        <w:t>import</w:t>
      </w:r>
      <w:r w:rsidRPr="00E60ED9">
        <w:rPr>
          <w:spacing w:val="-2"/>
        </w:rPr>
        <w:t xml:space="preserve"> </w:t>
      </w:r>
      <w:r w:rsidRPr="00E60ED9">
        <w:t>regions.</w:t>
      </w:r>
    </w:p>
    <w:p w14:paraId="04AD8F12" w14:textId="77777777" w:rsidR="007F257B" w:rsidRPr="00E60ED9" w:rsidRDefault="00FF3C28" w:rsidP="003741D5">
      <w:pPr>
        <w:pStyle w:val="Listenabsatz"/>
        <w:numPr>
          <w:ilvl w:val="0"/>
          <w:numId w:val="7"/>
        </w:numPr>
        <w:tabs>
          <w:tab w:val="left" w:pos="657"/>
        </w:tabs>
        <w:spacing w:before="180" w:line="237" w:lineRule="auto"/>
        <w:ind w:right="607" w:hanging="388"/>
      </w:pPr>
      <w:r w:rsidRPr="00E60ED9">
        <w:rPr>
          <w:spacing w:val="-2"/>
        </w:rPr>
        <w:t>This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case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considers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situation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where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delivered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ex-ship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costs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Middle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East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region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increase. Compared</w:t>
      </w:r>
      <w:r w:rsidRPr="00E60ED9">
        <w:rPr>
          <w:spacing w:val="-11"/>
        </w:rPr>
        <w:t xml:space="preserve"> </w:t>
      </w:r>
      <w:del w:id="467" w:author="Author" w:date="2024-02-01T10:43:00Z">
        <w:r w:rsidR="00581875">
          <w:rPr>
            <w:spacing w:val="-2"/>
          </w:rPr>
          <w:delText>to</w:delText>
        </w:r>
      </w:del>
      <w:ins w:id="468" w:author="Author" w:date="2024-02-01T10:43:00Z">
        <w:r w:rsidR="00D46D7F">
          <w:rPr>
            <w:spacing w:val="-2"/>
          </w:rPr>
          <w:t>with</w:t>
        </w:r>
      </w:ins>
      <w:r w:rsidR="00D46D7F"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initial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values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two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scenarios,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delivered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ex-ship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costs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Qatar,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Oman,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 xml:space="preserve">and </w:t>
      </w:r>
      <w:del w:id="469" w:author="Author" w:date="2024-02-01T10:43:00Z">
        <w:r w:rsidR="00581875">
          <w:delText>Other</w:delText>
        </w:r>
      </w:del>
      <w:ins w:id="470" w:author="Author" w:date="2024-02-01T10:43:00Z">
        <w:r w:rsidR="00F3096C">
          <w:t>o</w:t>
        </w:r>
        <w:r w:rsidR="00F3096C" w:rsidRPr="00E60ED9">
          <w:t>ther</w:t>
        </w:r>
      </w:ins>
      <w:r w:rsidR="00F3096C" w:rsidRPr="00E60ED9">
        <w:rPr>
          <w:spacing w:val="-8"/>
        </w:rPr>
        <w:t xml:space="preserve"> </w:t>
      </w:r>
      <w:commentRangeStart w:id="471"/>
      <w:r w:rsidRPr="00E60ED9">
        <w:t xml:space="preserve">ME </w:t>
      </w:r>
      <w:commentRangeEnd w:id="471"/>
      <w:r w:rsidR="005758D4">
        <w:rPr>
          <w:rStyle w:val="Kommentarzeichen"/>
        </w:rPr>
        <w:commentReference w:id="471"/>
      </w:r>
      <w:r w:rsidRPr="00E60ED9">
        <w:t>are assumed to increase by +25</w:t>
      </w:r>
      <w:del w:id="472" w:author="Author" w:date="2024-02-01T10:43:00Z">
        <w:r w:rsidR="00581875">
          <w:rPr>
            <w:spacing w:val="-14"/>
          </w:rPr>
          <w:delText xml:space="preserve"> </w:delText>
        </w:r>
        <w:r w:rsidR="00581875">
          <w:delText>%.</w:delText>
        </w:r>
        <w:r w:rsidR="00581875">
          <w:rPr>
            <w:spacing w:val="26"/>
          </w:rPr>
          <w:delText xml:space="preserve"> </w:delText>
        </w:r>
        <w:r w:rsidR="00581875">
          <w:delText>Note that</w:delText>
        </w:r>
      </w:del>
      <w:ins w:id="473" w:author="Author" w:date="2024-02-01T10:43:00Z">
        <w:r w:rsidRPr="00E60ED9">
          <w:t>%.</w:t>
        </w:r>
        <w:r w:rsidRPr="00E60ED9">
          <w:rPr>
            <w:spacing w:val="26"/>
          </w:rPr>
          <w:t xml:space="preserve"> </w:t>
        </w:r>
        <w:r w:rsidR="005758D4">
          <w:t>Notably,</w:t>
        </w:r>
      </w:ins>
      <w:r w:rsidR="005758D4" w:rsidRPr="00E60ED9">
        <w:t xml:space="preserve"> </w:t>
      </w:r>
      <w:r w:rsidRPr="00E60ED9">
        <w:t xml:space="preserve">this particularly </w:t>
      </w:r>
      <w:r w:rsidRPr="00E60ED9">
        <w:lastRenderedPageBreak/>
        <w:t>affects the costs of three regions</w:t>
      </w:r>
      <w:r w:rsidRPr="00E60ED9">
        <w:rPr>
          <w:spacing w:val="-13"/>
        </w:rPr>
        <w:t xml:space="preserve"> </w:t>
      </w:r>
      <w:r w:rsidRPr="00E60ED9">
        <w:t>that</w:t>
      </w:r>
      <w:r w:rsidRPr="00E60ED9">
        <w:rPr>
          <w:spacing w:val="-13"/>
        </w:rPr>
        <w:t xml:space="preserve"> </w:t>
      </w:r>
      <w:r w:rsidRPr="00E60ED9">
        <w:t>initially</w:t>
      </w:r>
      <w:r w:rsidRPr="00E60ED9">
        <w:rPr>
          <w:spacing w:val="-13"/>
        </w:rPr>
        <w:t xml:space="preserve"> </w:t>
      </w:r>
      <w:r w:rsidRPr="00E60ED9">
        <w:t>have</w:t>
      </w:r>
      <w:r w:rsidRPr="00E60ED9">
        <w:rPr>
          <w:spacing w:val="-13"/>
        </w:rPr>
        <w:t xml:space="preserve"> </w:t>
      </w:r>
      <w:r w:rsidRPr="00E60ED9">
        <w:t>relatively</w:t>
      </w:r>
      <w:r w:rsidRPr="00E60ED9">
        <w:rPr>
          <w:spacing w:val="-13"/>
        </w:rPr>
        <w:t xml:space="preserve"> </w:t>
      </w:r>
      <w:del w:id="474" w:author="Author" w:date="2024-02-01T10:43:00Z">
        <w:r w:rsidR="00581875">
          <w:delText>low</w:delText>
        </w:r>
      </w:del>
      <w:ins w:id="475" w:author="Author" w:date="2024-02-01T10:43:00Z">
        <w:r w:rsidRPr="00E60ED9">
          <w:t>low</w:t>
        </w:r>
        <w:r w:rsidR="004E60A5">
          <w:t>er</w:t>
        </w:r>
      </w:ins>
      <w:r w:rsidRPr="00E60ED9">
        <w:rPr>
          <w:spacing w:val="-13"/>
        </w:rPr>
        <w:t xml:space="preserve"> </w:t>
      </w:r>
      <w:r w:rsidRPr="00E60ED9">
        <w:t>delivered</w:t>
      </w:r>
      <w:r w:rsidRPr="00E60ED9">
        <w:rPr>
          <w:spacing w:val="-13"/>
        </w:rPr>
        <w:t xml:space="preserve"> </w:t>
      </w:r>
      <w:r w:rsidRPr="00E60ED9">
        <w:t>ex-ship</w:t>
      </w:r>
      <w:r w:rsidRPr="00E60ED9">
        <w:rPr>
          <w:spacing w:val="-13"/>
        </w:rPr>
        <w:t xml:space="preserve"> </w:t>
      </w:r>
      <w:r w:rsidRPr="00E60ED9">
        <w:t>costs</w:t>
      </w:r>
      <w:r w:rsidRPr="00E60ED9">
        <w:rPr>
          <w:spacing w:val="-13"/>
        </w:rPr>
        <w:t xml:space="preserve"> </w:t>
      </w:r>
      <w:del w:id="476" w:author="Author" w:date="2024-02-01T10:43:00Z">
        <w:r w:rsidR="00581875">
          <w:delText>compared</w:delText>
        </w:r>
        <w:r w:rsidR="00581875">
          <w:rPr>
            <w:spacing w:val="-13"/>
          </w:rPr>
          <w:delText xml:space="preserve"> </w:delText>
        </w:r>
        <w:r w:rsidR="00581875">
          <w:delText>to</w:delText>
        </w:r>
      </w:del>
      <w:ins w:id="477" w:author="Author" w:date="2024-02-01T10:43:00Z">
        <w:r w:rsidR="004E60A5">
          <w:t>than</w:t>
        </w:r>
      </w:ins>
      <w:r w:rsidR="004E60A5" w:rsidRPr="00E60ED9">
        <w:rPr>
          <w:spacing w:val="-13"/>
        </w:rPr>
        <w:t xml:space="preserve"> </w:t>
      </w:r>
      <w:r w:rsidRPr="00E60ED9">
        <w:t>other</w:t>
      </w:r>
      <w:r w:rsidRPr="00E60ED9">
        <w:rPr>
          <w:spacing w:val="-13"/>
        </w:rPr>
        <w:t xml:space="preserve"> </w:t>
      </w:r>
      <w:r w:rsidRPr="00E60ED9">
        <w:t>export</w:t>
      </w:r>
      <w:r w:rsidRPr="00E60ED9">
        <w:rPr>
          <w:spacing w:val="-13"/>
        </w:rPr>
        <w:t xml:space="preserve"> </w:t>
      </w:r>
      <w:r w:rsidRPr="00E60ED9">
        <w:t>regions. A current example of this case could be that piracy and other attacks along the transport routes</w:t>
      </w:r>
    </w:p>
    <w:p w14:paraId="11565DBD" w14:textId="77777777" w:rsidR="007F257B" w:rsidRPr="00E60ED9" w:rsidRDefault="00FF3C28">
      <w:pPr>
        <w:pStyle w:val="Textkrper"/>
        <w:spacing w:before="2"/>
        <w:rPr>
          <w:sz w:val="8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5C5A934A" wp14:editId="19D15746">
                <wp:simplePos x="0" y="0"/>
                <wp:positionH relativeFrom="page">
                  <wp:posOffset>731519</wp:posOffset>
                </wp:positionH>
                <wp:positionV relativeFrom="paragraph">
                  <wp:posOffset>80026</wp:posOffset>
                </wp:positionV>
                <wp:extent cx="252412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4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4125">
                              <a:moveTo>
                                <a:pt x="0" y="0"/>
                              </a:moveTo>
                              <a:lnTo>
                                <a:pt x="252370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27069" id="Graphic 20" o:spid="_x0000_s1026" style="position:absolute;margin-left:57.6pt;margin-top:6.3pt;width:198.75pt;height:.1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4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" path="m,l2523705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3956D7FA" w14:textId="77777777" w:rsidR="007F257B" w:rsidRPr="00E60ED9" w:rsidRDefault="00FF3C28">
      <w:pPr>
        <w:spacing w:before="50"/>
        <w:ind w:left="297"/>
        <w:rPr>
          <w:rFonts w:ascii="Bookman Old Style"/>
          <w:sz w:val="12"/>
        </w:rPr>
      </w:pPr>
      <w:r w:rsidRPr="00E60ED9">
        <w:rPr>
          <w:rFonts w:ascii="Lucida Handwriting"/>
          <w:w w:val="110"/>
          <w:position w:val="5"/>
          <w:sz w:val="10"/>
        </w:rPr>
        <w:t>2</w:t>
      </w:r>
      <w:r w:rsidRPr="00E60ED9">
        <w:rPr>
          <w:rFonts w:ascii="Lucida Handwriting"/>
          <w:spacing w:val="-28"/>
          <w:w w:val="110"/>
          <w:position w:val="5"/>
          <w:sz w:val="10"/>
        </w:rPr>
        <w:t xml:space="preserve"> </w:t>
      </w:r>
      <w:bookmarkStart w:id="478" w:name="_bookmark18"/>
      <w:bookmarkEnd w:id="478"/>
      <w:r w:rsidRPr="00E60ED9">
        <w:rPr>
          <w:rFonts w:ascii="Bookman Old Style"/>
          <w:w w:val="110"/>
          <w:sz w:val="12"/>
        </w:rPr>
        <w:t>It</w:t>
      </w:r>
      <w:r w:rsidRPr="00E60ED9">
        <w:rPr>
          <w:rFonts w:ascii="Bookman Old Style"/>
          <w:spacing w:val="1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is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interesting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to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note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that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demand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will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come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from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industry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and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that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more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than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half</w:t>
      </w:r>
      <w:r w:rsidRPr="00E60ED9">
        <w:rPr>
          <w:rFonts w:ascii="Bookman Old Style"/>
          <w:spacing w:val="3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of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total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demand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will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be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equipped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w w:val="110"/>
          <w:sz w:val="12"/>
        </w:rPr>
        <w:t>with</w:t>
      </w:r>
      <w:r w:rsidRPr="00E60ED9">
        <w:rPr>
          <w:rFonts w:ascii="Bookman Old Style"/>
          <w:spacing w:val="2"/>
          <w:w w:val="110"/>
          <w:sz w:val="12"/>
        </w:rPr>
        <w:t xml:space="preserve"> </w:t>
      </w:r>
      <w:r w:rsidRPr="00E60ED9">
        <w:rPr>
          <w:rFonts w:ascii="Bookman Old Style"/>
          <w:spacing w:val="-2"/>
          <w:w w:val="110"/>
          <w:sz w:val="12"/>
        </w:rPr>
        <w:t>CCUS.</w:t>
      </w:r>
    </w:p>
    <w:p w14:paraId="53A87420" w14:textId="77777777" w:rsidR="007F257B" w:rsidRPr="00E60ED9" w:rsidRDefault="007F257B">
      <w:pPr>
        <w:rPr>
          <w:rFonts w:ascii="Bookman Old Style"/>
          <w:sz w:val="12"/>
        </w:rPr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007BD575" w14:textId="77777777" w:rsidR="007F257B" w:rsidRPr="00E60ED9" w:rsidRDefault="00FF3C28">
      <w:pPr>
        <w:pStyle w:val="Textkrper"/>
        <w:spacing w:before="42" w:line="237" w:lineRule="auto"/>
        <w:ind w:left="657" w:right="486"/>
      </w:pPr>
      <w:proofErr w:type="gramStart"/>
      <w:r w:rsidRPr="00E60ED9">
        <w:lastRenderedPageBreak/>
        <w:t>of</w:t>
      </w:r>
      <w:proofErr w:type="gramEnd"/>
      <w:r w:rsidRPr="00E60ED9">
        <w:rPr>
          <w:spacing w:val="10"/>
        </w:rPr>
        <w:t xml:space="preserve"> </w:t>
      </w:r>
      <w:r w:rsidRPr="00E60ED9">
        <w:t>the</w:t>
      </w:r>
      <w:r w:rsidRPr="00E60ED9">
        <w:rPr>
          <w:spacing w:val="10"/>
        </w:rPr>
        <w:t xml:space="preserve"> </w:t>
      </w:r>
      <w:r w:rsidRPr="00E60ED9">
        <w:t>exporters</w:t>
      </w:r>
      <w:r w:rsidRPr="00E60ED9">
        <w:rPr>
          <w:spacing w:val="10"/>
        </w:rPr>
        <w:t xml:space="preserve"> </w:t>
      </w:r>
      <w:r w:rsidRPr="00E60ED9">
        <w:t>mentioned</w:t>
      </w:r>
      <w:r w:rsidRPr="00E60ED9">
        <w:rPr>
          <w:spacing w:val="10"/>
        </w:rPr>
        <w:t xml:space="preserve"> </w:t>
      </w:r>
      <w:r w:rsidRPr="00E60ED9">
        <w:t>(e.g.,</w:t>
      </w:r>
      <w:r w:rsidRPr="00E60ED9">
        <w:rPr>
          <w:spacing w:val="13"/>
        </w:rPr>
        <w:t xml:space="preserve"> </w:t>
      </w:r>
      <w:r w:rsidRPr="00E60ED9">
        <w:t>Houthi</w:t>
      </w:r>
      <w:r w:rsidRPr="00E60ED9">
        <w:rPr>
          <w:spacing w:val="10"/>
        </w:rPr>
        <w:t xml:space="preserve"> </w:t>
      </w:r>
      <w:r w:rsidRPr="00E60ED9">
        <w:t>attacks</w:t>
      </w:r>
      <w:r w:rsidRPr="00E60ED9">
        <w:rPr>
          <w:spacing w:val="10"/>
        </w:rPr>
        <w:t xml:space="preserve"> </w:t>
      </w:r>
      <w:r w:rsidRPr="00E60ED9">
        <w:t>around</w:t>
      </w:r>
      <w:r w:rsidRPr="00E60ED9">
        <w:rPr>
          <w:spacing w:val="10"/>
        </w:rPr>
        <w:t xml:space="preserve"> </w:t>
      </w:r>
      <w:r w:rsidRPr="00E60ED9">
        <w:t>the</w:t>
      </w:r>
      <w:r w:rsidRPr="00E60ED9">
        <w:rPr>
          <w:spacing w:val="10"/>
        </w:rPr>
        <w:t xml:space="preserve"> </w:t>
      </w:r>
      <w:r w:rsidRPr="00E60ED9">
        <w:t>Bab</w:t>
      </w:r>
      <w:r w:rsidRPr="00E60ED9">
        <w:rPr>
          <w:spacing w:val="10"/>
        </w:rPr>
        <w:t xml:space="preserve"> </w:t>
      </w:r>
      <w:r w:rsidRPr="00E60ED9">
        <w:t>al-Mandab</w:t>
      </w:r>
      <w:r w:rsidRPr="00E60ED9">
        <w:rPr>
          <w:spacing w:val="10"/>
        </w:rPr>
        <w:t xml:space="preserve"> </w:t>
      </w:r>
      <w:r w:rsidRPr="00E60ED9">
        <w:t>Strait)</w:t>
      </w:r>
      <w:r w:rsidRPr="00E60ED9">
        <w:rPr>
          <w:spacing w:val="10"/>
        </w:rPr>
        <w:t xml:space="preserve"> </w:t>
      </w:r>
      <w:del w:id="479" w:author="Author" w:date="2024-02-01T10:43:00Z">
        <w:r w:rsidR="00581875">
          <w:delText>drive</w:delText>
        </w:r>
        <w:r w:rsidR="00581875">
          <w:rPr>
            <w:spacing w:val="10"/>
          </w:rPr>
          <w:delText xml:space="preserve"> </w:delText>
        </w:r>
        <w:r w:rsidR="00581875">
          <w:delText>up</w:delText>
        </w:r>
      </w:del>
      <w:ins w:id="480" w:author="Author" w:date="2024-02-01T10:43:00Z">
        <w:r w:rsidR="00D8344F">
          <w:t>increase</w:t>
        </w:r>
      </w:ins>
      <w:r w:rsidRPr="00E60ED9">
        <w:rPr>
          <w:spacing w:val="10"/>
        </w:rPr>
        <w:t xml:space="preserve"> </w:t>
      </w:r>
      <w:r w:rsidRPr="00E60ED9">
        <w:t>the chartering and insurance costs of the LNG carriers.</w:t>
      </w:r>
    </w:p>
    <w:p w14:paraId="29B89736" w14:textId="77777777" w:rsidR="007F257B" w:rsidRPr="00E60ED9" w:rsidRDefault="00FF3C28" w:rsidP="003741D5">
      <w:pPr>
        <w:pStyle w:val="Listenabsatz"/>
        <w:numPr>
          <w:ilvl w:val="0"/>
          <w:numId w:val="7"/>
        </w:numPr>
        <w:tabs>
          <w:tab w:val="left" w:pos="657"/>
        </w:tabs>
        <w:spacing w:before="180" w:line="237" w:lineRule="auto"/>
        <w:ind w:right="607" w:hanging="388"/>
      </w:pP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rapid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increase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demand</w:t>
      </w:r>
      <w:r w:rsidRPr="00E60ED9">
        <w:rPr>
          <w:spacing w:val="-12"/>
        </w:rPr>
        <w:t xml:space="preserve"> </w:t>
      </w:r>
      <w:del w:id="481" w:author="Author" w:date="2024-02-01T10:43:00Z">
        <w:r w:rsidR="00581875">
          <w:rPr>
            <w:spacing w:val="-2"/>
          </w:rPr>
          <w:delText>on</w:delText>
        </w:r>
      </w:del>
      <w:ins w:id="482" w:author="Author" w:date="2024-02-01T10:43:00Z">
        <w:r w:rsidR="00C23BD3">
          <w:rPr>
            <w:spacing w:val="-2"/>
          </w:rPr>
          <w:t>in</w:t>
        </w:r>
      </w:ins>
      <w:r w:rsidR="00C23BD3"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African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continent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assumed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lead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 xml:space="preserve">market </w:t>
      </w:r>
      <w:r w:rsidRPr="00E60ED9">
        <w:rPr>
          <w:spacing w:val="-4"/>
        </w:rPr>
        <w:t>where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no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exports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from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African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regions</w:t>
      </w:r>
      <w:r w:rsidRPr="00E60ED9">
        <w:rPr>
          <w:spacing w:val="-8"/>
        </w:rPr>
        <w:t xml:space="preserve"> </w:t>
      </w:r>
      <w:del w:id="483" w:author="Author" w:date="2024-02-01T10:43:00Z">
        <w:r w:rsidR="00581875">
          <w:rPr>
            <w:spacing w:val="-4"/>
          </w:rPr>
          <w:delText>happen</w:delText>
        </w:r>
      </w:del>
      <w:ins w:id="484" w:author="Author" w:date="2024-02-01T10:43:00Z">
        <w:r w:rsidR="001D0CC5">
          <w:rPr>
            <w:spacing w:val="-4"/>
          </w:rPr>
          <w:t>occur</w:t>
        </w:r>
      </w:ins>
      <w:r w:rsidRPr="00E60ED9">
        <w:rPr>
          <w:spacing w:val="-4"/>
        </w:rPr>
        <w:t>.</w:t>
      </w:r>
      <w:r w:rsidRPr="00E60ED9">
        <w:rPr>
          <w:spacing w:val="21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other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words,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this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case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considers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a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situation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 xml:space="preserve">where </w:t>
      </w:r>
      <w:r w:rsidRPr="00E60ED9">
        <w:rPr>
          <w:spacing w:val="-2"/>
        </w:rPr>
        <w:t>African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exporters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prioritize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African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demand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do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not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participate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global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LNG trade.</w:t>
      </w:r>
    </w:p>
    <w:p w14:paraId="298DC4D1" w14:textId="77777777" w:rsidR="007F257B" w:rsidRPr="00E60ED9" w:rsidRDefault="00FF3C28" w:rsidP="003741D5">
      <w:pPr>
        <w:pStyle w:val="Listenabsatz"/>
        <w:numPr>
          <w:ilvl w:val="0"/>
          <w:numId w:val="7"/>
        </w:numPr>
        <w:tabs>
          <w:tab w:val="left" w:pos="657"/>
        </w:tabs>
        <w:spacing w:before="180" w:line="237" w:lineRule="auto"/>
        <w:ind w:right="607" w:hanging="388"/>
      </w:pPr>
      <w:r w:rsidRPr="00E60ED9">
        <w:t xml:space="preserve">This case considers the situation where the Panama </w:t>
      </w:r>
      <w:del w:id="485" w:author="Author" w:date="2024-02-01T10:43:00Z">
        <w:r w:rsidR="00581875">
          <w:delText>canal</w:delText>
        </w:r>
      </w:del>
      <w:ins w:id="486" w:author="Author" w:date="2024-02-01T10:43:00Z">
        <w:r w:rsidR="00A6043F">
          <w:t>C</w:t>
        </w:r>
        <w:r w:rsidR="00A6043F" w:rsidRPr="00E60ED9">
          <w:t>anal</w:t>
        </w:r>
      </w:ins>
      <w:r w:rsidR="00A6043F" w:rsidRPr="00E60ED9">
        <w:t xml:space="preserve"> </w:t>
      </w:r>
      <w:r w:rsidRPr="00E60ED9">
        <w:t>is restricted.</w:t>
      </w:r>
      <w:r w:rsidRPr="00E60ED9">
        <w:rPr>
          <w:spacing w:val="40"/>
        </w:rPr>
        <w:t xml:space="preserve"> </w:t>
      </w:r>
      <w:del w:id="487" w:author="Author" w:date="2024-02-01T10:43:00Z">
        <w:r w:rsidR="00581875">
          <w:delText>As a result,</w:delText>
        </w:r>
      </w:del>
      <w:ins w:id="488" w:author="Author" w:date="2024-02-01T10:43:00Z">
        <w:r w:rsidR="00E333DB">
          <w:t>This increases</w:t>
        </w:r>
      </w:ins>
      <w:r w:rsidR="00E333DB">
        <w:t xml:space="preserve"> </w:t>
      </w:r>
      <w:r w:rsidR="00097005">
        <w:t xml:space="preserve">not only </w:t>
      </w:r>
      <w:r w:rsidRPr="00E60ED9">
        <w:t xml:space="preserve">the delivered ex-ship costs of </w:t>
      </w:r>
      <w:del w:id="489" w:author="Author" w:date="2024-02-01T10:43:00Z">
        <w:r w:rsidR="00581875">
          <w:delText>those</w:delText>
        </w:r>
      </w:del>
      <w:ins w:id="490" w:author="Author" w:date="2024-02-01T10:43:00Z">
        <w:r w:rsidR="000A0251">
          <w:t>the</w:t>
        </w:r>
      </w:ins>
      <w:r w:rsidR="000A0251" w:rsidRPr="00E60ED9">
        <w:t xml:space="preserve"> </w:t>
      </w:r>
      <w:r w:rsidRPr="00E60ED9">
        <w:t xml:space="preserve">trades passing through the Panama </w:t>
      </w:r>
      <w:del w:id="491" w:author="Author" w:date="2024-02-01T10:43:00Z">
        <w:r w:rsidR="00581875">
          <w:delText>canal are increased,</w:delText>
        </w:r>
      </w:del>
      <w:ins w:id="492" w:author="Author" w:date="2024-02-01T10:43:00Z">
        <w:r w:rsidR="00A6043F">
          <w:t>C</w:t>
        </w:r>
        <w:r w:rsidR="00A6043F" w:rsidRPr="00E60ED9">
          <w:t>anal</w:t>
        </w:r>
      </w:ins>
      <w:r w:rsidR="00A6043F" w:rsidRPr="00E60ED9">
        <w:t xml:space="preserve"> </w:t>
      </w:r>
      <w:r w:rsidRPr="00E60ED9">
        <w:t xml:space="preserve">but also </w:t>
      </w:r>
      <w:ins w:id="493" w:author="Author" w:date="2024-02-01T10:43:00Z">
        <w:r w:rsidR="003C4B47">
          <w:t xml:space="preserve">those of </w:t>
        </w:r>
      </w:ins>
      <w:r w:rsidRPr="00E60ED9">
        <w:t>all</w:t>
      </w:r>
      <w:r w:rsidRPr="00E60ED9">
        <w:rPr>
          <w:spacing w:val="-9"/>
        </w:rPr>
        <w:t xml:space="preserve"> </w:t>
      </w:r>
      <w:r w:rsidRPr="00E60ED9">
        <w:t>other</w:t>
      </w:r>
      <w:r w:rsidRPr="00E60ED9">
        <w:rPr>
          <w:spacing w:val="-9"/>
        </w:rPr>
        <w:t xml:space="preserve"> </w:t>
      </w:r>
      <w:r w:rsidRPr="00E60ED9">
        <w:t>trades</w:t>
      </w:r>
      <w:r w:rsidRPr="00E60ED9">
        <w:rPr>
          <w:spacing w:val="-9"/>
        </w:rPr>
        <w:t xml:space="preserve"> </w:t>
      </w:r>
      <w:r w:rsidRPr="00E60ED9">
        <w:t>(e.g.,</w:t>
      </w:r>
      <w:r w:rsidRPr="00E60ED9">
        <w:rPr>
          <w:spacing w:val="-9"/>
        </w:rPr>
        <w:t xml:space="preserve"> </w:t>
      </w:r>
      <w:r w:rsidRPr="00E60ED9">
        <w:t>due</w:t>
      </w:r>
      <w:r w:rsidRPr="00E60ED9">
        <w:rPr>
          <w:spacing w:val="-9"/>
        </w:rPr>
        <w:t xml:space="preserve"> </w:t>
      </w:r>
      <w:r w:rsidRPr="00E60ED9">
        <w:t>to</w:t>
      </w:r>
      <w:r w:rsidRPr="00E60ED9">
        <w:rPr>
          <w:spacing w:val="-9"/>
        </w:rPr>
        <w:t xml:space="preserve"> </w:t>
      </w:r>
      <w:ins w:id="494" w:author="Author" w:date="2024-02-01T10:43:00Z">
        <w:r w:rsidR="0039162F">
          <w:rPr>
            <w:spacing w:val="-9"/>
          </w:rPr>
          <w:t xml:space="preserve">the </w:t>
        </w:r>
      </w:ins>
      <w:r w:rsidRPr="00E60ED9">
        <w:t>scarcity</w:t>
      </w:r>
      <w:r w:rsidRPr="00E60ED9">
        <w:rPr>
          <w:spacing w:val="-9"/>
        </w:rPr>
        <w:t xml:space="preserve"> </w:t>
      </w:r>
      <w:r w:rsidRPr="00E60ED9">
        <w:t>of</w:t>
      </w:r>
      <w:r w:rsidRPr="00E60ED9">
        <w:rPr>
          <w:spacing w:val="-9"/>
        </w:rPr>
        <w:t xml:space="preserve"> </w:t>
      </w:r>
      <w:ins w:id="495" w:author="Author" w:date="2024-02-01T10:43:00Z">
        <w:r w:rsidR="009E606E">
          <w:rPr>
            <w:spacing w:val="-9"/>
          </w:rPr>
          <w:t xml:space="preserve">available </w:t>
        </w:r>
      </w:ins>
      <w:r w:rsidRPr="00E60ED9">
        <w:t>LNG</w:t>
      </w:r>
      <w:r w:rsidRPr="00E60ED9">
        <w:rPr>
          <w:spacing w:val="-9"/>
        </w:rPr>
        <w:t xml:space="preserve"> </w:t>
      </w:r>
      <w:del w:id="496" w:author="Author" w:date="2024-02-01T10:43:00Z">
        <w:r w:rsidR="00581875">
          <w:delText>carrier</w:delText>
        </w:r>
        <w:r w:rsidR="00581875">
          <w:rPr>
            <w:spacing w:val="-9"/>
          </w:rPr>
          <w:delText xml:space="preserve"> </w:delText>
        </w:r>
        <w:r w:rsidR="00581875">
          <w:delText>availability).</w:delText>
        </w:r>
      </w:del>
      <w:ins w:id="497" w:author="Author" w:date="2024-02-01T10:43:00Z">
        <w:r w:rsidRPr="00E60ED9">
          <w:t>carrier</w:t>
        </w:r>
        <w:r w:rsidR="009E606E">
          <w:t>s</w:t>
        </w:r>
        <w:r w:rsidRPr="00E60ED9">
          <w:t>).</w:t>
        </w:r>
      </w:ins>
      <w:r w:rsidRPr="00E60ED9">
        <w:rPr>
          <w:spacing w:val="9"/>
        </w:rPr>
        <w:t xml:space="preserve"> </w:t>
      </w:r>
      <w:r w:rsidRPr="00E60ED9">
        <w:t>The</w:t>
      </w:r>
      <w:r w:rsidRPr="00E60ED9">
        <w:rPr>
          <w:spacing w:val="-9"/>
        </w:rPr>
        <w:t xml:space="preserve"> </w:t>
      </w:r>
      <w:r w:rsidRPr="00E60ED9">
        <w:t>increase</w:t>
      </w:r>
      <w:r w:rsidRPr="00E60ED9">
        <w:rPr>
          <w:spacing w:val="-9"/>
        </w:rPr>
        <w:t xml:space="preserve"> </w:t>
      </w:r>
      <w:r w:rsidRPr="00E60ED9">
        <w:t>in</w:t>
      </w:r>
      <w:r w:rsidRPr="00E60ED9">
        <w:rPr>
          <w:spacing w:val="-9"/>
        </w:rPr>
        <w:t xml:space="preserve"> </w:t>
      </w:r>
      <w:r w:rsidRPr="00E60ED9">
        <w:t>delivered</w:t>
      </w:r>
      <w:r w:rsidRPr="00E60ED9">
        <w:rPr>
          <w:spacing w:val="-9"/>
        </w:rPr>
        <w:t xml:space="preserve"> </w:t>
      </w:r>
      <w:r w:rsidRPr="00E60ED9">
        <w:t>ex-ship costs</w:t>
      </w:r>
      <w:r w:rsidRPr="00E60ED9">
        <w:rPr>
          <w:spacing w:val="-14"/>
        </w:rPr>
        <w:t xml:space="preserve"> </w:t>
      </w:r>
      <w:r w:rsidRPr="00E60ED9">
        <w:t>is assumed to be +33</w:t>
      </w:r>
      <w:del w:id="498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 xml:space="preserve">% for those LNG flows passing through the Panama </w:t>
      </w:r>
      <w:del w:id="499" w:author="Author" w:date="2024-02-01T10:43:00Z">
        <w:r w:rsidR="00581875">
          <w:delText>canal</w:delText>
        </w:r>
      </w:del>
      <w:ins w:id="500" w:author="Author" w:date="2024-02-01T10:43:00Z">
        <w:r w:rsidR="00A6043F">
          <w:t>C</w:t>
        </w:r>
        <w:r w:rsidR="00A6043F" w:rsidRPr="00E60ED9">
          <w:t>anal</w:t>
        </w:r>
      </w:ins>
      <w:r w:rsidR="00A6043F" w:rsidRPr="00E60ED9">
        <w:t xml:space="preserve"> </w:t>
      </w:r>
      <w:r w:rsidRPr="00E60ED9">
        <w:t>and +15</w:t>
      </w:r>
      <w:del w:id="501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% for</w:t>
      </w:r>
      <w:r w:rsidRPr="00E60ED9">
        <w:rPr>
          <w:spacing w:val="-4"/>
        </w:rPr>
        <w:t xml:space="preserve"> </w:t>
      </w:r>
      <w:r w:rsidRPr="00E60ED9">
        <w:t>all</w:t>
      </w:r>
      <w:r w:rsidRPr="00E60ED9">
        <w:rPr>
          <w:spacing w:val="-4"/>
        </w:rPr>
        <w:t xml:space="preserve"> </w:t>
      </w:r>
      <w:ins w:id="502" w:author="Author" w:date="2024-02-01T10:43:00Z">
        <w:r w:rsidR="0029093B">
          <w:rPr>
            <w:spacing w:val="-4"/>
          </w:rPr>
          <w:t xml:space="preserve">the </w:t>
        </w:r>
      </w:ins>
      <w:r w:rsidRPr="00E60ED9">
        <w:t>others.</w:t>
      </w:r>
      <w:r w:rsidRPr="00E60ED9">
        <w:rPr>
          <w:spacing w:val="15"/>
        </w:rPr>
        <w:t xml:space="preserve"> </w:t>
      </w:r>
      <w:del w:id="503" w:author="Author" w:date="2024-02-01T10:43:00Z">
        <w:r w:rsidR="00581875">
          <w:delText>Note</w:delText>
        </w:r>
        <w:r w:rsidR="00581875">
          <w:rPr>
            <w:spacing w:val="-4"/>
          </w:rPr>
          <w:delText xml:space="preserve"> </w:delText>
        </w:r>
        <w:r w:rsidR="00581875">
          <w:delText>that</w:delText>
        </w:r>
      </w:del>
      <w:ins w:id="504" w:author="Author" w:date="2024-02-01T10:43:00Z">
        <w:r w:rsidR="00954420">
          <w:t>Notably,</w:t>
        </w:r>
      </w:ins>
      <w:r w:rsidR="00954420" w:rsidRPr="00E60ED9">
        <w:rPr>
          <w:spacing w:val="-4"/>
        </w:rPr>
        <w:t xml:space="preserve"> </w:t>
      </w:r>
      <w:r w:rsidRPr="00E60ED9">
        <w:t>this</w:t>
      </w:r>
      <w:r w:rsidRPr="00E60ED9">
        <w:rPr>
          <w:spacing w:val="-4"/>
        </w:rPr>
        <w:t xml:space="preserve"> </w:t>
      </w:r>
      <w:r w:rsidRPr="00E60ED9">
        <w:t>case</w:t>
      </w:r>
      <w:r w:rsidRPr="00E60ED9">
        <w:rPr>
          <w:spacing w:val="-4"/>
        </w:rPr>
        <w:t xml:space="preserve"> </w:t>
      </w:r>
      <w:r w:rsidRPr="00E60ED9">
        <w:t>could</w:t>
      </w:r>
      <w:r w:rsidRPr="00E60ED9">
        <w:rPr>
          <w:spacing w:val="-4"/>
        </w:rPr>
        <w:t xml:space="preserve"> </w:t>
      </w:r>
      <w:r w:rsidRPr="00E60ED9">
        <w:t>reflect</w:t>
      </w:r>
      <w:r w:rsidRPr="00E60ED9">
        <w:rPr>
          <w:spacing w:val="-4"/>
        </w:rPr>
        <w:t xml:space="preserve"> </w:t>
      </w:r>
      <w:r w:rsidRPr="00E60ED9">
        <w:t>not</w:t>
      </w:r>
      <w:r w:rsidRPr="00E60ED9">
        <w:rPr>
          <w:spacing w:val="-4"/>
        </w:rPr>
        <w:t xml:space="preserve"> </w:t>
      </w:r>
      <w:r w:rsidRPr="00E60ED9">
        <w:t>only</w:t>
      </w:r>
      <w:r w:rsidRPr="00E60ED9">
        <w:rPr>
          <w:spacing w:val="-4"/>
        </w:rPr>
        <w:t xml:space="preserve"> </w:t>
      </w:r>
      <w:r w:rsidRPr="00E60ED9">
        <w:t>political</w:t>
      </w:r>
      <w:r w:rsidRPr="00E60ED9">
        <w:rPr>
          <w:spacing w:val="-4"/>
        </w:rPr>
        <w:t xml:space="preserve"> </w:t>
      </w:r>
      <w:r w:rsidRPr="00E60ED9">
        <w:t>tensions</w:t>
      </w:r>
      <w:r w:rsidRPr="00E60ED9">
        <w:rPr>
          <w:spacing w:val="-4"/>
        </w:rPr>
        <w:t xml:space="preserve"> </w:t>
      </w:r>
      <w:r w:rsidRPr="00E60ED9">
        <w:t>as</w:t>
      </w:r>
      <w:r w:rsidRPr="00E60ED9">
        <w:rPr>
          <w:spacing w:val="-4"/>
        </w:rPr>
        <w:t xml:space="preserve"> </w:t>
      </w:r>
      <w:r w:rsidRPr="00E60ED9">
        <w:t>a</w:t>
      </w:r>
      <w:r w:rsidRPr="00E60ED9">
        <w:rPr>
          <w:spacing w:val="-4"/>
        </w:rPr>
        <w:t xml:space="preserve"> </w:t>
      </w:r>
      <w:r w:rsidRPr="00E60ED9">
        <w:t>weapon</w:t>
      </w:r>
      <w:r w:rsidRPr="00E60ED9">
        <w:rPr>
          <w:spacing w:val="-4"/>
        </w:rPr>
        <w:t xml:space="preserve"> </w:t>
      </w:r>
      <w:r w:rsidRPr="00E60ED9">
        <w:t>but</w:t>
      </w:r>
      <w:r w:rsidRPr="00E60ED9">
        <w:rPr>
          <w:spacing w:val="-4"/>
        </w:rPr>
        <w:t xml:space="preserve"> </w:t>
      </w:r>
      <w:r w:rsidRPr="00E60ED9">
        <w:t>also</w:t>
      </w:r>
      <w:r w:rsidRPr="00E60ED9">
        <w:rPr>
          <w:spacing w:val="-4"/>
        </w:rPr>
        <w:t xml:space="preserve"> </w:t>
      </w:r>
      <w:r w:rsidRPr="00E60ED9">
        <w:t>the situation</w:t>
      </w:r>
      <w:r w:rsidRPr="00E60ED9">
        <w:rPr>
          <w:spacing w:val="-5"/>
        </w:rPr>
        <w:t xml:space="preserve"> </w:t>
      </w:r>
      <w:r w:rsidRPr="00E60ED9">
        <w:t>where</w:t>
      </w:r>
      <w:r w:rsidRPr="00E60ED9">
        <w:rPr>
          <w:spacing w:val="-5"/>
        </w:rPr>
        <w:t xml:space="preserve"> </w:t>
      </w:r>
      <w:r w:rsidRPr="00E60ED9">
        <w:t>low</w:t>
      </w:r>
      <w:r w:rsidRPr="00E60ED9">
        <w:rPr>
          <w:spacing w:val="-5"/>
        </w:rPr>
        <w:t xml:space="preserve"> </w:t>
      </w:r>
      <w:r w:rsidRPr="00E60ED9">
        <w:t>water</w:t>
      </w:r>
      <w:r w:rsidRPr="00E60ED9">
        <w:rPr>
          <w:spacing w:val="-5"/>
        </w:rPr>
        <w:t xml:space="preserve"> </w:t>
      </w:r>
      <w:r w:rsidRPr="00E60ED9">
        <w:t>levels</w:t>
      </w:r>
      <w:r w:rsidRPr="00E60ED9">
        <w:rPr>
          <w:spacing w:val="-5"/>
        </w:rPr>
        <w:t xml:space="preserve"> </w:t>
      </w:r>
      <w:r w:rsidRPr="00E60ED9">
        <w:t>as</w:t>
      </w:r>
      <w:r w:rsidRPr="00E60ED9">
        <w:rPr>
          <w:spacing w:val="-5"/>
        </w:rPr>
        <w:t xml:space="preserve"> </w:t>
      </w:r>
      <w:r w:rsidRPr="00E60ED9">
        <w:t>a</w:t>
      </w:r>
      <w:r w:rsidRPr="00E60ED9">
        <w:rPr>
          <w:spacing w:val="-5"/>
        </w:rPr>
        <w:t xml:space="preserve"> </w:t>
      </w:r>
      <w:r w:rsidRPr="00E60ED9">
        <w:t>result</w:t>
      </w:r>
      <w:r w:rsidRPr="00E60ED9">
        <w:rPr>
          <w:spacing w:val="-5"/>
        </w:rPr>
        <w:t xml:space="preserve"> </w:t>
      </w:r>
      <w:r w:rsidRPr="00E60ED9">
        <w:t>of</w:t>
      </w:r>
      <w:r w:rsidRPr="00E60ED9">
        <w:rPr>
          <w:spacing w:val="-5"/>
        </w:rPr>
        <w:t xml:space="preserve"> </w:t>
      </w:r>
      <w:r w:rsidRPr="00E60ED9">
        <w:t>climate</w:t>
      </w:r>
      <w:r w:rsidRPr="00E60ED9">
        <w:rPr>
          <w:spacing w:val="-5"/>
        </w:rPr>
        <w:t xml:space="preserve"> </w:t>
      </w:r>
      <w:r w:rsidRPr="00E60ED9">
        <w:t>change</w:t>
      </w:r>
      <w:r w:rsidRPr="00E60ED9">
        <w:rPr>
          <w:spacing w:val="-5"/>
        </w:rPr>
        <w:t xml:space="preserve"> </w:t>
      </w:r>
      <w:r w:rsidRPr="00E60ED9">
        <w:t>limit</w:t>
      </w:r>
      <w:r w:rsidRPr="00E60ED9">
        <w:rPr>
          <w:spacing w:val="-5"/>
        </w:rPr>
        <w:t xml:space="preserve"> </w:t>
      </w:r>
      <w:r w:rsidRPr="00E60ED9">
        <w:t>the</w:t>
      </w:r>
      <w:r w:rsidRPr="00E60ED9">
        <w:rPr>
          <w:spacing w:val="-5"/>
        </w:rPr>
        <w:t xml:space="preserve"> </w:t>
      </w:r>
      <w:r w:rsidRPr="00E60ED9">
        <w:t>number</w:t>
      </w:r>
      <w:r w:rsidRPr="00E60ED9">
        <w:rPr>
          <w:spacing w:val="-5"/>
        </w:rPr>
        <w:t xml:space="preserve"> </w:t>
      </w:r>
      <w:r w:rsidRPr="00E60ED9">
        <w:t>of</w:t>
      </w:r>
      <w:r w:rsidRPr="00E60ED9">
        <w:rPr>
          <w:spacing w:val="-5"/>
        </w:rPr>
        <w:t xml:space="preserve"> </w:t>
      </w:r>
      <w:r w:rsidRPr="00E60ED9">
        <w:t>ships</w:t>
      </w:r>
      <w:r w:rsidRPr="00E60ED9">
        <w:rPr>
          <w:spacing w:val="-5"/>
        </w:rPr>
        <w:t xml:space="preserve"> </w:t>
      </w:r>
      <w:r w:rsidRPr="00E60ED9">
        <w:t>and</w:t>
      </w:r>
      <w:r w:rsidRPr="00E60ED9">
        <w:rPr>
          <w:spacing w:val="-5"/>
        </w:rPr>
        <w:t xml:space="preserve"> </w:t>
      </w:r>
      <w:r w:rsidRPr="00E60ED9">
        <w:t>LNG carriers passing through the canal.</w:t>
      </w:r>
      <w:r w:rsidRPr="00E60ED9">
        <w:rPr>
          <w:spacing w:val="33"/>
        </w:rPr>
        <w:t xml:space="preserve"> </w:t>
      </w:r>
      <w:r w:rsidRPr="00E60ED9">
        <w:t xml:space="preserve">This has </w:t>
      </w:r>
      <w:del w:id="505" w:author="Author" w:date="2024-02-01T10:43:00Z">
        <w:r w:rsidR="00581875">
          <w:delText xml:space="preserve">been </w:delText>
        </w:r>
      </w:del>
      <w:r w:rsidRPr="00E60ED9">
        <w:t>already</w:t>
      </w:r>
      <w:r w:rsidR="00CF5A62" w:rsidRPr="00CF5A62">
        <w:t xml:space="preserve"> </w:t>
      </w:r>
      <w:del w:id="506" w:author="Author" w:date="2024-02-01T10:43:00Z">
        <w:r w:rsidR="00581875">
          <w:delText>seen</w:delText>
        </w:r>
      </w:del>
      <w:ins w:id="507" w:author="Author" w:date="2024-02-01T10:43:00Z">
        <w:r w:rsidR="00CF5A62" w:rsidRPr="00E60ED9">
          <w:t>been</w:t>
        </w:r>
        <w:r w:rsidRPr="00E60ED9">
          <w:t xml:space="preserve"> </w:t>
        </w:r>
        <w:r w:rsidR="00CF5A62">
          <w:t>observed</w:t>
        </w:r>
      </w:ins>
      <w:r w:rsidR="00CF5A62" w:rsidRPr="00E60ED9">
        <w:t xml:space="preserve"> </w:t>
      </w:r>
      <w:r w:rsidRPr="00E60ED9">
        <w:t>in 2023.</w:t>
      </w:r>
    </w:p>
    <w:p w14:paraId="3EC44EDE" w14:textId="77777777" w:rsidR="007F257B" w:rsidRPr="00E60ED9" w:rsidRDefault="00FF3C28" w:rsidP="003741D5">
      <w:pPr>
        <w:pStyle w:val="Listenabsatz"/>
        <w:numPr>
          <w:ilvl w:val="0"/>
          <w:numId w:val="7"/>
        </w:numPr>
        <w:tabs>
          <w:tab w:val="left" w:pos="657"/>
        </w:tabs>
        <w:spacing w:before="182" w:line="237" w:lineRule="auto"/>
        <w:ind w:right="606" w:hanging="388"/>
      </w:pPr>
      <w:r w:rsidRPr="00E60ED9">
        <w:t>In</w:t>
      </w:r>
      <w:r w:rsidRPr="00E60ED9">
        <w:rPr>
          <w:spacing w:val="-7"/>
        </w:rPr>
        <w:t xml:space="preserve"> </w:t>
      </w:r>
      <w:r w:rsidRPr="00E60ED9">
        <w:t>this</w:t>
      </w:r>
      <w:r w:rsidRPr="00E60ED9">
        <w:rPr>
          <w:spacing w:val="-6"/>
        </w:rPr>
        <w:t xml:space="preserve"> </w:t>
      </w:r>
      <w:r w:rsidRPr="00E60ED9">
        <w:t>case,</w:t>
      </w:r>
      <w:r w:rsidRPr="00E60ED9">
        <w:rPr>
          <w:spacing w:val="-6"/>
        </w:rPr>
        <w:t xml:space="preserve"> </w:t>
      </w:r>
      <w:r w:rsidRPr="00E60ED9">
        <w:t>LNG</w:t>
      </w:r>
      <w:r w:rsidRPr="00E60ED9">
        <w:rPr>
          <w:spacing w:val="-6"/>
        </w:rPr>
        <w:t xml:space="preserve"> </w:t>
      </w:r>
      <w:r w:rsidRPr="00E60ED9">
        <w:t>sent</w:t>
      </w:r>
      <w:r w:rsidRPr="00E60ED9">
        <w:rPr>
          <w:spacing w:val="-7"/>
        </w:rPr>
        <w:t xml:space="preserve"> </w:t>
      </w:r>
      <w:r w:rsidRPr="00E60ED9">
        <w:t>from</w:t>
      </w:r>
      <w:r w:rsidRPr="00E60ED9">
        <w:rPr>
          <w:spacing w:val="-6"/>
        </w:rPr>
        <w:t xml:space="preserve"> </w:t>
      </w:r>
      <w:r w:rsidRPr="00E60ED9">
        <w:t>Russia</w:t>
      </w:r>
      <w:r w:rsidRPr="00E60ED9">
        <w:rPr>
          <w:spacing w:val="-7"/>
        </w:rPr>
        <w:t xml:space="preserve"> </w:t>
      </w:r>
      <w:r w:rsidRPr="00E60ED9">
        <w:t>is</w:t>
      </w:r>
      <w:r w:rsidRPr="00E60ED9">
        <w:rPr>
          <w:spacing w:val="-6"/>
        </w:rPr>
        <w:t xml:space="preserve"> </w:t>
      </w:r>
      <w:r w:rsidRPr="00E60ED9">
        <w:t>allowed</w:t>
      </w:r>
      <w:r w:rsidRPr="00E60ED9">
        <w:rPr>
          <w:spacing w:val="-6"/>
        </w:rPr>
        <w:t xml:space="preserve"> </w:t>
      </w:r>
      <w:r w:rsidRPr="00E60ED9">
        <w:t>only</w:t>
      </w:r>
      <w:r w:rsidRPr="00E60ED9">
        <w:rPr>
          <w:spacing w:val="-7"/>
        </w:rPr>
        <w:t xml:space="preserve"> </w:t>
      </w:r>
      <w:r w:rsidRPr="00E60ED9">
        <w:t>to</w:t>
      </w:r>
      <w:r w:rsidRPr="00E60ED9">
        <w:rPr>
          <w:spacing w:val="-7"/>
        </w:rPr>
        <w:t xml:space="preserve"> </w:t>
      </w:r>
      <w:r w:rsidRPr="00E60ED9">
        <w:t>Asian</w:t>
      </w:r>
      <w:r w:rsidRPr="00E60ED9">
        <w:rPr>
          <w:spacing w:val="-7"/>
        </w:rPr>
        <w:t xml:space="preserve"> </w:t>
      </w:r>
      <w:r w:rsidRPr="00E60ED9">
        <w:t>regions.</w:t>
      </w:r>
      <w:r w:rsidRPr="00E60ED9">
        <w:rPr>
          <w:spacing w:val="13"/>
        </w:rPr>
        <w:t xml:space="preserve"> </w:t>
      </w:r>
      <w:commentRangeStart w:id="508"/>
      <w:r w:rsidRPr="00E60ED9">
        <w:t>It</w:t>
      </w:r>
      <w:r w:rsidRPr="00E60ED9">
        <w:rPr>
          <w:spacing w:val="-6"/>
        </w:rPr>
        <w:t xml:space="preserve"> </w:t>
      </w:r>
      <w:commentRangeEnd w:id="508"/>
      <w:r w:rsidR="00EA4FA3">
        <w:rPr>
          <w:rStyle w:val="Kommentarzeichen"/>
        </w:rPr>
        <w:commentReference w:id="508"/>
      </w:r>
      <w:r w:rsidRPr="00E60ED9">
        <w:t>takes</w:t>
      </w:r>
      <w:r w:rsidRPr="00E60ED9">
        <w:rPr>
          <w:spacing w:val="-6"/>
        </w:rPr>
        <w:t xml:space="preserve"> </w:t>
      </w:r>
      <w:r w:rsidRPr="00E60ED9">
        <w:t>into</w:t>
      </w:r>
      <w:r w:rsidRPr="00E60ED9">
        <w:rPr>
          <w:spacing w:val="-7"/>
        </w:rPr>
        <w:t xml:space="preserve"> </w:t>
      </w:r>
      <w:r w:rsidRPr="00E60ED9">
        <w:t>account</w:t>
      </w:r>
      <w:r w:rsidRPr="00E60ED9">
        <w:rPr>
          <w:spacing w:val="-7"/>
        </w:rPr>
        <w:t xml:space="preserve"> </w:t>
      </w:r>
      <w:r w:rsidRPr="00E60ED9">
        <w:t>the</w:t>
      </w:r>
      <w:r w:rsidRPr="00E60ED9">
        <w:rPr>
          <w:spacing w:val="-7"/>
        </w:rPr>
        <w:t xml:space="preserve"> </w:t>
      </w:r>
      <w:del w:id="509" w:author="Author" w:date="2024-02-01T10:43:00Z">
        <w:r w:rsidR="00581875">
          <w:delText>situ- ation</w:delText>
        </w:r>
        <w:r w:rsidR="00581875">
          <w:rPr>
            <w:spacing w:val="-13"/>
          </w:rPr>
          <w:delText xml:space="preserve"> </w:delText>
        </w:r>
        <w:r w:rsidR="00581875">
          <w:delText>when</w:delText>
        </w:r>
      </w:del>
      <w:ins w:id="510" w:author="Author" w:date="2024-02-01T10:43:00Z">
        <w:r w:rsidRPr="00E60ED9">
          <w:t>situation</w:t>
        </w:r>
        <w:r w:rsidRPr="00E60ED9">
          <w:rPr>
            <w:spacing w:val="-13"/>
          </w:rPr>
          <w:t xml:space="preserve"> </w:t>
        </w:r>
        <w:r w:rsidR="00EA4FA3">
          <w:t>where</w:t>
        </w:r>
      </w:ins>
      <w:r w:rsidR="00EA4FA3" w:rsidRPr="00E60ED9">
        <w:rPr>
          <w:spacing w:val="-13"/>
        </w:rPr>
        <w:t xml:space="preserve"> </w:t>
      </w:r>
      <w:r w:rsidRPr="00E60ED9">
        <w:t>Russia</w:t>
      </w:r>
      <w:r w:rsidRPr="00E60ED9">
        <w:rPr>
          <w:spacing w:val="-14"/>
        </w:rPr>
        <w:t xml:space="preserve"> </w:t>
      </w:r>
      <w:r w:rsidRPr="00E60ED9">
        <w:t>and</w:t>
      </w:r>
      <w:r w:rsidRPr="00E60ED9">
        <w:rPr>
          <w:spacing w:val="-13"/>
        </w:rPr>
        <w:t xml:space="preserve"> </w:t>
      </w:r>
      <w:r w:rsidRPr="00E60ED9">
        <w:t>Asia</w:t>
      </w:r>
      <w:r w:rsidRPr="00E60ED9">
        <w:rPr>
          <w:spacing w:val="-14"/>
        </w:rPr>
        <w:t xml:space="preserve"> </w:t>
      </w:r>
      <w:r w:rsidRPr="00E60ED9">
        <w:t>(e.g.</w:t>
      </w:r>
      <w:ins w:id="511" w:author="Author" w:date="2024-02-01T11:06:00Z">
        <w:r w:rsidR="00473A52">
          <w:t>,</w:t>
        </w:r>
      </w:ins>
      <w:r w:rsidRPr="00E60ED9">
        <w:rPr>
          <w:spacing w:val="5"/>
        </w:rPr>
        <w:t xml:space="preserve"> </w:t>
      </w:r>
      <w:r w:rsidRPr="00E60ED9">
        <w:t>China</w:t>
      </w:r>
      <w:r w:rsidRPr="00E60ED9">
        <w:rPr>
          <w:spacing w:val="-14"/>
        </w:rPr>
        <w:t xml:space="preserve"> </w:t>
      </w:r>
      <w:r w:rsidRPr="00E60ED9">
        <w:t>and</w:t>
      </w:r>
      <w:r w:rsidRPr="00E60ED9">
        <w:rPr>
          <w:spacing w:val="-13"/>
        </w:rPr>
        <w:t xml:space="preserve"> </w:t>
      </w:r>
      <w:r w:rsidRPr="00E60ED9">
        <w:t>India)</w:t>
      </w:r>
      <w:r w:rsidRPr="00E60ED9">
        <w:rPr>
          <w:spacing w:val="-13"/>
        </w:rPr>
        <w:t xml:space="preserve"> </w:t>
      </w:r>
      <w:r w:rsidRPr="00E60ED9">
        <w:t>intensify</w:t>
      </w:r>
      <w:r w:rsidRPr="00E60ED9">
        <w:rPr>
          <w:spacing w:val="-13"/>
        </w:rPr>
        <w:t xml:space="preserve"> </w:t>
      </w:r>
      <w:r w:rsidRPr="00E60ED9">
        <w:t>their</w:t>
      </w:r>
      <w:r w:rsidRPr="00E60ED9">
        <w:rPr>
          <w:spacing w:val="-13"/>
        </w:rPr>
        <w:t xml:space="preserve"> </w:t>
      </w:r>
      <w:r w:rsidRPr="00E60ED9">
        <w:t>cooperation</w:t>
      </w:r>
      <w:r w:rsidRPr="00E60ED9">
        <w:rPr>
          <w:spacing w:val="-13"/>
        </w:rPr>
        <w:t xml:space="preserve"> </w:t>
      </w:r>
      <w:r w:rsidRPr="00E60ED9">
        <w:t>and</w:t>
      </w:r>
      <w:r w:rsidRPr="00E60ED9">
        <w:rPr>
          <w:spacing w:val="-13"/>
        </w:rPr>
        <w:t xml:space="preserve"> </w:t>
      </w:r>
      <w:r w:rsidRPr="00E60ED9">
        <w:t>thus</w:t>
      </w:r>
      <w:r w:rsidRPr="00E60ED9">
        <w:rPr>
          <w:spacing w:val="-13"/>
        </w:rPr>
        <w:t xml:space="preserve"> </w:t>
      </w:r>
      <w:r w:rsidRPr="00E60ED9">
        <w:t xml:space="preserve">strengthen </w:t>
      </w:r>
      <w:r w:rsidRPr="00E60ED9">
        <w:rPr>
          <w:spacing w:val="-2"/>
        </w:rPr>
        <w:t>their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trade.</w:t>
      </w:r>
      <w:r w:rsidRPr="00E60ED9">
        <w:rPr>
          <w:spacing w:val="19"/>
        </w:rPr>
        <w:t xml:space="preserve"> </w:t>
      </w:r>
      <w:r w:rsidRPr="00E60ED9">
        <w:rPr>
          <w:spacing w:val="-2"/>
        </w:rPr>
        <w:t>Such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development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has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already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been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observed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recently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(after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February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24,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2022).</w:t>
      </w:r>
    </w:p>
    <w:p w14:paraId="0C12810B" w14:textId="77777777" w:rsidR="007F257B" w:rsidRPr="00E60ED9" w:rsidRDefault="007F257B">
      <w:pPr>
        <w:pStyle w:val="Textkrper"/>
        <w:spacing w:before="231"/>
        <w:rPr>
          <w:sz w:val="20"/>
        </w:rPr>
      </w:pPr>
    </w:p>
    <w:tbl>
      <w:tblPr>
        <w:tblW w:w="0" w:type="auto"/>
        <w:tblInd w:w="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2703"/>
        <w:gridCol w:w="1768"/>
        <w:gridCol w:w="493"/>
        <w:gridCol w:w="2299"/>
      </w:tblGrid>
      <w:tr w:rsidR="007F257B" w:rsidRPr="00E60ED9" w14:paraId="020D876F" w14:textId="77777777">
        <w:trPr>
          <w:trHeight w:val="334"/>
        </w:trPr>
        <w:tc>
          <w:tcPr>
            <w:tcW w:w="2547" w:type="dxa"/>
            <w:tcBorders>
              <w:top w:val="single" w:sz="8" w:space="0" w:color="000000"/>
              <w:bottom w:val="single" w:sz="4" w:space="0" w:color="000000"/>
            </w:tcBorders>
          </w:tcPr>
          <w:p w14:paraId="3CED2B75" w14:textId="77777777" w:rsidR="007F257B" w:rsidRPr="00E60ED9" w:rsidRDefault="00FF3C28">
            <w:pPr>
              <w:pStyle w:val="TableParagraph"/>
              <w:spacing w:before="68"/>
              <w:ind w:left="104"/>
              <w:jc w:val="left"/>
              <w:rPr>
                <w:sz w:val="19"/>
              </w:rPr>
            </w:pPr>
            <w:bookmarkStart w:id="512" w:name="_bookmark19"/>
            <w:bookmarkEnd w:id="512"/>
            <w:r w:rsidRPr="00E60ED9">
              <w:rPr>
                <w:spacing w:val="-4"/>
                <w:sz w:val="19"/>
              </w:rPr>
              <w:t>Case</w:t>
            </w:r>
          </w:p>
        </w:tc>
        <w:tc>
          <w:tcPr>
            <w:tcW w:w="2703" w:type="dxa"/>
            <w:tcBorders>
              <w:top w:val="single" w:sz="8" w:space="0" w:color="000000"/>
              <w:bottom w:val="single" w:sz="4" w:space="0" w:color="000000"/>
            </w:tcBorders>
          </w:tcPr>
          <w:p w14:paraId="71A904A3" w14:textId="77777777" w:rsidR="007F257B" w:rsidRPr="00E60ED9" w:rsidRDefault="00FF3C28">
            <w:pPr>
              <w:pStyle w:val="TableParagraph"/>
              <w:spacing w:before="68"/>
              <w:ind w:left="114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Extension</w:t>
            </w:r>
          </w:p>
        </w:tc>
        <w:tc>
          <w:tcPr>
            <w:tcW w:w="1768" w:type="dxa"/>
            <w:tcBorders>
              <w:top w:val="single" w:sz="8" w:space="0" w:color="000000"/>
              <w:bottom w:val="single" w:sz="4" w:space="0" w:color="000000"/>
            </w:tcBorders>
          </w:tcPr>
          <w:p w14:paraId="7C23D8F2" w14:textId="77777777" w:rsidR="007F257B" w:rsidRPr="00E60ED9" w:rsidRDefault="00FF3C28">
            <w:pPr>
              <w:pStyle w:val="TableParagraph"/>
              <w:spacing w:before="68"/>
              <w:ind w:right="103"/>
              <w:rPr>
                <w:sz w:val="19"/>
              </w:rPr>
            </w:pPr>
            <w:r w:rsidRPr="00E60ED9">
              <w:rPr>
                <w:sz w:val="19"/>
              </w:rPr>
              <w:t>Input</w:t>
            </w:r>
            <w:r w:rsidRPr="00E60ED9">
              <w:rPr>
                <w:spacing w:val="11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parameter</w:t>
            </w:r>
          </w:p>
        </w:tc>
        <w:tc>
          <w:tcPr>
            <w:tcW w:w="493" w:type="dxa"/>
            <w:tcBorders>
              <w:top w:val="single" w:sz="8" w:space="0" w:color="000000"/>
              <w:bottom w:val="single" w:sz="4" w:space="0" w:color="000000"/>
            </w:tcBorders>
          </w:tcPr>
          <w:p w14:paraId="0646C64F" w14:textId="77777777" w:rsidR="007F257B" w:rsidRPr="00E60ED9" w:rsidRDefault="00FF3C28">
            <w:pPr>
              <w:pStyle w:val="TableParagraph"/>
              <w:spacing w:before="68"/>
              <w:ind w:right="103"/>
              <w:rPr>
                <w:sz w:val="19"/>
              </w:rPr>
            </w:pPr>
            <w:r w:rsidRPr="00E60ED9">
              <w:rPr>
                <w:spacing w:val="-5"/>
                <w:w w:val="105"/>
                <w:sz w:val="19"/>
              </w:rPr>
              <w:t>Eq.</w:t>
            </w:r>
          </w:p>
        </w:tc>
        <w:tc>
          <w:tcPr>
            <w:tcW w:w="2299" w:type="dxa"/>
            <w:tcBorders>
              <w:top w:val="single" w:sz="8" w:space="0" w:color="000000"/>
              <w:bottom w:val="single" w:sz="4" w:space="0" w:color="000000"/>
            </w:tcBorders>
          </w:tcPr>
          <w:p w14:paraId="64328B0E" w14:textId="77777777" w:rsidR="007F257B" w:rsidRPr="00E60ED9" w:rsidRDefault="00FF3C28">
            <w:pPr>
              <w:pStyle w:val="TableParagraph"/>
              <w:spacing w:before="68"/>
              <w:ind w:right="103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Example</w:t>
            </w:r>
          </w:p>
        </w:tc>
      </w:tr>
      <w:tr w:rsidR="007F257B" w:rsidRPr="00E60ED9" w14:paraId="489C52F8" w14:textId="77777777">
        <w:trPr>
          <w:trHeight w:val="529"/>
        </w:trPr>
        <w:tc>
          <w:tcPr>
            <w:tcW w:w="2547" w:type="dxa"/>
            <w:tcBorders>
              <w:top w:val="single" w:sz="4" w:space="0" w:color="000000"/>
            </w:tcBorders>
          </w:tcPr>
          <w:p w14:paraId="5C115DA7" w14:textId="77777777" w:rsidR="007F257B" w:rsidRPr="00E60ED9" w:rsidRDefault="00FF3C28">
            <w:pPr>
              <w:pStyle w:val="TableParagraph"/>
              <w:spacing w:before="0" w:line="294" w:lineRule="exact"/>
              <w:ind w:left="104"/>
              <w:jc w:val="left"/>
              <w:rPr>
                <w:rFonts w:ascii="Euclid"/>
                <w:i/>
                <w:sz w:val="19"/>
              </w:rPr>
            </w:pPr>
            <w:r w:rsidRPr="00E60ED9">
              <w:rPr>
                <w:sz w:val="19"/>
              </w:rPr>
              <w:t>(1)</w:t>
            </w:r>
            <w:r w:rsidRPr="00E60ED9">
              <w:rPr>
                <w:spacing w:val="26"/>
                <w:sz w:val="19"/>
              </w:rPr>
              <w:t xml:space="preserve"> </w:t>
            </w:r>
            <w:r w:rsidRPr="00E60ED9">
              <w:rPr>
                <w:rFonts w:ascii="Euclid"/>
                <w:i/>
                <w:sz w:val="19"/>
              </w:rPr>
              <w:t>Diversify</w:t>
            </w:r>
            <w:r w:rsidRPr="00E60ED9">
              <w:rPr>
                <w:rFonts w:ascii="Euclid"/>
                <w:i/>
                <w:spacing w:val="17"/>
                <w:sz w:val="19"/>
              </w:rPr>
              <w:t xml:space="preserve"> </w:t>
            </w:r>
            <w:r w:rsidRPr="00E60ED9">
              <w:rPr>
                <w:rFonts w:ascii="Euclid"/>
                <w:i/>
                <w:spacing w:val="-2"/>
                <w:sz w:val="19"/>
              </w:rPr>
              <w:t>importers</w:t>
            </w:r>
          </w:p>
        </w:tc>
        <w:tc>
          <w:tcPr>
            <w:tcW w:w="2703" w:type="dxa"/>
            <w:tcBorders>
              <w:top w:val="single" w:sz="4" w:space="0" w:color="000000"/>
            </w:tcBorders>
          </w:tcPr>
          <w:p w14:paraId="2142AF95" w14:textId="77777777" w:rsidR="007F257B" w:rsidRPr="00E60ED9" w:rsidRDefault="00FF3C28">
            <w:pPr>
              <w:pStyle w:val="TableParagraph"/>
              <w:spacing w:before="15"/>
              <w:ind w:left="114"/>
              <w:jc w:val="left"/>
              <w:rPr>
                <w:sz w:val="19"/>
              </w:rPr>
            </w:pPr>
            <w:r w:rsidRPr="00E60ED9">
              <w:rPr>
                <w:sz w:val="19"/>
              </w:rPr>
              <w:t>Increase</w:t>
            </w:r>
            <w:r w:rsidR="008A20F6" w:rsidRPr="003741D5">
              <w:rPr>
                <w:sz w:val="19"/>
              </w:rPr>
              <w:t xml:space="preserve"> </w:t>
            </w:r>
            <w:ins w:id="513" w:author="Author" w:date="2024-02-01T10:43:00Z">
              <w:r w:rsidR="008A20F6">
                <w:rPr>
                  <w:sz w:val="19"/>
                </w:rPr>
                <w:t>in the</w:t>
              </w:r>
              <w:r w:rsidRPr="00E60ED9">
                <w:rPr>
                  <w:spacing w:val="52"/>
                  <w:sz w:val="19"/>
                </w:rPr>
                <w:t xml:space="preserve"> </w:t>
              </w:r>
            </w:ins>
            <w:r w:rsidRPr="00E60ED9">
              <w:rPr>
                <w:sz w:val="19"/>
              </w:rPr>
              <w:t>number</w:t>
            </w:r>
            <w:r w:rsidRPr="00E60ED9">
              <w:rPr>
                <w:spacing w:val="52"/>
                <w:sz w:val="19"/>
              </w:rPr>
              <w:t xml:space="preserve"> </w:t>
            </w:r>
            <w:r w:rsidRPr="00E60ED9">
              <w:rPr>
                <w:sz w:val="19"/>
              </w:rPr>
              <w:t>of</w:t>
            </w:r>
            <w:r w:rsidRPr="00E60ED9">
              <w:rPr>
                <w:spacing w:val="52"/>
                <w:sz w:val="19"/>
              </w:rPr>
              <w:t xml:space="preserve"> </w:t>
            </w:r>
            <w:r w:rsidRPr="00E60ED9">
              <w:rPr>
                <w:sz w:val="19"/>
              </w:rPr>
              <w:t>regions importing LNG to Europe</w:t>
            </w:r>
          </w:p>
        </w:tc>
        <w:tc>
          <w:tcPr>
            <w:tcW w:w="1768" w:type="dxa"/>
            <w:tcBorders>
              <w:top w:val="single" w:sz="4" w:space="0" w:color="000000"/>
            </w:tcBorders>
          </w:tcPr>
          <w:p w14:paraId="16569E6E" w14:textId="77777777" w:rsidR="007F257B" w:rsidRPr="00E60ED9" w:rsidRDefault="00FF3C28">
            <w:pPr>
              <w:pStyle w:val="TableParagraph"/>
              <w:spacing w:before="15"/>
              <w:ind w:right="104"/>
              <w:rPr>
                <w:sz w:val="19"/>
              </w:rPr>
            </w:pPr>
            <w:proofErr w:type="spellStart"/>
            <w:r w:rsidRPr="00E60ED9">
              <w:rPr>
                <w:rFonts w:ascii="Bookman Old Style"/>
                <w:i/>
                <w:w w:val="120"/>
                <w:sz w:val="19"/>
              </w:rPr>
              <w:t>n</w:t>
            </w:r>
            <w:r w:rsidRPr="00E60ED9">
              <w:rPr>
                <w:rFonts w:ascii="Bookman Old Style"/>
                <w:i/>
                <w:w w:val="120"/>
                <w:sz w:val="19"/>
                <w:vertAlign w:val="subscript"/>
              </w:rPr>
              <w:t>i</w:t>
            </w:r>
            <w:proofErr w:type="spellEnd"/>
            <w:r w:rsidRPr="00E60ED9">
              <w:rPr>
                <w:rFonts w:ascii="Bookman Old Style"/>
                <w:i/>
                <w:spacing w:val="-12"/>
                <w:w w:val="120"/>
                <w:sz w:val="19"/>
              </w:rPr>
              <w:t xml:space="preserve"> </w:t>
            </w:r>
            <w:r w:rsidRPr="00E60ED9">
              <w:rPr>
                <w:w w:val="120"/>
                <w:sz w:val="19"/>
              </w:rPr>
              <w:t>=</w:t>
            </w:r>
            <w:r w:rsidRPr="00E60ED9">
              <w:rPr>
                <w:spacing w:val="-9"/>
                <w:w w:val="120"/>
                <w:sz w:val="19"/>
              </w:rPr>
              <w:t xml:space="preserve"> </w:t>
            </w:r>
            <w:r w:rsidRPr="00E60ED9">
              <w:rPr>
                <w:spacing w:val="-10"/>
                <w:w w:val="120"/>
                <w:sz w:val="19"/>
              </w:rPr>
              <w:t>5</w:t>
            </w:r>
          </w:p>
        </w:tc>
        <w:tc>
          <w:tcPr>
            <w:tcW w:w="493" w:type="dxa"/>
            <w:tcBorders>
              <w:top w:val="single" w:sz="4" w:space="0" w:color="000000"/>
            </w:tcBorders>
          </w:tcPr>
          <w:p w14:paraId="14089763" w14:textId="77777777" w:rsidR="007F257B" w:rsidRPr="00E60ED9" w:rsidRDefault="009D3118">
            <w:pPr>
              <w:pStyle w:val="TableParagraph"/>
              <w:spacing w:before="15"/>
              <w:ind w:right="104"/>
              <w:rPr>
                <w:sz w:val="19"/>
              </w:rPr>
            </w:pPr>
            <w:hyperlink w:anchor="_bookmark14" w:history="1">
              <w:r w:rsidR="00FF3C28" w:rsidRPr="00E60ED9">
                <w:rPr>
                  <w:spacing w:val="-10"/>
                  <w:sz w:val="19"/>
                </w:rPr>
                <w:t>7</w:t>
              </w:r>
            </w:hyperlink>
          </w:p>
        </w:tc>
        <w:tc>
          <w:tcPr>
            <w:tcW w:w="2299" w:type="dxa"/>
            <w:tcBorders>
              <w:top w:val="single" w:sz="4" w:space="0" w:color="000000"/>
            </w:tcBorders>
          </w:tcPr>
          <w:p w14:paraId="28A47800" w14:textId="77777777" w:rsidR="007F257B" w:rsidRPr="00E60ED9" w:rsidRDefault="00FF3C28">
            <w:pPr>
              <w:pStyle w:val="TableParagraph"/>
              <w:spacing w:before="15"/>
              <w:ind w:right="102"/>
              <w:rPr>
                <w:sz w:val="19"/>
              </w:rPr>
            </w:pPr>
            <w:r w:rsidRPr="00E60ED9">
              <w:rPr>
                <w:sz w:val="19"/>
              </w:rPr>
              <w:t>Belgium,</w:t>
            </w:r>
            <w:r w:rsidRPr="00E60ED9">
              <w:rPr>
                <w:spacing w:val="6"/>
                <w:sz w:val="19"/>
              </w:rPr>
              <w:t xml:space="preserve"> </w:t>
            </w:r>
            <w:r w:rsidRPr="00E60ED9">
              <w:rPr>
                <w:sz w:val="19"/>
              </w:rPr>
              <w:t>France,</w:t>
            </w:r>
            <w:r w:rsidRPr="00E60ED9">
              <w:rPr>
                <w:spacing w:val="7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Italy</w:t>
            </w:r>
          </w:p>
        </w:tc>
      </w:tr>
      <w:tr w:rsidR="007F257B" w:rsidRPr="00E60ED9" w14:paraId="46590EFA" w14:textId="77777777">
        <w:trPr>
          <w:trHeight w:val="522"/>
        </w:trPr>
        <w:tc>
          <w:tcPr>
            <w:tcW w:w="2547" w:type="dxa"/>
          </w:tcPr>
          <w:p w14:paraId="3027CC10" w14:textId="77777777" w:rsidR="007F257B" w:rsidRPr="00E60ED9" w:rsidRDefault="00FF3C28">
            <w:pPr>
              <w:pStyle w:val="TableParagraph"/>
              <w:spacing w:before="0" w:line="287" w:lineRule="exact"/>
              <w:ind w:left="104"/>
              <w:jc w:val="left"/>
              <w:rPr>
                <w:rFonts w:ascii="Euclid"/>
                <w:i/>
                <w:sz w:val="19"/>
              </w:rPr>
            </w:pPr>
            <w:r w:rsidRPr="00E60ED9">
              <w:rPr>
                <w:sz w:val="19"/>
              </w:rPr>
              <w:t>(2)</w:t>
            </w:r>
            <w:r w:rsidRPr="00E60ED9">
              <w:rPr>
                <w:spacing w:val="21"/>
                <w:sz w:val="19"/>
              </w:rPr>
              <w:t xml:space="preserve"> </w:t>
            </w:r>
            <w:commentRangeStart w:id="514"/>
            <w:r w:rsidRPr="00E60ED9">
              <w:rPr>
                <w:rFonts w:ascii="Euclid"/>
                <w:i/>
                <w:sz w:val="19"/>
              </w:rPr>
              <w:t>High</w:t>
            </w:r>
            <w:r w:rsidRPr="00E60ED9">
              <w:rPr>
                <w:rFonts w:ascii="Euclid"/>
                <w:i/>
                <w:spacing w:val="10"/>
                <w:sz w:val="19"/>
              </w:rPr>
              <w:t xml:space="preserve"> </w:t>
            </w:r>
            <w:r w:rsidRPr="00E60ED9">
              <w:rPr>
                <w:rFonts w:ascii="Euclid"/>
                <w:i/>
                <w:sz w:val="19"/>
              </w:rPr>
              <w:t>price</w:t>
            </w:r>
            <w:r w:rsidRPr="00E60ED9">
              <w:rPr>
                <w:rFonts w:ascii="Euclid"/>
                <w:i/>
                <w:spacing w:val="9"/>
                <w:sz w:val="19"/>
              </w:rPr>
              <w:t xml:space="preserve"> </w:t>
            </w:r>
            <w:commentRangeEnd w:id="514"/>
            <w:r w:rsidR="001E15FE">
              <w:rPr>
                <w:rStyle w:val="Kommentarzeichen"/>
              </w:rPr>
              <w:commentReference w:id="514"/>
            </w:r>
            <w:r w:rsidRPr="00E60ED9">
              <w:rPr>
                <w:rFonts w:ascii="Euclid"/>
                <w:i/>
                <w:sz w:val="19"/>
              </w:rPr>
              <w:t>Middle</w:t>
            </w:r>
            <w:r w:rsidRPr="00E60ED9">
              <w:rPr>
                <w:rFonts w:ascii="Euclid"/>
                <w:i/>
                <w:spacing w:val="11"/>
                <w:sz w:val="19"/>
              </w:rPr>
              <w:t xml:space="preserve"> </w:t>
            </w:r>
            <w:r w:rsidRPr="00E60ED9">
              <w:rPr>
                <w:rFonts w:ascii="Euclid"/>
                <w:i/>
                <w:spacing w:val="-4"/>
                <w:sz w:val="19"/>
              </w:rPr>
              <w:t>East</w:t>
            </w:r>
          </w:p>
        </w:tc>
        <w:tc>
          <w:tcPr>
            <w:tcW w:w="2703" w:type="dxa"/>
          </w:tcPr>
          <w:p w14:paraId="01CC3EBC" w14:textId="77777777" w:rsidR="007F257B" w:rsidRPr="00E60ED9" w:rsidRDefault="00FF3C28">
            <w:pPr>
              <w:pStyle w:val="TableParagraph"/>
              <w:spacing w:before="7"/>
              <w:ind w:left="114" w:right="99"/>
              <w:jc w:val="left"/>
              <w:rPr>
                <w:sz w:val="19"/>
              </w:rPr>
            </w:pPr>
            <w:r w:rsidRPr="00E60ED9">
              <w:rPr>
                <w:sz w:val="19"/>
              </w:rPr>
              <w:t>Increase</w:t>
            </w:r>
            <w:r w:rsidRPr="00E60ED9">
              <w:rPr>
                <w:spacing w:val="19"/>
                <w:sz w:val="19"/>
              </w:rPr>
              <w:t xml:space="preserve"> </w:t>
            </w:r>
            <w:r w:rsidRPr="00E60ED9">
              <w:rPr>
                <w:sz w:val="19"/>
              </w:rPr>
              <w:t>in</w:t>
            </w:r>
            <w:r w:rsidR="006D5228" w:rsidRPr="003741D5">
              <w:rPr>
                <w:sz w:val="19"/>
              </w:rPr>
              <w:t xml:space="preserve"> </w:t>
            </w:r>
            <w:ins w:id="515" w:author="Author" w:date="2024-02-01T10:43:00Z">
              <w:r w:rsidR="006D5228">
                <w:rPr>
                  <w:sz w:val="19"/>
                </w:rPr>
                <w:t>the</w:t>
              </w:r>
              <w:r w:rsidRPr="00E60ED9">
                <w:rPr>
                  <w:spacing w:val="20"/>
                  <w:sz w:val="19"/>
                </w:rPr>
                <w:t xml:space="preserve"> </w:t>
              </w:r>
            </w:ins>
            <w:r w:rsidRPr="00E60ED9">
              <w:rPr>
                <w:sz w:val="19"/>
              </w:rPr>
              <w:t>delivered</w:t>
            </w:r>
            <w:r w:rsidRPr="00E60ED9">
              <w:rPr>
                <w:spacing w:val="20"/>
                <w:sz w:val="19"/>
              </w:rPr>
              <w:t xml:space="preserve"> </w:t>
            </w:r>
            <w:r w:rsidRPr="00E60ED9">
              <w:rPr>
                <w:sz w:val="19"/>
              </w:rPr>
              <w:t>ex-ship costs of the Middle East</w:t>
            </w:r>
          </w:p>
        </w:tc>
        <w:tc>
          <w:tcPr>
            <w:tcW w:w="1768" w:type="dxa"/>
          </w:tcPr>
          <w:p w14:paraId="138F5943" w14:textId="77777777" w:rsidR="007F257B" w:rsidRPr="00E60ED9" w:rsidRDefault="00FF3C28">
            <w:pPr>
              <w:pStyle w:val="TableParagraph"/>
              <w:spacing w:before="0" w:line="274" w:lineRule="exact"/>
              <w:ind w:right="113"/>
              <w:rPr>
                <w:rFonts w:ascii="Bookman Old Style" w:hAnsi="Bookman Old Style"/>
                <w:i/>
                <w:sz w:val="19"/>
              </w:rPr>
            </w:pPr>
            <w:r w:rsidRPr="00E60ED9">
              <w:rPr>
                <w:w w:val="85"/>
                <w:sz w:val="19"/>
              </w:rPr>
              <w:t>1</w:t>
            </w:r>
            <w:r w:rsidRPr="00E60ED9">
              <w:rPr>
                <w:rFonts w:ascii="Bookman Old Style" w:hAnsi="Bookman Old Style"/>
                <w:i/>
                <w:w w:val="85"/>
                <w:sz w:val="19"/>
              </w:rPr>
              <w:t>.</w:t>
            </w:r>
            <w:r w:rsidRPr="00E60ED9">
              <w:rPr>
                <w:w w:val="85"/>
                <w:sz w:val="19"/>
              </w:rPr>
              <w:t>25</w:t>
            </w:r>
            <w:r w:rsidRPr="00E60ED9">
              <w:rPr>
                <w:sz w:val="19"/>
              </w:rPr>
              <w:t xml:space="preserve"> </w:t>
            </w:r>
            <w:r w:rsidRPr="00E60ED9">
              <w:rPr>
                <w:rFonts w:ascii="Lucida Sans Unicode" w:hAnsi="Lucida Sans Unicode"/>
                <w:w w:val="85"/>
                <w:sz w:val="19"/>
              </w:rPr>
              <w:t>∗</w:t>
            </w:r>
            <w:r w:rsidRPr="00E60ED9">
              <w:rPr>
                <w:rFonts w:ascii="Lucida Sans Unicode" w:hAnsi="Lucida Sans Unicode"/>
                <w:spacing w:val="-2"/>
                <w:w w:val="85"/>
                <w:sz w:val="19"/>
              </w:rPr>
              <w:t xml:space="preserve"> </w:t>
            </w:r>
            <w:proofErr w:type="spellStart"/>
            <w:r w:rsidRPr="00E60ED9">
              <w:rPr>
                <w:rFonts w:ascii="Bookman Old Style" w:hAnsi="Bookman Old Style"/>
                <w:i/>
                <w:spacing w:val="-2"/>
                <w:w w:val="85"/>
                <w:sz w:val="19"/>
              </w:rPr>
              <w:t>DES</w:t>
            </w:r>
            <w:r w:rsidRPr="00E60ED9">
              <w:rPr>
                <w:rFonts w:ascii="Bookman Old Style" w:hAnsi="Bookman Old Style"/>
                <w:i/>
                <w:spacing w:val="-2"/>
                <w:w w:val="85"/>
                <w:sz w:val="19"/>
                <w:vertAlign w:val="subscript"/>
              </w:rPr>
              <w:t>e,i</w:t>
            </w:r>
            <w:proofErr w:type="spellEnd"/>
          </w:p>
        </w:tc>
        <w:tc>
          <w:tcPr>
            <w:tcW w:w="493" w:type="dxa"/>
          </w:tcPr>
          <w:p w14:paraId="7D602433" w14:textId="77777777" w:rsidR="007F257B" w:rsidRPr="00E60ED9" w:rsidRDefault="009D3118">
            <w:pPr>
              <w:pStyle w:val="TableParagraph"/>
              <w:spacing w:before="7"/>
              <w:ind w:right="104"/>
              <w:rPr>
                <w:sz w:val="19"/>
              </w:rPr>
            </w:pPr>
            <w:hyperlink w:anchor="_bookmark8" w:history="1">
              <w:r w:rsidR="00FF3C28" w:rsidRPr="00E60ED9">
                <w:rPr>
                  <w:spacing w:val="-10"/>
                  <w:sz w:val="19"/>
                </w:rPr>
                <w:t>1</w:t>
              </w:r>
            </w:hyperlink>
          </w:p>
        </w:tc>
        <w:tc>
          <w:tcPr>
            <w:tcW w:w="2299" w:type="dxa"/>
          </w:tcPr>
          <w:p w14:paraId="6C59A698" w14:textId="77777777" w:rsidR="007F257B" w:rsidRPr="00E60ED9" w:rsidRDefault="00FF3C28">
            <w:pPr>
              <w:pStyle w:val="TableParagraph"/>
              <w:spacing w:before="7"/>
              <w:ind w:right="103"/>
              <w:rPr>
                <w:sz w:val="19"/>
              </w:rPr>
            </w:pPr>
            <w:r w:rsidRPr="00E60ED9">
              <w:rPr>
                <w:sz w:val="19"/>
              </w:rPr>
              <w:t>Qatar,</w:t>
            </w:r>
            <w:r w:rsidRPr="00E60ED9">
              <w:rPr>
                <w:spacing w:val="17"/>
                <w:sz w:val="19"/>
              </w:rPr>
              <w:t xml:space="preserve"> </w:t>
            </w:r>
            <w:r w:rsidRPr="00E60ED9">
              <w:rPr>
                <w:sz w:val="19"/>
              </w:rPr>
              <w:t>Oman,</w:t>
            </w:r>
            <w:r w:rsidRPr="00E60ED9">
              <w:rPr>
                <w:spacing w:val="17"/>
                <w:sz w:val="19"/>
              </w:rPr>
              <w:t xml:space="preserve"> </w:t>
            </w:r>
            <w:r w:rsidRPr="00E60ED9">
              <w:rPr>
                <w:sz w:val="19"/>
              </w:rPr>
              <w:t>Other</w:t>
            </w:r>
            <w:r w:rsidRPr="00E60ED9">
              <w:rPr>
                <w:spacing w:val="18"/>
                <w:sz w:val="19"/>
              </w:rPr>
              <w:t xml:space="preserve"> </w:t>
            </w:r>
            <w:r w:rsidRPr="00E60ED9">
              <w:rPr>
                <w:spacing w:val="-5"/>
                <w:sz w:val="19"/>
              </w:rPr>
              <w:t>ME</w:t>
            </w:r>
          </w:p>
        </w:tc>
      </w:tr>
      <w:tr w:rsidR="007F257B" w:rsidRPr="00E60ED9" w14:paraId="0C77956B" w14:textId="77777777">
        <w:trPr>
          <w:trHeight w:val="498"/>
        </w:trPr>
        <w:tc>
          <w:tcPr>
            <w:tcW w:w="2547" w:type="dxa"/>
          </w:tcPr>
          <w:p w14:paraId="61A06D1A" w14:textId="77777777" w:rsidR="007F257B" w:rsidRPr="00E60ED9" w:rsidRDefault="00FF3C28">
            <w:pPr>
              <w:pStyle w:val="TableParagraph"/>
              <w:spacing w:before="0" w:line="287" w:lineRule="exact"/>
              <w:ind w:left="104"/>
              <w:jc w:val="left"/>
              <w:rPr>
                <w:rFonts w:ascii="Euclid"/>
                <w:i/>
                <w:sz w:val="19"/>
              </w:rPr>
            </w:pPr>
            <w:r w:rsidRPr="00E60ED9">
              <w:rPr>
                <w:sz w:val="19"/>
              </w:rPr>
              <w:t>(3)</w:t>
            </w:r>
            <w:r w:rsidRPr="00E60ED9">
              <w:rPr>
                <w:spacing w:val="16"/>
                <w:sz w:val="19"/>
              </w:rPr>
              <w:t xml:space="preserve"> </w:t>
            </w:r>
            <w:r w:rsidRPr="00E60ED9">
              <w:rPr>
                <w:rFonts w:ascii="Euclid"/>
                <w:i/>
                <w:sz w:val="19"/>
              </w:rPr>
              <w:t>No</w:t>
            </w:r>
            <w:r w:rsidRPr="00E60ED9">
              <w:rPr>
                <w:rFonts w:ascii="Euclid"/>
                <w:i/>
                <w:spacing w:val="6"/>
                <w:sz w:val="19"/>
              </w:rPr>
              <w:t xml:space="preserve"> </w:t>
            </w:r>
            <w:r w:rsidRPr="00E60ED9">
              <w:rPr>
                <w:rFonts w:ascii="Euclid"/>
                <w:i/>
                <w:sz w:val="19"/>
              </w:rPr>
              <w:t>export</w:t>
            </w:r>
            <w:r w:rsidRPr="00E60ED9">
              <w:rPr>
                <w:rFonts w:ascii="Euclid"/>
                <w:i/>
                <w:spacing w:val="5"/>
                <w:sz w:val="19"/>
              </w:rPr>
              <w:t xml:space="preserve"> </w:t>
            </w:r>
            <w:r w:rsidRPr="00E60ED9">
              <w:rPr>
                <w:rFonts w:ascii="Euclid"/>
                <w:i/>
                <w:sz w:val="19"/>
              </w:rPr>
              <w:t>from</w:t>
            </w:r>
            <w:r w:rsidRPr="00E60ED9">
              <w:rPr>
                <w:rFonts w:ascii="Euclid"/>
                <w:i/>
                <w:spacing w:val="6"/>
                <w:sz w:val="19"/>
              </w:rPr>
              <w:t xml:space="preserve"> </w:t>
            </w:r>
            <w:r w:rsidRPr="00E60ED9">
              <w:rPr>
                <w:rFonts w:ascii="Euclid"/>
                <w:i/>
                <w:spacing w:val="-2"/>
                <w:sz w:val="19"/>
              </w:rPr>
              <w:t>Africa</w:t>
            </w:r>
          </w:p>
        </w:tc>
        <w:tc>
          <w:tcPr>
            <w:tcW w:w="2703" w:type="dxa"/>
          </w:tcPr>
          <w:p w14:paraId="628667F1" w14:textId="77777777" w:rsidR="007F257B" w:rsidRPr="00E60ED9" w:rsidRDefault="003A07DE" w:rsidP="003A07DE">
            <w:pPr>
              <w:pStyle w:val="TableParagraph"/>
              <w:spacing w:before="6" w:line="230" w:lineRule="atLeast"/>
              <w:ind w:left="114"/>
              <w:jc w:val="left"/>
              <w:rPr>
                <w:sz w:val="19"/>
              </w:rPr>
            </w:pPr>
            <w:ins w:id="516" w:author="Author" w:date="2024-02-01T10:43:00Z">
              <w:r>
                <w:rPr>
                  <w:spacing w:val="-2"/>
                  <w:sz w:val="19"/>
                </w:rPr>
                <w:t xml:space="preserve">Nonparticipation of </w:t>
              </w:r>
            </w:ins>
            <w:r w:rsidR="00FF3C28" w:rsidRPr="00E60ED9">
              <w:rPr>
                <w:spacing w:val="-2"/>
                <w:sz w:val="19"/>
              </w:rPr>
              <w:t>African</w:t>
            </w:r>
            <w:r w:rsidR="00FF3C28" w:rsidRPr="00E60ED9">
              <w:rPr>
                <w:spacing w:val="-9"/>
                <w:sz w:val="19"/>
              </w:rPr>
              <w:t xml:space="preserve"> </w:t>
            </w:r>
            <w:r w:rsidR="00FF3C28" w:rsidRPr="00E60ED9">
              <w:rPr>
                <w:spacing w:val="-2"/>
                <w:sz w:val="19"/>
              </w:rPr>
              <w:t>LNG</w:t>
            </w:r>
            <w:r w:rsidR="00FF3C28" w:rsidRPr="00E60ED9">
              <w:rPr>
                <w:spacing w:val="-9"/>
                <w:sz w:val="19"/>
              </w:rPr>
              <w:t xml:space="preserve"> </w:t>
            </w:r>
            <w:r w:rsidR="00FF3C28" w:rsidRPr="00E60ED9">
              <w:rPr>
                <w:spacing w:val="-2"/>
                <w:sz w:val="19"/>
              </w:rPr>
              <w:t>exporters</w:t>
            </w:r>
            <w:r w:rsidR="00FF3C28" w:rsidRPr="00E60ED9">
              <w:rPr>
                <w:spacing w:val="-9"/>
                <w:sz w:val="19"/>
              </w:rPr>
              <w:t xml:space="preserve"> </w:t>
            </w:r>
            <w:del w:id="517" w:author="Author" w:date="2024-02-01T10:43:00Z">
              <w:r w:rsidR="00581875">
                <w:rPr>
                  <w:spacing w:val="-2"/>
                  <w:sz w:val="19"/>
                </w:rPr>
                <w:delText>do</w:delText>
              </w:r>
              <w:r w:rsidR="00581875">
                <w:rPr>
                  <w:spacing w:val="-9"/>
                  <w:sz w:val="19"/>
                </w:rPr>
                <w:delText xml:space="preserve"> </w:delText>
              </w:r>
              <w:r w:rsidR="00581875">
                <w:rPr>
                  <w:spacing w:val="-2"/>
                  <w:sz w:val="19"/>
                </w:rPr>
                <w:delText xml:space="preserve">not </w:delText>
              </w:r>
              <w:r w:rsidR="00581875">
                <w:rPr>
                  <w:sz w:val="19"/>
                </w:rPr>
                <w:delText>participate</w:delText>
              </w:r>
              <w:r w:rsidR="00581875">
                <w:rPr>
                  <w:spacing w:val="2"/>
                  <w:sz w:val="19"/>
                </w:rPr>
                <w:delText xml:space="preserve"> </w:delText>
              </w:r>
            </w:del>
            <w:r w:rsidR="00FF3C28" w:rsidRPr="00E60ED9">
              <w:rPr>
                <w:sz w:val="19"/>
              </w:rPr>
              <w:t>in</w:t>
            </w:r>
            <w:r w:rsidR="00FF3C28" w:rsidRPr="00E60ED9">
              <w:rPr>
                <w:spacing w:val="2"/>
                <w:sz w:val="19"/>
              </w:rPr>
              <w:t xml:space="preserve"> </w:t>
            </w:r>
            <w:r w:rsidR="00FF3C28" w:rsidRPr="00E60ED9">
              <w:rPr>
                <w:sz w:val="19"/>
              </w:rPr>
              <w:t>the</w:t>
            </w:r>
            <w:r w:rsidR="00FF3C28" w:rsidRPr="00E60ED9">
              <w:rPr>
                <w:spacing w:val="2"/>
                <w:sz w:val="19"/>
              </w:rPr>
              <w:t xml:space="preserve"> </w:t>
            </w:r>
            <w:r w:rsidR="00FF3C28" w:rsidRPr="00E60ED9">
              <w:rPr>
                <w:sz w:val="19"/>
              </w:rPr>
              <w:t>global</w:t>
            </w:r>
            <w:r w:rsidR="00FF3C28" w:rsidRPr="00E60ED9">
              <w:rPr>
                <w:spacing w:val="2"/>
                <w:sz w:val="19"/>
              </w:rPr>
              <w:t xml:space="preserve"> </w:t>
            </w:r>
            <w:r w:rsidR="00FF3C28" w:rsidRPr="00E60ED9">
              <w:rPr>
                <w:spacing w:val="-5"/>
                <w:sz w:val="19"/>
              </w:rPr>
              <w:t>LNG</w:t>
            </w:r>
          </w:p>
        </w:tc>
        <w:tc>
          <w:tcPr>
            <w:tcW w:w="1768" w:type="dxa"/>
          </w:tcPr>
          <w:p w14:paraId="594E7F29" w14:textId="77777777" w:rsidR="007F257B" w:rsidRPr="00E60ED9" w:rsidRDefault="00FF3C28">
            <w:pPr>
              <w:pStyle w:val="TableParagraph"/>
              <w:spacing w:before="7"/>
              <w:ind w:right="104"/>
              <w:rPr>
                <w:sz w:val="19"/>
              </w:rPr>
            </w:pPr>
            <w:proofErr w:type="spellStart"/>
            <w:r w:rsidRPr="00E60ED9">
              <w:rPr>
                <w:rFonts w:ascii="Bookman Old Style"/>
                <w:i/>
                <w:w w:val="110"/>
                <w:sz w:val="19"/>
              </w:rPr>
              <w:t>q</w:t>
            </w:r>
            <w:r w:rsidRPr="00E60ED9">
              <w:rPr>
                <w:rFonts w:ascii="Bookman Old Style"/>
                <w:i/>
                <w:w w:val="110"/>
                <w:sz w:val="19"/>
                <w:vertAlign w:val="subscript"/>
              </w:rPr>
              <w:t>e,i</w:t>
            </w:r>
            <w:proofErr w:type="spellEnd"/>
            <w:r w:rsidRPr="00E60ED9">
              <w:rPr>
                <w:rFonts w:ascii="Bookman Old Style"/>
                <w:i/>
                <w:spacing w:val="-2"/>
                <w:w w:val="110"/>
                <w:sz w:val="19"/>
              </w:rPr>
              <w:t xml:space="preserve"> </w:t>
            </w:r>
            <w:r w:rsidRPr="00E60ED9">
              <w:rPr>
                <w:w w:val="110"/>
                <w:sz w:val="19"/>
              </w:rPr>
              <w:t xml:space="preserve">= </w:t>
            </w:r>
            <w:r w:rsidRPr="00E60ED9">
              <w:rPr>
                <w:spacing w:val="-10"/>
                <w:w w:val="110"/>
                <w:sz w:val="19"/>
              </w:rPr>
              <w:t>0</w:t>
            </w:r>
          </w:p>
        </w:tc>
        <w:tc>
          <w:tcPr>
            <w:tcW w:w="493" w:type="dxa"/>
          </w:tcPr>
          <w:p w14:paraId="33713657" w14:textId="77777777" w:rsidR="007F257B" w:rsidRPr="00E60ED9" w:rsidRDefault="009D3118">
            <w:pPr>
              <w:pStyle w:val="TableParagraph"/>
              <w:spacing w:before="7"/>
              <w:ind w:right="104"/>
              <w:rPr>
                <w:sz w:val="19"/>
              </w:rPr>
            </w:pPr>
            <w:hyperlink w:anchor="_bookmark9" w:history="1">
              <w:r w:rsidR="00FF3C28" w:rsidRPr="00E60ED9">
                <w:rPr>
                  <w:spacing w:val="-10"/>
                  <w:sz w:val="19"/>
                </w:rPr>
                <w:t>2</w:t>
              </w:r>
            </w:hyperlink>
          </w:p>
        </w:tc>
        <w:tc>
          <w:tcPr>
            <w:tcW w:w="2299" w:type="dxa"/>
          </w:tcPr>
          <w:p w14:paraId="193E7768" w14:textId="77777777" w:rsidR="007F257B" w:rsidRPr="00E60ED9" w:rsidRDefault="00FF3C28">
            <w:pPr>
              <w:pStyle w:val="TableParagraph"/>
              <w:spacing w:before="7"/>
              <w:ind w:right="103"/>
              <w:rPr>
                <w:sz w:val="19"/>
              </w:rPr>
            </w:pPr>
            <w:r w:rsidRPr="00E60ED9">
              <w:rPr>
                <w:sz w:val="19"/>
              </w:rPr>
              <w:t>Nigeria,</w:t>
            </w:r>
            <w:r w:rsidRPr="00E60ED9">
              <w:rPr>
                <w:spacing w:val="-2"/>
                <w:sz w:val="19"/>
              </w:rPr>
              <w:t xml:space="preserve"> </w:t>
            </w:r>
            <w:r w:rsidRPr="00E60ED9">
              <w:rPr>
                <w:sz w:val="19"/>
              </w:rPr>
              <w:t>Other</w:t>
            </w:r>
            <w:r w:rsidRPr="00E60ED9">
              <w:rPr>
                <w:spacing w:val="-1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Africa</w:t>
            </w:r>
          </w:p>
        </w:tc>
      </w:tr>
      <w:tr w:rsidR="007F257B" w:rsidRPr="00E60ED9" w14:paraId="5514EB74" w14:textId="77777777">
        <w:trPr>
          <w:trHeight w:val="261"/>
        </w:trPr>
        <w:tc>
          <w:tcPr>
            <w:tcW w:w="2547" w:type="dxa"/>
          </w:tcPr>
          <w:p w14:paraId="62ABEC08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703" w:type="dxa"/>
          </w:tcPr>
          <w:p w14:paraId="788AD7A7" w14:textId="77777777" w:rsidR="007F257B" w:rsidRPr="00E60ED9" w:rsidRDefault="00FF3C28">
            <w:pPr>
              <w:pStyle w:val="TableParagraph"/>
              <w:spacing w:before="0" w:line="220" w:lineRule="exact"/>
              <w:ind w:left="114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trade</w:t>
            </w:r>
          </w:p>
        </w:tc>
        <w:tc>
          <w:tcPr>
            <w:tcW w:w="1768" w:type="dxa"/>
          </w:tcPr>
          <w:p w14:paraId="01801F54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3" w:type="dxa"/>
          </w:tcPr>
          <w:p w14:paraId="2B3E7E28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9" w:type="dxa"/>
          </w:tcPr>
          <w:p w14:paraId="177A978E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7F257B" w:rsidRPr="00E60ED9" w14:paraId="1F6CD04C" w14:textId="77777777">
        <w:trPr>
          <w:trHeight w:val="522"/>
        </w:trPr>
        <w:tc>
          <w:tcPr>
            <w:tcW w:w="2547" w:type="dxa"/>
          </w:tcPr>
          <w:p w14:paraId="1E99A090" w14:textId="77777777" w:rsidR="007F257B" w:rsidRPr="00E60ED9" w:rsidRDefault="00FF3C28" w:rsidP="00A6043F">
            <w:pPr>
              <w:pStyle w:val="TableParagraph"/>
              <w:spacing w:before="0" w:line="287" w:lineRule="exact"/>
              <w:ind w:left="104"/>
              <w:jc w:val="left"/>
              <w:rPr>
                <w:rFonts w:ascii="Euclid"/>
                <w:i/>
                <w:sz w:val="19"/>
              </w:rPr>
            </w:pPr>
            <w:r w:rsidRPr="00E60ED9">
              <w:rPr>
                <w:sz w:val="19"/>
              </w:rPr>
              <w:t>(4)</w:t>
            </w:r>
            <w:r w:rsidRPr="00E60ED9">
              <w:rPr>
                <w:spacing w:val="19"/>
                <w:sz w:val="19"/>
              </w:rPr>
              <w:t xml:space="preserve"> </w:t>
            </w:r>
            <w:r w:rsidRPr="00E60ED9">
              <w:rPr>
                <w:rFonts w:ascii="Euclid"/>
                <w:i/>
                <w:sz w:val="19"/>
              </w:rPr>
              <w:t>Panama</w:t>
            </w:r>
            <w:r w:rsidRPr="00E60ED9">
              <w:rPr>
                <w:rFonts w:ascii="Euclid"/>
                <w:i/>
                <w:spacing w:val="10"/>
                <w:sz w:val="19"/>
              </w:rPr>
              <w:t xml:space="preserve"> </w:t>
            </w:r>
            <w:del w:id="518" w:author="Author" w:date="2024-02-01T10:43:00Z">
              <w:r w:rsidR="00581875">
                <w:rPr>
                  <w:rFonts w:ascii="Euclid"/>
                  <w:i/>
                  <w:sz w:val="19"/>
                </w:rPr>
                <w:delText>canal</w:delText>
              </w:r>
            </w:del>
            <w:ins w:id="519" w:author="Author" w:date="2024-02-01T10:43:00Z">
              <w:r w:rsidR="00A6043F">
                <w:rPr>
                  <w:rFonts w:ascii="Euclid"/>
                  <w:i/>
                  <w:sz w:val="19"/>
                </w:rPr>
                <w:t>C</w:t>
              </w:r>
              <w:r w:rsidR="00A6043F" w:rsidRPr="00E60ED9">
                <w:rPr>
                  <w:rFonts w:ascii="Euclid"/>
                  <w:i/>
                  <w:sz w:val="19"/>
                </w:rPr>
                <w:t>anal</w:t>
              </w:r>
            </w:ins>
            <w:r w:rsidR="00A6043F" w:rsidRPr="00E60ED9">
              <w:rPr>
                <w:rFonts w:ascii="Euclid"/>
                <w:i/>
                <w:spacing w:val="9"/>
                <w:sz w:val="19"/>
              </w:rPr>
              <w:t xml:space="preserve"> </w:t>
            </w:r>
            <w:r w:rsidRPr="00E60ED9">
              <w:rPr>
                <w:rFonts w:ascii="Euclid"/>
                <w:i/>
                <w:spacing w:val="-2"/>
                <w:sz w:val="19"/>
              </w:rPr>
              <w:t>restricted</w:t>
            </w:r>
          </w:p>
        </w:tc>
        <w:tc>
          <w:tcPr>
            <w:tcW w:w="2703" w:type="dxa"/>
          </w:tcPr>
          <w:p w14:paraId="06B18730" w14:textId="77777777" w:rsidR="007F257B" w:rsidRPr="00E60ED9" w:rsidRDefault="00FF3C28">
            <w:pPr>
              <w:pStyle w:val="TableParagraph"/>
              <w:spacing w:before="7"/>
              <w:ind w:left="114" w:right="99"/>
              <w:jc w:val="left"/>
              <w:rPr>
                <w:sz w:val="19"/>
              </w:rPr>
            </w:pPr>
            <w:r w:rsidRPr="00E60ED9">
              <w:rPr>
                <w:sz w:val="19"/>
              </w:rPr>
              <w:t>Increase</w:t>
            </w:r>
            <w:r w:rsidRPr="00E60ED9">
              <w:rPr>
                <w:spacing w:val="19"/>
                <w:sz w:val="19"/>
              </w:rPr>
              <w:t xml:space="preserve"> </w:t>
            </w:r>
            <w:r w:rsidRPr="00E60ED9">
              <w:rPr>
                <w:sz w:val="19"/>
              </w:rPr>
              <w:t>in</w:t>
            </w:r>
            <w:r w:rsidRPr="00E60ED9">
              <w:rPr>
                <w:spacing w:val="20"/>
                <w:sz w:val="19"/>
              </w:rPr>
              <w:t xml:space="preserve"> </w:t>
            </w:r>
            <w:ins w:id="520" w:author="Author" w:date="2024-02-01T10:43:00Z">
              <w:r w:rsidR="003A07DE">
                <w:rPr>
                  <w:spacing w:val="20"/>
                  <w:sz w:val="19"/>
                </w:rPr>
                <w:t xml:space="preserve">the </w:t>
              </w:r>
            </w:ins>
            <w:r w:rsidRPr="00E60ED9">
              <w:rPr>
                <w:sz w:val="19"/>
              </w:rPr>
              <w:t>delivered</w:t>
            </w:r>
            <w:r w:rsidRPr="00E60ED9">
              <w:rPr>
                <w:spacing w:val="20"/>
                <w:sz w:val="19"/>
              </w:rPr>
              <w:t xml:space="preserve"> </w:t>
            </w:r>
            <w:r w:rsidRPr="00E60ED9">
              <w:rPr>
                <w:sz w:val="19"/>
              </w:rPr>
              <w:t>ex-ship costs of all LNG flows</w:t>
            </w:r>
          </w:p>
        </w:tc>
        <w:tc>
          <w:tcPr>
            <w:tcW w:w="1768" w:type="dxa"/>
          </w:tcPr>
          <w:p w14:paraId="639BEBDE" w14:textId="77777777" w:rsidR="007F257B" w:rsidRPr="00E60ED9" w:rsidRDefault="00FF3C28">
            <w:pPr>
              <w:pStyle w:val="TableParagraph"/>
              <w:spacing w:before="0" w:line="274" w:lineRule="exact"/>
              <w:ind w:right="113"/>
              <w:rPr>
                <w:rFonts w:ascii="Bookman Old Style" w:hAnsi="Bookman Old Style"/>
                <w:i/>
                <w:sz w:val="19"/>
              </w:rPr>
            </w:pPr>
            <w:r w:rsidRPr="00E60ED9">
              <w:rPr>
                <w:w w:val="90"/>
                <w:sz w:val="19"/>
              </w:rPr>
              <w:t>1</w:t>
            </w:r>
            <w:r w:rsidRPr="00E60ED9">
              <w:rPr>
                <w:rFonts w:ascii="Bookman Old Style" w:hAnsi="Bookman Old Style"/>
                <w:i/>
                <w:w w:val="90"/>
                <w:sz w:val="19"/>
              </w:rPr>
              <w:t>.</w:t>
            </w:r>
            <w:r w:rsidRPr="00E60ED9">
              <w:rPr>
                <w:w w:val="90"/>
                <w:sz w:val="19"/>
              </w:rPr>
              <w:t>33</w:t>
            </w:r>
            <w:r w:rsidRPr="00E60ED9">
              <w:rPr>
                <w:rFonts w:ascii="Bookman Old Style" w:hAnsi="Bookman Old Style"/>
                <w:i/>
                <w:w w:val="90"/>
                <w:sz w:val="19"/>
              </w:rPr>
              <w:t>/</w:t>
            </w:r>
            <w:r w:rsidRPr="00E60ED9">
              <w:rPr>
                <w:w w:val="90"/>
                <w:sz w:val="19"/>
              </w:rPr>
              <w:t>1</w:t>
            </w:r>
            <w:r w:rsidRPr="00E60ED9">
              <w:rPr>
                <w:rFonts w:ascii="Bookman Old Style" w:hAnsi="Bookman Old Style"/>
                <w:i/>
                <w:w w:val="90"/>
                <w:sz w:val="19"/>
              </w:rPr>
              <w:t>.</w:t>
            </w:r>
            <w:r w:rsidRPr="00E60ED9">
              <w:rPr>
                <w:w w:val="90"/>
                <w:sz w:val="19"/>
              </w:rPr>
              <w:t>15</w:t>
            </w:r>
            <w:r w:rsidRPr="00E60ED9">
              <w:rPr>
                <w:spacing w:val="-1"/>
                <w:sz w:val="19"/>
              </w:rPr>
              <w:t xml:space="preserve"> </w:t>
            </w:r>
            <w:r w:rsidRPr="00E60ED9">
              <w:rPr>
                <w:rFonts w:ascii="Lucida Sans Unicode" w:hAnsi="Lucida Sans Unicode"/>
                <w:w w:val="90"/>
                <w:sz w:val="19"/>
              </w:rPr>
              <w:t>∗</w:t>
            </w:r>
            <w:r w:rsidRPr="00E60ED9">
              <w:rPr>
                <w:rFonts w:ascii="Lucida Sans Unicode" w:hAnsi="Lucida Sans Unicode"/>
                <w:spacing w:val="-7"/>
                <w:w w:val="90"/>
                <w:sz w:val="19"/>
              </w:rPr>
              <w:t xml:space="preserve"> </w:t>
            </w:r>
            <w:proofErr w:type="spellStart"/>
            <w:r w:rsidRPr="00E60ED9">
              <w:rPr>
                <w:rFonts w:ascii="Bookman Old Style" w:hAnsi="Bookman Old Style"/>
                <w:i/>
                <w:spacing w:val="-2"/>
                <w:w w:val="90"/>
                <w:sz w:val="19"/>
              </w:rPr>
              <w:t>DES</w:t>
            </w:r>
            <w:r w:rsidRPr="00E60ED9">
              <w:rPr>
                <w:rFonts w:ascii="Bookman Old Style" w:hAnsi="Bookman Old Style"/>
                <w:i/>
                <w:spacing w:val="-2"/>
                <w:w w:val="90"/>
                <w:sz w:val="19"/>
                <w:vertAlign w:val="subscript"/>
              </w:rPr>
              <w:t>e,i</w:t>
            </w:r>
            <w:proofErr w:type="spellEnd"/>
          </w:p>
        </w:tc>
        <w:tc>
          <w:tcPr>
            <w:tcW w:w="493" w:type="dxa"/>
          </w:tcPr>
          <w:p w14:paraId="6FB47CA9" w14:textId="77777777" w:rsidR="007F257B" w:rsidRPr="00E60ED9" w:rsidRDefault="009D3118">
            <w:pPr>
              <w:pStyle w:val="TableParagraph"/>
              <w:spacing w:before="7"/>
              <w:ind w:right="104"/>
              <w:rPr>
                <w:sz w:val="19"/>
              </w:rPr>
            </w:pPr>
            <w:hyperlink w:anchor="_bookmark8" w:history="1">
              <w:r w:rsidR="00FF3C28" w:rsidRPr="00E60ED9">
                <w:rPr>
                  <w:spacing w:val="-10"/>
                  <w:sz w:val="19"/>
                </w:rPr>
                <w:t>1</w:t>
              </w:r>
            </w:hyperlink>
          </w:p>
        </w:tc>
        <w:tc>
          <w:tcPr>
            <w:tcW w:w="2299" w:type="dxa"/>
          </w:tcPr>
          <w:p w14:paraId="7A1F5780" w14:textId="77777777" w:rsidR="007F257B" w:rsidRPr="00E60ED9" w:rsidRDefault="00FF3C28">
            <w:pPr>
              <w:pStyle w:val="TableParagraph"/>
              <w:spacing w:before="7"/>
              <w:ind w:right="104"/>
              <w:rPr>
                <w:sz w:val="19"/>
              </w:rPr>
            </w:pPr>
            <w:r w:rsidRPr="00E60ED9">
              <w:rPr>
                <w:sz w:val="19"/>
              </w:rPr>
              <w:t>USA</w:t>
            </w:r>
            <w:r w:rsidRPr="00E60ED9">
              <w:rPr>
                <w:spacing w:val="15"/>
                <w:sz w:val="19"/>
              </w:rPr>
              <w:t xml:space="preserve"> </w:t>
            </w:r>
            <w:r w:rsidRPr="00E60ED9">
              <w:rPr>
                <w:sz w:val="19"/>
              </w:rPr>
              <w:t>to</w:t>
            </w:r>
            <w:r w:rsidRPr="00E60ED9">
              <w:rPr>
                <w:spacing w:val="16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Japan</w:t>
            </w:r>
          </w:p>
        </w:tc>
      </w:tr>
      <w:tr w:rsidR="007F257B" w:rsidRPr="00E60ED9" w14:paraId="73614B52" w14:textId="77777777">
        <w:trPr>
          <w:trHeight w:val="475"/>
        </w:trPr>
        <w:tc>
          <w:tcPr>
            <w:tcW w:w="2547" w:type="dxa"/>
          </w:tcPr>
          <w:p w14:paraId="2C7FC4C2" w14:textId="77777777" w:rsidR="007F257B" w:rsidRPr="00E60ED9" w:rsidRDefault="00FF3C28">
            <w:pPr>
              <w:pStyle w:val="TableParagraph"/>
              <w:spacing w:before="0" w:line="287" w:lineRule="exact"/>
              <w:ind w:left="104"/>
              <w:jc w:val="left"/>
              <w:rPr>
                <w:rFonts w:ascii="Euclid"/>
                <w:i/>
                <w:sz w:val="19"/>
              </w:rPr>
            </w:pPr>
            <w:r w:rsidRPr="00E60ED9">
              <w:rPr>
                <w:sz w:val="19"/>
              </w:rPr>
              <w:t>(5)</w:t>
            </w:r>
            <w:r w:rsidRPr="00E60ED9">
              <w:rPr>
                <w:spacing w:val="19"/>
                <w:sz w:val="19"/>
              </w:rPr>
              <w:t xml:space="preserve"> </w:t>
            </w:r>
            <w:r w:rsidRPr="00E60ED9">
              <w:rPr>
                <w:rFonts w:ascii="Euclid"/>
                <w:i/>
                <w:sz w:val="19"/>
              </w:rPr>
              <w:t>Russia</w:t>
            </w:r>
            <w:r w:rsidRPr="00E60ED9">
              <w:rPr>
                <w:rFonts w:ascii="Euclid"/>
                <w:i/>
                <w:spacing w:val="9"/>
                <w:sz w:val="19"/>
              </w:rPr>
              <w:t xml:space="preserve"> </w:t>
            </w:r>
            <w:r w:rsidRPr="00E60ED9">
              <w:rPr>
                <w:rFonts w:ascii="Euclid"/>
                <w:i/>
                <w:sz w:val="19"/>
              </w:rPr>
              <w:t>to</w:t>
            </w:r>
            <w:r w:rsidRPr="00E60ED9">
              <w:rPr>
                <w:rFonts w:ascii="Euclid"/>
                <w:i/>
                <w:spacing w:val="10"/>
                <w:sz w:val="19"/>
              </w:rPr>
              <w:t xml:space="preserve"> </w:t>
            </w:r>
            <w:r w:rsidRPr="00E60ED9">
              <w:rPr>
                <w:rFonts w:ascii="Euclid"/>
                <w:i/>
                <w:sz w:val="19"/>
              </w:rPr>
              <w:t>Asia</w:t>
            </w:r>
            <w:r w:rsidRPr="00E60ED9">
              <w:rPr>
                <w:rFonts w:ascii="Euclid"/>
                <w:i/>
                <w:spacing w:val="9"/>
                <w:sz w:val="19"/>
              </w:rPr>
              <w:t xml:space="preserve"> </w:t>
            </w:r>
            <w:r w:rsidRPr="00E60ED9">
              <w:rPr>
                <w:rFonts w:ascii="Euclid"/>
                <w:i/>
                <w:spacing w:val="-4"/>
                <w:sz w:val="19"/>
              </w:rPr>
              <w:t>only</w:t>
            </w:r>
          </w:p>
        </w:tc>
        <w:tc>
          <w:tcPr>
            <w:tcW w:w="2703" w:type="dxa"/>
          </w:tcPr>
          <w:p w14:paraId="3CAC1574" w14:textId="77777777" w:rsidR="007F257B" w:rsidRPr="00E60ED9" w:rsidRDefault="00FF3C28">
            <w:pPr>
              <w:pStyle w:val="TableParagraph"/>
              <w:spacing w:before="0" w:line="230" w:lineRule="atLeast"/>
              <w:ind w:left="114"/>
              <w:jc w:val="left"/>
              <w:rPr>
                <w:sz w:val="19"/>
              </w:rPr>
            </w:pPr>
            <w:r w:rsidRPr="00E60ED9">
              <w:rPr>
                <w:sz w:val="19"/>
              </w:rPr>
              <w:t>LNG</w:t>
            </w:r>
            <w:r w:rsidRPr="00E60ED9">
              <w:rPr>
                <w:spacing w:val="80"/>
                <w:sz w:val="19"/>
              </w:rPr>
              <w:t xml:space="preserve"> </w:t>
            </w:r>
            <w:r w:rsidRPr="00E60ED9">
              <w:rPr>
                <w:sz w:val="19"/>
              </w:rPr>
              <w:t>sent</w:t>
            </w:r>
            <w:r w:rsidRPr="00E60ED9">
              <w:rPr>
                <w:spacing w:val="80"/>
                <w:sz w:val="19"/>
              </w:rPr>
              <w:t xml:space="preserve"> </w:t>
            </w:r>
            <w:r w:rsidRPr="00E60ED9">
              <w:rPr>
                <w:sz w:val="19"/>
              </w:rPr>
              <w:t>from</w:t>
            </w:r>
            <w:r w:rsidRPr="00E60ED9">
              <w:rPr>
                <w:spacing w:val="80"/>
                <w:sz w:val="19"/>
              </w:rPr>
              <w:t xml:space="preserve"> </w:t>
            </w:r>
            <w:r w:rsidRPr="00E60ED9">
              <w:rPr>
                <w:sz w:val="19"/>
              </w:rPr>
              <w:t>Russia</w:t>
            </w:r>
            <w:r w:rsidRPr="00E60ED9">
              <w:rPr>
                <w:spacing w:val="80"/>
                <w:sz w:val="19"/>
              </w:rPr>
              <w:t xml:space="preserve"> </w:t>
            </w:r>
            <w:r w:rsidRPr="00E60ED9">
              <w:rPr>
                <w:sz w:val="19"/>
              </w:rPr>
              <w:t>to Asian regions only</w:t>
            </w:r>
          </w:p>
        </w:tc>
        <w:tc>
          <w:tcPr>
            <w:tcW w:w="1768" w:type="dxa"/>
          </w:tcPr>
          <w:p w14:paraId="30BFC7DA" w14:textId="77777777" w:rsidR="007F257B" w:rsidRPr="00E60ED9" w:rsidRDefault="00FF3C28">
            <w:pPr>
              <w:pStyle w:val="TableParagraph"/>
              <w:spacing w:before="0" w:line="274" w:lineRule="exact"/>
              <w:ind w:right="104"/>
              <w:rPr>
                <w:sz w:val="19"/>
              </w:rPr>
            </w:pPr>
            <w:proofErr w:type="spellStart"/>
            <w:r w:rsidRPr="00E60ED9">
              <w:rPr>
                <w:rFonts w:ascii="Bookman Old Style" w:hAnsi="Bookman Old Style"/>
                <w:i/>
                <w:w w:val="110"/>
                <w:sz w:val="19"/>
              </w:rPr>
              <w:t>q</w:t>
            </w:r>
            <w:r w:rsidRPr="00E60ED9">
              <w:rPr>
                <w:rFonts w:ascii="Bookman Old Style" w:hAnsi="Bookman Old Style"/>
                <w:i/>
                <w:w w:val="110"/>
                <w:sz w:val="19"/>
                <w:vertAlign w:val="subscript"/>
              </w:rPr>
              <w:t>e,i</w:t>
            </w:r>
            <w:proofErr w:type="spellEnd"/>
            <w:r w:rsidRPr="00E60ED9">
              <w:rPr>
                <w:rFonts w:ascii="Bookman Old Style" w:hAnsi="Bookman Old Style"/>
                <w:i/>
                <w:spacing w:val="-2"/>
                <w:w w:val="110"/>
                <w:sz w:val="19"/>
              </w:rPr>
              <w:t xml:space="preserve"> </w:t>
            </w:r>
            <w:r w:rsidRPr="00E60ED9">
              <w:rPr>
                <w:rFonts w:ascii="Lucida Sans Unicode" w:hAnsi="Lucida Sans Unicode"/>
                <w:w w:val="110"/>
                <w:sz w:val="19"/>
              </w:rPr>
              <w:t≯</w:t>
            </w:r>
            <w:r w:rsidRPr="00E60ED9">
              <w:rPr>
                <w:w w:val="110"/>
                <w:sz w:val="19"/>
              </w:rPr>
              <w:t xml:space="preserve">= </w:t>
            </w:r>
            <w:r w:rsidRPr="00E60ED9">
              <w:rPr>
                <w:spacing w:val="-10"/>
                <w:w w:val="110"/>
                <w:sz w:val="19"/>
              </w:rPr>
              <w:t>0</w:t>
            </w:r>
          </w:p>
        </w:tc>
        <w:tc>
          <w:tcPr>
            <w:tcW w:w="493" w:type="dxa"/>
          </w:tcPr>
          <w:p w14:paraId="4862BF53" w14:textId="77777777" w:rsidR="007F257B" w:rsidRPr="00E60ED9" w:rsidRDefault="009D3118">
            <w:pPr>
              <w:pStyle w:val="TableParagraph"/>
              <w:spacing w:before="7"/>
              <w:ind w:right="104"/>
              <w:rPr>
                <w:sz w:val="19"/>
              </w:rPr>
            </w:pPr>
            <w:hyperlink w:anchor="_bookmark9" w:history="1">
              <w:r w:rsidR="00FF3C28" w:rsidRPr="00E60ED9">
                <w:rPr>
                  <w:spacing w:val="-10"/>
                  <w:sz w:val="19"/>
                </w:rPr>
                <w:t>2</w:t>
              </w:r>
            </w:hyperlink>
          </w:p>
        </w:tc>
        <w:tc>
          <w:tcPr>
            <w:tcW w:w="2299" w:type="dxa"/>
          </w:tcPr>
          <w:p w14:paraId="0F52B7C9" w14:textId="77777777" w:rsidR="007F257B" w:rsidRPr="00E60ED9" w:rsidRDefault="00FF3C28">
            <w:pPr>
              <w:pStyle w:val="TableParagraph"/>
              <w:spacing w:before="7"/>
              <w:ind w:right="104"/>
              <w:rPr>
                <w:sz w:val="19"/>
              </w:rPr>
            </w:pPr>
            <w:r w:rsidRPr="00E60ED9">
              <w:rPr>
                <w:sz w:val="19"/>
              </w:rPr>
              <w:t>Russia</w:t>
            </w:r>
            <w:r w:rsidRPr="00E60ED9">
              <w:rPr>
                <w:spacing w:val="12"/>
                <w:sz w:val="19"/>
              </w:rPr>
              <w:t xml:space="preserve"> </w:t>
            </w:r>
            <w:r w:rsidRPr="00E60ED9">
              <w:rPr>
                <w:sz w:val="19"/>
              </w:rPr>
              <w:t>to</w:t>
            </w:r>
            <w:r w:rsidRPr="00E60ED9">
              <w:rPr>
                <w:spacing w:val="12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China</w:t>
            </w:r>
          </w:p>
        </w:tc>
      </w:tr>
    </w:tbl>
    <w:p w14:paraId="7693768E" w14:textId="77777777" w:rsidR="007F257B" w:rsidRPr="00E60ED9" w:rsidRDefault="00FF3C28">
      <w:pPr>
        <w:pStyle w:val="Textkrper"/>
        <w:spacing w:before="210" w:line="237" w:lineRule="auto"/>
        <w:ind w:left="112" w:right="486"/>
      </w:pPr>
      <w:r w:rsidRPr="00E60ED9">
        <w:rPr>
          <w:spacing w:val="-2"/>
        </w:rPr>
        <w:t>Table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2:</w:t>
      </w:r>
      <w:r w:rsidRPr="00E60ED9">
        <w:rPr>
          <w:spacing w:val="9"/>
        </w:rPr>
        <w:t xml:space="preserve"> </w:t>
      </w:r>
      <w:r w:rsidRPr="00E60ED9">
        <w:rPr>
          <w:spacing w:val="-2"/>
        </w:rPr>
        <w:t>Overview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five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cases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extending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scenarios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by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considering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effects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different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political </w:t>
      </w:r>
      <w:r w:rsidRPr="00E60ED9">
        <w:t>tensions on the modeling input parameters.</w:t>
      </w:r>
    </w:p>
    <w:p w14:paraId="123829D6" w14:textId="77777777" w:rsidR="007F257B" w:rsidRPr="00E60ED9" w:rsidRDefault="007F257B">
      <w:pPr>
        <w:spacing w:line="237" w:lineRule="auto"/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0FA9C126" w14:textId="77777777" w:rsidR="007F257B" w:rsidRPr="00E60ED9" w:rsidRDefault="00FF3C28" w:rsidP="003741D5">
      <w:pPr>
        <w:pStyle w:val="berschrift1"/>
        <w:numPr>
          <w:ilvl w:val="0"/>
          <w:numId w:val="10"/>
        </w:numPr>
        <w:tabs>
          <w:tab w:val="left" w:pos="596"/>
        </w:tabs>
        <w:spacing w:before="28"/>
        <w:ind w:hanging="484"/>
      </w:pPr>
      <w:bookmarkStart w:id="521" w:name="Results_and_discussion"/>
      <w:bookmarkStart w:id="522" w:name="_bookmark20"/>
      <w:bookmarkEnd w:id="521"/>
      <w:bookmarkEnd w:id="522"/>
      <w:r w:rsidRPr="00E60ED9">
        <w:rPr>
          <w:w w:val="105"/>
        </w:rPr>
        <w:lastRenderedPageBreak/>
        <w:t>Results</w:t>
      </w:r>
      <w:r w:rsidRPr="00E60ED9">
        <w:rPr>
          <w:spacing w:val="54"/>
          <w:w w:val="105"/>
        </w:rPr>
        <w:t xml:space="preserve"> </w:t>
      </w:r>
      <w:r w:rsidRPr="00E60ED9">
        <w:rPr>
          <w:w w:val="105"/>
        </w:rPr>
        <w:t>and</w:t>
      </w:r>
      <w:r w:rsidRPr="00E60ED9">
        <w:rPr>
          <w:spacing w:val="55"/>
          <w:w w:val="105"/>
        </w:rPr>
        <w:t xml:space="preserve"> </w:t>
      </w:r>
      <w:r w:rsidRPr="00E60ED9">
        <w:rPr>
          <w:spacing w:val="-2"/>
          <w:w w:val="105"/>
        </w:rPr>
        <w:t>discussion</w:t>
      </w:r>
    </w:p>
    <w:p w14:paraId="7E639070" w14:textId="77777777" w:rsidR="007F257B" w:rsidRPr="00E60ED9" w:rsidRDefault="00FF3C28">
      <w:pPr>
        <w:pStyle w:val="Textkrper"/>
        <w:spacing w:before="218" w:line="220" w:lineRule="auto"/>
        <w:ind w:left="112" w:right="609"/>
        <w:jc w:val="both"/>
        <w:rPr>
          <w:rFonts w:ascii="Euclid"/>
          <w:i/>
        </w:rPr>
      </w:pPr>
      <w:r w:rsidRPr="00E60ED9">
        <w:rPr>
          <w:spacing w:val="-4"/>
        </w:rPr>
        <w:t>This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section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presents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selected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modeling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results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related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to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10"/>
        </w:rPr>
        <w:t xml:space="preserve"> </w:t>
      </w:r>
      <w:commentRangeStart w:id="523"/>
      <w:r w:rsidRPr="00E60ED9">
        <w:rPr>
          <w:spacing w:val="-4"/>
        </w:rPr>
        <w:t>research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questions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of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this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paper</w:t>
      </w:r>
      <w:commentRangeEnd w:id="523"/>
      <w:r w:rsidR="00D65C68">
        <w:rPr>
          <w:rStyle w:val="Kommentarzeichen"/>
        </w:rPr>
        <w:commentReference w:id="523"/>
      </w:r>
      <w:r w:rsidRPr="00E60ED9">
        <w:rPr>
          <w:spacing w:val="-4"/>
        </w:rPr>
        <w:t>.</w:t>
      </w:r>
      <w:r w:rsidRPr="00E60ED9">
        <w:rPr>
          <w:spacing w:val="6"/>
        </w:rPr>
        <w:t xml:space="preserve"> </w:t>
      </w:r>
      <w:r w:rsidRPr="00E60ED9">
        <w:rPr>
          <w:spacing w:val="-4"/>
        </w:rPr>
        <w:t xml:space="preserve">Accordingly, </w:t>
      </w:r>
      <w:r w:rsidRPr="00E60ED9">
        <w:t>the section is divided into two main parts.</w:t>
      </w:r>
      <w:r w:rsidRPr="00E60ED9">
        <w:rPr>
          <w:spacing w:val="38"/>
        </w:rPr>
        <w:t xml:space="preserve"> </w:t>
      </w:r>
      <w:r w:rsidRPr="00E60ED9">
        <w:t xml:space="preserve">Section </w:t>
      </w:r>
      <w:hyperlink w:anchor="_bookmark21" w:history="1">
        <w:r w:rsidRPr="00E60ED9">
          <w:t>4.1</w:t>
        </w:r>
      </w:hyperlink>
      <w:r w:rsidRPr="00E60ED9">
        <w:t xml:space="preserve"> mainly addresses the first research question.</w:t>
      </w:r>
      <w:r w:rsidRPr="00E60ED9">
        <w:rPr>
          <w:spacing w:val="38"/>
        </w:rPr>
        <w:t xml:space="preserve"> </w:t>
      </w:r>
      <w:r w:rsidRPr="00E60ED9">
        <w:t>It presents</w:t>
      </w:r>
      <w:r w:rsidRPr="00E60ED9">
        <w:rPr>
          <w:spacing w:val="-1"/>
        </w:rPr>
        <w:t xml:space="preserve"> </w:t>
      </w:r>
      <w:r w:rsidRPr="00E60ED9">
        <w:t>the European</w:t>
      </w:r>
      <w:r w:rsidRPr="00E60ED9">
        <w:rPr>
          <w:spacing w:val="-1"/>
        </w:rPr>
        <w:t xml:space="preserve"> </w:t>
      </w:r>
      <w:r w:rsidRPr="00E60ED9">
        <w:t>LNG supply</w:t>
      </w:r>
      <w:r w:rsidRPr="00E60ED9">
        <w:rPr>
          <w:spacing w:val="-1"/>
        </w:rPr>
        <w:t xml:space="preserve"> </w:t>
      </w:r>
      <w:r w:rsidRPr="00E60ED9">
        <w:t>and associated supply</w:t>
      </w:r>
      <w:r w:rsidRPr="00E60ED9">
        <w:rPr>
          <w:spacing w:val="-1"/>
        </w:rPr>
        <w:t xml:space="preserve"> </w:t>
      </w:r>
      <w:r w:rsidRPr="00E60ED9">
        <w:t>costs in</w:t>
      </w:r>
      <w:r w:rsidRPr="00E60ED9">
        <w:rPr>
          <w:spacing w:val="-1"/>
        </w:rPr>
        <w:t xml:space="preserve"> </w:t>
      </w:r>
      <w:r w:rsidRPr="00E60ED9">
        <w:t>2040 for</w:t>
      </w:r>
      <w:r w:rsidRPr="00E60ED9">
        <w:rPr>
          <w:spacing w:val="-1"/>
        </w:rPr>
        <w:t xml:space="preserve"> </w:t>
      </w:r>
      <w:r w:rsidRPr="00E60ED9">
        <w:t>the two scenarios</w:t>
      </w:r>
      <w:ins w:id="524" w:author="Author" w:date="2024-02-01T10:43:00Z">
        <w:r w:rsidR="006200D4">
          <w:t>:</w:t>
        </w:r>
      </w:ins>
      <w:r w:rsidRPr="00E60ED9">
        <w:rPr>
          <w:spacing w:val="-1"/>
        </w:rPr>
        <w:t xml:space="preserve">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  <w:spacing w:val="-4"/>
        </w:rPr>
        <w:t>Zero</w:t>
      </w:r>
    </w:p>
    <w:p w14:paraId="4CA91D63" w14:textId="77777777" w:rsidR="007F257B" w:rsidRPr="00E60ED9" w:rsidRDefault="00FF3C28">
      <w:pPr>
        <w:spacing w:line="253" w:lineRule="exact"/>
        <w:ind w:left="112"/>
        <w:jc w:val="both"/>
      </w:pPr>
      <w:r w:rsidRPr="00E60ED9">
        <w:t>(Section</w:t>
      </w:r>
      <w:r w:rsidRPr="00E60ED9">
        <w:rPr>
          <w:spacing w:val="1"/>
        </w:rPr>
        <w:t xml:space="preserve"> </w:t>
      </w:r>
      <w:hyperlink w:anchor="_bookmark22" w:history="1">
        <w:r w:rsidRPr="00E60ED9">
          <w:t>4.1.1)</w:t>
        </w:r>
      </w:hyperlink>
      <w:r w:rsidRPr="00E60ED9">
        <w:rPr>
          <w:spacing w:val="2"/>
        </w:rPr>
        <w:t xml:space="preserve"> </w:t>
      </w:r>
      <w:r w:rsidRPr="00E60ED9">
        <w:t>and</w:t>
      </w:r>
      <w:r w:rsidRPr="00E60ED9">
        <w:rPr>
          <w:spacing w:val="1"/>
        </w:rPr>
        <w:t xml:space="preserve">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12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11"/>
        </w:rPr>
        <w:t xml:space="preserve"> </w:t>
      </w:r>
      <w:r w:rsidRPr="00E60ED9">
        <w:rPr>
          <w:rFonts w:ascii="Euclid"/>
          <w:i/>
        </w:rPr>
        <w:t>Demand</w:t>
      </w:r>
      <w:r w:rsidRPr="00E60ED9">
        <w:rPr>
          <w:rFonts w:ascii="Euclid"/>
          <w:i/>
          <w:spacing w:val="3"/>
        </w:rPr>
        <w:t xml:space="preserve"> </w:t>
      </w:r>
      <w:r w:rsidRPr="00E60ED9">
        <w:t>(Section</w:t>
      </w:r>
      <w:r w:rsidRPr="00E60ED9">
        <w:rPr>
          <w:spacing w:val="2"/>
        </w:rPr>
        <w:t xml:space="preserve"> </w:t>
      </w:r>
      <w:hyperlink w:anchor="_bookmark25" w:history="1">
        <w:r w:rsidRPr="00E60ED9">
          <w:t>4.1.2).</w:t>
        </w:r>
      </w:hyperlink>
      <w:r w:rsidRPr="00E60ED9">
        <w:rPr>
          <w:spacing w:val="25"/>
        </w:rPr>
        <w:t xml:space="preserve"> </w:t>
      </w:r>
      <w:r w:rsidRPr="00E60ED9">
        <w:t>Section</w:t>
      </w:r>
      <w:r w:rsidRPr="00E60ED9">
        <w:rPr>
          <w:spacing w:val="2"/>
        </w:rPr>
        <w:t xml:space="preserve"> </w:t>
      </w:r>
      <w:hyperlink w:anchor="_bookmark27" w:history="1">
        <w:r w:rsidRPr="00E60ED9">
          <w:t>4.1.3</w:t>
        </w:r>
      </w:hyperlink>
      <w:r w:rsidRPr="00E60ED9">
        <w:rPr>
          <w:spacing w:val="2"/>
        </w:rPr>
        <w:t xml:space="preserve"> </w:t>
      </w:r>
      <w:r w:rsidRPr="00E60ED9">
        <w:t>compares</w:t>
      </w:r>
      <w:r w:rsidRPr="00E60ED9">
        <w:rPr>
          <w:spacing w:val="2"/>
        </w:rPr>
        <w:t xml:space="preserve"> </w:t>
      </w:r>
      <w:r w:rsidRPr="00E60ED9">
        <w:t>the</w:t>
      </w:r>
      <w:r w:rsidRPr="00E60ED9">
        <w:rPr>
          <w:spacing w:val="1"/>
        </w:rPr>
        <w:t xml:space="preserve"> </w:t>
      </w:r>
      <w:r w:rsidRPr="00E60ED9">
        <w:t>results</w:t>
      </w:r>
      <w:r w:rsidRPr="00E60ED9">
        <w:rPr>
          <w:spacing w:val="2"/>
        </w:rPr>
        <w:t xml:space="preserve"> </w:t>
      </w:r>
      <w:r w:rsidRPr="00E60ED9">
        <w:t>of</w:t>
      </w:r>
      <w:r w:rsidRPr="00E60ED9">
        <w:rPr>
          <w:spacing w:val="2"/>
        </w:rPr>
        <w:t xml:space="preserve"> </w:t>
      </w:r>
      <w:r w:rsidRPr="00E60ED9">
        <w:rPr>
          <w:spacing w:val="-2"/>
        </w:rPr>
        <w:t>these</w:t>
      </w:r>
    </w:p>
    <w:p w14:paraId="0ED92CD2" w14:textId="77777777" w:rsidR="007F257B" w:rsidRPr="00E60ED9" w:rsidRDefault="00FF3C28">
      <w:pPr>
        <w:pStyle w:val="Textkrper"/>
        <w:spacing w:line="246" w:lineRule="exact"/>
        <w:ind w:left="112"/>
        <w:jc w:val="both"/>
      </w:pPr>
      <w:proofErr w:type="gramStart"/>
      <w:r w:rsidRPr="00E60ED9">
        <w:t>two</w:t>
      </w:r>
      <w:proofErr w:type="gramEnd"/>
      <w:r w:rsidRPr="00E60ED9">
        <w:rPr>
          <w:spacing w:val="6"/>
        </w:rPr>
        <w:t xml:space="preserve"> </w:t>
      </w:r>
      <w:r w:rsidRPr="00E60ED9">
        <w:t>scenarios.</w:t>
      </w:r>
      <w:r w:rsidRPr="00E60ED9">
        <w:rPr>
          <w:spacing w:val="42"/>
        </w:rPr>
        <w:t xml:space="preserve"> </w:t>
      </w:r>
      <w:del w:id="525" w:author="Author" w:date="2024-02-01T10:43:00Z">
        <w:r w:rsidR="00581875">
          <w:delText>Then,</w:delText>
        </w:r>
        <w:r w:rsidR="00581875">
          <w:rPr>
            <w:spacing w:val="9"/>
          </w:rPr>
          <w:delText xml:space="preserve"> </w:delText>
        </w:r>
      </w:del>
      <w:r w:rsidRPr="00E60ED9">
        <w:t>Section</w:t>
      </w:r>
      <w:r w:rsidRPr="00E60ED9">
        <w:rPr>
          <w:spacing w:val="6"/>
        </w:rPr>
        <w:t xml:space="preserve"> </w:t>
      </w:r>
      <w:hyperlink w:anchor="_bookmark29" w:history="1">
        <w:r w:rsidRPr="00E60ED9">
          <w:t>4.2</w:t>
        </w:r>
      </w:hyperlink>
      <w:r w:rsidRPr="00E60ED9">
        <w:rPr>
          <w:spacing w:val="6"/>
        </w:rPr>
        <w:t xml:space="preserve"> </w:t>
      </w:r>
      <w:r w:rsidRPr="00E60ED9">
        <w:t>turns</w:t>
      </w:r>
      <w:r w:rsidRPr="00E60ED9">
        <w:rPr>
          <w:spacing w:val="7"/>
        </w:rPr>
        <w:t xml:space="preserve"> </w:t>
      </w:r>
      <w:r w:rsidRPr="00E60ED9">
        <w:t>to</w:t>
      </w:r>
      <w:r w:rsidRPr="00E60ED9">
        <w:rPr>
          <w:spacing w:val="6"/>
        </w:rPr>
        <w:t xml:space="preserve"> </w:t>
      </w:r>
      <w:r w:rsidRPr="00E60ED9">
        <w:t>the</w:t>
      </w:r>
      <w:r w:rsidRPr="00E60ED9">
        <w:rPr>
          <w:spacing w:val="7"/>
        </w:rPr>
        <w:t xml:space="preserve"> </w:t>
      </w:r>
      <w:r w:rsidRPr="00E60ED9">
        <w:t>modeling</w:t>
      </w:r>
      <w:r w:rsidRPr="00E60ED9">
        <w:rPr>
          <w:spacing w:val="6"/>
        </w:rPr>
        <w:t xml:space="preserve"> </w:t>
      </w:r>
      <w:r w:rsidRPr="00E60ED9">
        <w:t>results</w:t>
      </w:r>
      <w:r w:rsidRPr="00E60ED9">
        <w:rPr>
          <w:spacing w:val="6"/>
        </w:rPr>
        <w:t xml:space="preserve"> </w:t>
      </w:r>
      <w:del w:id="526" w:author="Author" w:date="2024-02-01T10:43:00Z">
        <w:r w:rsidR="00581875">
          <w:delText>exemplifying</w:delText>
        </w:r>
      </w:del>
      <w:ins w:id="527" w:author="Author" w:date="2024-02-01T10:43:00Z">
        <w:r w:rsidR="008935F6">
          <w:t>indicating</w:t>
        </w:r>
      </w:ins>
      <w:r w:rsidR="008935F6" w:rsidRPr="00E60ED9">
        <w:rPr>
          <w:spacing w:val="7"/>
        </w:rPr>
        <w:t xml:space="preserve"> </w:t>
      </w:r>
      <w:r w:rsidRPr="00E60ED9">
        <w:t>the</w:t>
      </w:r>
      <w:r w:rsidRPr="00E60ED9">
        <w:rPr>
          <w:spacing w:val="6"/>
        </w:rPr>
        <w:t xml:space="preserve"> </w:t>
      </w:r>
      <w:r w:rsidRPr="00E60ED9">
        <w:t>impact</w:t>
      </w:r>
      <w:r w:rsidRPr="00E60ED9">
        <w:rPr>
          <w:spacing w:val="6"/>
        </w:rPr>
        <w:t xml:space="preserve"> </w:t>
      </w:r>
      <w:r w:rsidRPr="00E60ED9">
        <w:t>of</w:t>
      </w:r>
      <w:r w:rsidRPr="00E60ED9">
        <w:rPr>
          <w:spacing w:val="7"/>
        </w:rPr>
        <w:t xml:space="preserve"> </w:t>
      </w:r>
      <w:r w:rsidRPr="00E60ED9">
        <w:rPr>
          <w:spacing w:val="-2"/>
        </w:rPr>
        <w:t>geopolitical</w:t>
      </w:r>
    </w:p>
    <w:p w14:paraId="3C991D33" w14:textId="77777777" w:rsidR="007F257B" w:rsidRPr="00E60ED9" w:rsidRDefault="00FF3C28">
      <w:pPr>
        <w:pStyle w:val="Textkrper"/>
        <w:spacing w:before="1" w:line="237" w:lineRule="auto"/>
        <w:ind w:left="112" w:right="608"/>
        <w:jc w:val="both"/>
      </w:pPr>
      <w:proofErr w:type="gramStart"/>
      <w:r w:rsidRPr="00E60ED9">
        <w:t>tensions</w:t>
      </w:r>
      <w:proofErr w:type="gramEnd"/>
      <w:r w:rsidRPr="00E60ED9">
        <w:rPr>
          <w:spacing w:val="-1"/>
        </w:rPr>
        <w:t xml:space="preserve"> </w:t>
      </w:r>
      <w:r w:rsidRPr="00E60ED9">
        <w:t>on</w:t>
      </w:r>
      <w:r w:rsidRPr="00E60ED9">
        <w:rPr>
          <w:spacing w:val="-1"/>
        </w:rPr>
        <w:t xml:space="preserve"> </w:t>
      </w:r>
      <w:r w:rsidRPr="00E60ED9">
        <w:t>LNG</w:t>
      </w:r>
      <w:r w:rsidRPr="00E60ED9">
        <w:rPr>
          <w:spacing w:val="-1"/>
        </w:rPr>
        <w:t xml:space="preserve"> </w:t>
      </w:r>
      <w:r w:rsidRPr="00E60ED9">
        <w:t>importers</w:t>
      </w:r>
      <w:r w:rsidRPr="00E60ED9">
        <w:rPr>
          <w:spacing w:val="-1"/>
        </w:rPr>
        <w:t xml:space="preserve"> </w:t>
      </w:r>
      <w:r w:rsidRPr="00E60ED9">
        <w:t>and</w:t>
      </w:r>
      <w:r w:rsidRPr="00E60ED9">
        <w:rPr>
          <w:spacing w:val="-1"/>
        </w:rPr>
        <w:t xml:space="preserve"> </w:t>
      </w:r>
      <w:r w:rsidRPr="00E60ED9">
        <w:t>exporters.</w:t>
      </w:r>
      <w:r w:rsidRPr="00E60ED9">
        <w:rPr>
          <w:spacing w:val="24"/>
        </w:rPr>
        <w:t xml:space="preserve"> </w:t>
      </w:r>
      <w:r w:rsidRPr="00E60ED9">
        <w:t>In</w:t>
      </w:r>
      <w:r w:rsidRPr="00E60ED9">
        <w:rPr>
          <w:spacing w:val="-1"/>
        </w:rPr>
        <w:t xml:space="preserve"> </w:t>
      </w:r>
      <w:r w:rsidRPr="00E60ED9">
        <w:t>particular,</w:t>
      </w:r>
      <w:r w:rsidRPr="00E60ED9">
        <w:rPr>
          <w:spacing w:val="-1"/>
        </w:rPr>
        <w:t xml:space="preserve"> </w:t>
      </w:r>
      <w:r w:rsidRPr="00E60ED9">
        <w:t>it</w:t>
      </w:r>
      <w:r w:rsidRPr="00E60ED9">
        <w:rPr>
          <w:spacing w:val="-1"/>
        </w:rPr>
        <w:t xml:space="preserve"> </w:t>
      </w:r>
      <w:r w:rsidRPr="00E60ED9">
        <w:t>shows</w:t>
      </w:r>
      <w:r w:rsidRPr="00E60ED9">
        <w:rPr>
          <w:spacing w:val="-1"/>
        </w:rPr>
        <w:t xml:space="preserve"> </w:t>
      </w:r>
      <w:r w:rsidRPr="00E60ED9">
        <w:t>the</w:t>
      </w:r>
      <w:r w:rsidRPr="00E60ED9">
        <w:rPr>
          <w:spacing w:val="-1"/>
        </w:rPr>
        <w:t xml:space="preserve"> </w:t>
      </w:r>
      <w:r w:rsidRPr="00E60ED9">
        <w:t>supply</w:t>
      </w:r>
      <w:r w:rsidRPr="00E60ED9">
        <w:rPr>
          <w:spacing w:val="-1"/>
        </w:rPr>
        <w:t xml:space="preserve"> </w:t>
      </w:r>
      <w:r w:rsidRPr="00E60ED9">
        <w:t>share</w:t>
      </w:r>
      <w:r w:rsidRPr="00E60ED9">
        <w:rPr>
          <w:spacing w:val="-1"/>
        </w:rPr>
        <w:t xml:space="preserve"> </w:t>
      </w:r>
      <w:r w:rsidRPr="00E60ED9">
        <w:t>of</w:t>
      </w:r>
      <w:r w:rsidRPr="00E60ED9">
        <w:rPr>
          <w:spacing w:val="-1"/>
        </w:rPr>
        <w:t xml:space="preserve"> </w:t>
      </w:r>
      <w:r w:rsidRPr="00E60ED9">
        <w:t>importers</w:t>
      </w:r>
      <w:r w:rsidRPr="00E60ED9">
        <w:rPr>
          <w:spacing w:val="-1"/>
        </w:rPr>
        <w:t xml:space="preserve"> </w:t>
      </w:r>
      <w:r w:rsidRPr="00E60ED9">
        <w:t>on</w:t>
      </w:r>
      <w:r w:rsidRPr="00E60ED9">
        <w:rPr>
          <w:spacing w:val="-1"/>
        </w:rPr>
        <w:t xml:space="preserve"> </w:t>
      </w:r>
      <w:r w:rsidRPr="00E60ED9">
        <w:t xml:space="preserve">the European demand in </w:t>
      </w:r>
      <w:hyperlink w:anchor="_bookmark30" w:history="1">
        <w:r w:rsidRPr="00E60ED9">
          <w:t>4.2.1</w:t>
        </w:r>
      </w:hyperlink>
      <w:r w:rsidRPr="00E60ED9">
        <w:t xml:space="preserve"> for the different cases, the liquefaction utilization rate of exporters in </w:t>
      </w:r>
      <w:hyperlink w:anchor="_bookmark34" w:history="1">
        <w:r w:rsidRPr="00E60ED9">
          <w:t>4.2.2,</w:t>
        </w:r>
      </w:hyperlink>
      <w:r w:rsidRPr="00E60ED9">
        <w:t xml:space="preserve"> and the supply share of the European domestic production equipped with CCS in </w:t>
      </w:r>
      <w:hyperlink w:anchor="_bookmark38" w:history="1">
        <w:r w:rsidRPr="00E60ED9">
          <w:t>4.2.3.</w:t>
        </w:r>
      </w:hyperlink>
      <w:r w:rsidRPr="00E60ED9">
        <w:rPr>
          <w:spacing w:val="34"/>
        </w:rPr>
        <w:t xml:space="preserve"> </w:t>
      </w:r>
      <w:r w:rsidRPr="00E60ED9">
        <w:t>These results are shown for both scenarios and all cases.</w:t>
      </w:r>
    </w:p>
    <w:p w14:paraId="59020E1C" w14:textId="77777777" w:rsidR="007F257B" w:rsidRPr="00E60ED9" w:rsidRDefault="007F257B">
      <w:pPr>
        <w:pStyle w:val="Textkrper"/>
        <w:spacing w:before="24"/>
      </w:pPr>
    </w:p>
    <w:p w14:paraId="3EE4272E" w14:textId="77777777" w:rsidR="007F257B" w:rsidRPr="00E60ED9" w:rsidRDefault="00FF3C28" w:rsidP="003741D5">
      <w:pPr>
        <w:pStyle w:val="berschrift2"/>
        <w:numPr>
          <w:ilvl w:val="1"/>
          <w:numId w:val="10"/>
        </w:numPr>
        <w:tabs>
          <w:tab w:val="left" w:pos="724"/>
        </w:tabs>
        <w:spacing w:before="1"/>
        <w:ind w:hanging="612"/>
      </w:pPr>
      <w:bookmarkStart w:id="528" w:name="LNG_supply_and_associated_supply_costs_t"/>
      <w:bookmarkStart w:id="529" w:name="_bookmark21"/>
      <w:bookmarkEnd w:id="528"/>
      <w:bookmarkEnd w:id="529"/>
      <w:r w:rsidRPr="00E60ED9">
        <w:rPr>
          <w:w w:val="105"/>
        </w:rPr>
        <w:t>LNG</w:t>
      </w:r>
      <w:r w:rsidRPr="00E60ED9">
        <w:rPr>
          <w:spacing w:val="23"/>
          <w:w w:val="105"/>
        </w:rPr>
        <w:t xml:space="preserve"> </w:t>
      </w:r>
      <w:r w:rsidRPr="00E60ED9">
        <w:rPr>
          <w:w w:val="105"/>
        </w:rPr>
        <w:t>supply</w:t>
      </w:r>
      <w:r w:rsidRPr="00E60ED9">
        <w:rPr>
          <w:spacing w:val="23"/>
          <w:w w:val="105"/>
        </w:rPr>
        <w:t xml:space="preserve"> </w:t>
      </w:r>
      <w:r w:rsidRPr="00E60ED9">
        <w:rPr>
          <w:w w:val="105"/>
        </w:rPr>
        <w:t>and</w:t>
      </w:r>
      <w:r w:rsidRPr="00E60ED9">
        <w:rPr>
          <w:spacing w:val="23"/>
          <w:w w:val="105"/>
        </w:rPr>
        <w:t xml:space="preserve"> </w:t>
      </w:r>
      <w:r w:rsidRPr="00E60ED9">
        <w:rPr>
          <w:w w:val="105"/>
        </w:rPr>
        <w:t>associated</w:t>
      </w:r>
      <w:r w:rsidRPr="00E60ED9">
        <w:rPr>
          <w:spacing w:val="24"/>
          <w:w w:val="105"/>
        </w:rPr>
        <w:t xml:space="preserve"> </w:t>
      </w:r>
      <w:r w:rsidRPr="00E60ED9">
        <w:rPr>
          <w:w w:val="105"/>
        </w:rPr>
        <w:t>supply</w:t>
      </w:r>
      <w:r w:rsidRPr="00E60ED9">
        <w:rPr>
          <w:spacing w:val="23"/>
          <w:w w:val="105"/>
        </w:rPr>
        <w:t xml:space="preserve"> </w:t>
      </w:r>
      <w:r w:rsidRPr="00E60ED9">
        <w:rPr>
          <w:w w:val="105"/>
        </w:rPr>
        <w:t>costs</w:t>
      </w:r>
      <w:r w:rsidRPr="00E60ED9">
        <w:rPr>
          <w:spacing w:val="23"/>
          <w:w w:val="105"/>
        </w:rPr>
        <w:t xml:space="preserve"> </w:t>
      </w:r>
      <w:r w:rsidRPr="00E60ED9">
        <w:rPr>
          <w:w w:val="105"/>
        </w:rPr>
        <w:t>to</w:t>
      </w:r>
      <w:r w:rsidRPr="00E60ED9">
        <w:rPr>
          <w:spacing w:val="23"/>
          <w:w w:val="105"/>
        </w:rPr>
        <w:t xml:space="preserve"> </w:t>
      </w:r>
      <w:r w:rsidRPr="00E60ED9">
        <w:rPr>
          <w:w w:val="105"/>
        </w:rPr>
        <w:t>Europe</w:t>
      </w:r>
      <w:r w:rsidRPr="00E60ED9">
        <w:rPr>
          <w:spacing w:val="24"/>
          <w:w w:val="105"/>
        </w:rPr>
        <w:t xml:space="preserve"> </w:t>
      </w:r>
      <w:r w:rsidRPr="00E60ED9">
        <w:rPr>
          <w:spacing w:val="-4"/>
          <w:w w:val="105"/>
        </w:rPr>
        <w:t>2040</w:t>
      </w:r>
    </w:p>
    <w:p w14:paraId="51BFF5D6" w14:textId="77777777" w:rsidR="007F257B" w:rsidRPr="00E60ED9" w:rsidRDefault="00FF3C28" w:rsidP="003741D5">
      <w:pPr>
        <w:pStyle w:val="berschrift4"/>
        <w:numPr>
          <w:ilvl w:val="2"/>
          <w:numId w:val="10"/>
        </w:numPr>
        <w:tabs>
          <w:tab w:val="left" w:pos="878"/>
        </w:tabs>
        <w:spacing w:before="92"/>
        <w:ind w:hanging="766"/>
      </w:pPr>
      <w:bookmarkStart w:id="530" w:name="Net_Zero"/>
      <w:bookmarkStart w:id="531" w:name="_bookmark22"/>
      <w:bookmarkEnd w:id="530"/>
      <w:bookmarkEnd w:id="531"/>
      <w:r w:rsidRPr="00E60ED9">
        <w:t>Net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Zero</w:t>
      </w:r>
    </w:p>
    <w:p w14:paraId="4C4702AF" w14:textId="77777777" w:rsidR="007F257B" w:rsidRPr="00E60ED9" w:rsidRDefault="00FF3C28">
      <w:pPr>
        <w:pStyle w:val="Textkrper"/>
        <w:spacing w:before="79" w:line="237" w:lineRule="auto"/>
        <w:ind w:left="112" w:right="605"/>
        <w:jc w:val="both"/>
      </w:pPr>
      <w:r w:rsidRPr="00E60ED9">
        <w:rPr>
          <w:spacing w:val="-2"/>
        </w:rPr>
        <w:t>Figure</w:t>
      </w:r>
      <w:r w:rsidRPr="00E60ED9">
        <w:rPr>
          <w:spacing w:val="-10"/>
        </w:rPr>
        <w:t xml:space="preserve"> </w:t>
      </w:r>
      <w:hyperlink w:anchor="_bookmark23" w:history="1">
        <w:r w:rsidRPr="00E60ED9">
          <w:rPr>
            <w:spacing w:val="-2"/>
          </w:rPr>
          <w:t>1</w:t>
        </w:r>
      </w:hyperlink>
      <w:r w:rsidRPr="00E60ED9">
        <w:rPr>
          <w:spacing w:val="-10"/>
        </w:rPr>
        <w:t xml:space="preserve"> </w:t>
      </w:r>
      <w:del w:id="532" w:author="Author" w:date="2024-02-01T10:43:00Z">
        <w:r w:rsidR="00581875">
          <w:rPr>
            <w:spacing w:val="-2"/>
          </w:rPr>
          <w:delText>shows</w:delText>
        </w:r>
      </w:del>
      <w:ins w:id="533" w:author="Author" w:date="2024-02-01T10:43:00Z">
        <w:r w:rsidR="000F43FE">
          <w:rPr>
            <w:spacing w:val="-2"/>
          </w:rPr>
          <w:t>presents</w:t>
        </w:r>
      </w:ins>
      <w:r w:rsidR="000F43FE" w:rsidRPr="00E60ED9">
        <w:rPr>
          <w:spacing w:val="-10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import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volumes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Europe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from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regions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billions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MMBtu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 xml:space="preserve">associated </w:t>
      </w:r>
      <w:r w:rsidRPr="00E60ED9">
        <w:t>supply</w:t>
      </w:r>
      <w:r w:rsidRPr="00E60ED9">
        <w:rPr>
          <w:spacing w:val="-13"/>
        </w:rPr>
        <w:t xml:space="preserve"> </w:t>
      </w:r>
      <w:r w:rsidRPr="00E60ED9">
        <w:t>costs</w:t>
      </w:r>
      <w:r w:rsidRPr="00E60ED9">
        <w:rPr>
          <w:spacing w:val="-13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$</w:t>
      </w:r>
      <w:r w:rsidRPr="00E60ED9">
        <w:rPr>
          <w:rFonts w:ascii="Bookman Old Style"/>
          <w:i/>
        </w:rPr>
        <w:t>/</w:t>
      </w:r>
      <w:r w:rsidRPr="00E60ED9">
        <w:t>MMBtu</w:t>
      </w:r>
      <w:r w:rsidRPr="00E60ED9">
        <w:rPr>
          <w:spacing w:val="-13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2040.</w:t>
      </w:r>
      <w:r w:rsidRPr="00E60ED9">
        <w:rPr>
          <w:spacing w:val="6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this</w:t>
      </w:r>
      <w:r w:rsidRPr="00E60ED9">
        <w:rPr>
          <w:spacing w:val="-13"/>
        </w:rPr>
        <w:t xml:space="preserve"> </w:t>
      </w:r>
      <w:r w:rsidRPr="00E60ED9">
        <w:t>scenario,</w:t>
      </w:r>
      <w:r w:rsidRPr="00E60ED9">
        <w:rPr>
          <w:spacing w:val="-11"/>
        </w:rPr>
        <w:t xml:space="preserve"> </w:t>
      </w:r>
      <w:r w:rsidRPr="00E60ED9">
        <w:t>four</w:t>
      </w:r>
      <w:r w:rsidRPr="00E60ED9">
        <w:rPr>
          <w:spacing w:val="-13"/>
        </w:rPr>
        <w:t xml:space="preserve"> </w:t>
      </w:r>
      <w:r w:rsidRPr="00E60ED9">
        <w:t>different</w:t>
      </w:r>
      <w:r w:rsidRPr="00E60ED9">
        <w:rPr>
          <w:spacing w:val="-13"/>
        </w:rPr>
        <w:t xml:space="preserve"> </w:t>
      </w:r>
      <w:r w:rsidRPr="00E60ED9">
        <w:t>exporters</w:t>
      </w:r>
      <w:r w:rsidRPr="00E60ED9">
        <w:rPr>
          <w:spacing w:val="-13"/>
        </w:rPr>
        <w:t xml:space="preserve"> </w:t>
      </w:r>
      <w:r w:rsidRPr="00E60ED9">
        <w:t>are</w:t>
      </w:r>
      <w:r w:rsidRPr="00E60ED9">
        <w:rPr>
          <w:spacing w:val="-13"/>
        </w:rPr>
        <w:t xml:space="preserve"> </w:t>
      </w:r>
      <w:r w:rsidRPr="00E60ED9">
        <w:t>required</w:t>
      </w:r>
      <w:r w:rsidRPr="00E60ED9">
        <w:rPr>
          <w:spacing w:val="-13"/>
        </w:rPr>
        <w:t xml:space="preserve"> </w:t>
      </w:r>
      <w:del w:id="534" w:author="Author" w:date="2024-02-01T10:43:00Z">
        <w:r w:rsidR="00581875">
          <w:delText>in</w:delText>
        </w:r>
        <w:r w:rsidR="00581875">
          <w:rPr>
            <w:spacing w:val="-13"/>
          </w:rPr>
          <w:delText xml:space="preserve"> </w:delText>
        </w:r>
        <w:r w:rsidR="00581875">
          <w:delText>order</w:delText>
        </w:r>
        <w:r w:rsidR="00581875">
          <w:rPr>
            <w:spacing w:val="-13"/>
          </w:rPr>
          <w:delText xml:space="preserve"> </w:delText>
        </w:r>
      </w:del>
      <w:r w:rsidRPr="00E60ED9">
        <w:t>to</w:t>
      </w:r>
      <w:r w:rsidRPr="00E60ED9">
        <w:rPr>
          <w:spacing w:val="-13"/>
        </w:rPr>
        <w:t xml:space="preserve"> </w:t>
      </w:r>
      <w:r w:rsidRPr="00E60ED9">
        <w:t>meet</w:t>
      </w:r>
      <w:ins w:id="535" w:author="Author" w:date="2024-02-01T10:43:00Z">
        <w:r w:rsidRPr="00E60ED9">
          <w:t xml:space="preserve"> </w:t>
        </w:r>
        <w:r w:rsidR="00F56394">
          <w:t>the</w:t>
        </w:r>
      </w:ins>
      <w:r w:rsidR="00F56394">
        <w:t xml:space="preserve"> </w:t>
      </w:r>
      <w:r w:rsidRPr="00E60ED9">
        <w:rPr>
          <w:spacing w:val="-2"/>
        </w:rPr>
        <w:t>total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European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demand.</w:t>
      </w:r>
      <w:r w:rsidRPr="00E60ED9">
        <w:rPr>
          <w:spacing w:val="-1"/>
        </w:rPr>
        <w:t xml:space="preserve"> </w:t>
      </w:r>
      <w:r w:rsidRPr="00E60ED9">
        <w:rPr>
          <w:spacing w:val="-2"/>
        </w:rPr>
        <w:t>Algeria,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Nigeria,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Qatar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each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account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equal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share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about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one-third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 xml:space="preserve">of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total</w:t>
      </w:r>
      <w:r w:rsidRPr="00E60ED9">
        <w:rPr>
          <w:spacing w:val="-14"/>
        </w:rPr>
        <w:t xml:space="preserve"> </w:t>
      </w:r>
      <w:r w:rsidRPr="00E60ED9">
        <w:t>supply.</w:t>
      </w:r>
      <w:r w:rsidRPr="00E60ED9">
        <w:rPr>
          <w:spacing w:val="-14"/>
        </w:rPr>
        <w:t xml:space="preserve"> </w:t>
      </w:r>
      <w:r w:rsidRPr="00E60ED9">
        <w:t>Other</w:t>
      </w:r>
      <w:r w:rsidRPr="00E60ED9">
        <w:rPr>
          <w:spacing w:val="-13"/>
        </w:rPr>
        <w:t xml:space="preserve"> </w:t>
      </w:r>
      <w:r w:rsidRPr="00E60ED9">
        <w:t>Europe</w:t>
      </w:r>
      <w:r w:rsidRPr="00E60ED9">
        <w:rPr>
          <w:spacing w:val="-13"/>
        </w:rPr>
        <w:t xml:space="preserve"> </w:t>
      </w:r>
      <w:r w:rsidRPr="00E60ED9">
        <w:t>is</w:t>
      </w:r>
      <w:r w:rsidRPr="00E60ED9">
        <w:rPr>
          <w:spacing w:val="-10"/>
        </w:rPr>
        <w:t xml:space="preserve"> </w:t>
      </w:r>
      <w:r w:rsidRPr="00E60ED9">
        <w:t>the</w:t>
      </w:r>
      <w:r w:rsidRPr="00E60ED9">
        <w:rPr>
          <w:spacing w:val="-10"/>
        </w:rPr>
        <w:t xml:space="preserve"> </w:t>
      </w:r>
      <w:r w:rsidRPr="00E60ED9">
        <w:t>marginal</w:t>
      </w:r>
      <w:r w:rsidRPr="00E60ED9">
        <w:rPr>
          <w:spacing w:val="-10"/>
        </w:rPr>
        <w:t xml:space="preserve"> </w:t>
      </w:r>
      <w:r w:rsidRPr="00E60ED9">
        <w:t>supplier</w:t>
      </w:r>
      <w:r w:rsidRPr="00E60ED9">
        <w:rPr>
          <w:spacing w:val="-10"/>
        </w:rPr>
        <w:t xml:space="preserve"> </w:t>
      </w:r>
      <w:r w:rsidRPr="00E60ED9">
        <w:t>contributing</w:t>
      </w:r>
      <w:r w:rsidRPr="00E60ED9">
        <w:rPr>
          <w:spacing w:val="-10"/>
        </w:rPr>
        <w:t xml:space="preserve"> </w:t>
      </w:r>
      <w:r w:rsidRPr="00E60ED9">
        <w:t>merely</w:t>
      </w:r>
      <w:r w:rsidRPr="00E60ED9">
        <w:rPr>
          <w:spacing w:val="-10"/>
        </w:rPr>
        <w:t xml:space="preserve"> </w:t>
      </w:r>
      <w:r w:rsidRPr="00E60ED9">
        <w:t>4</w:t>
      </w:r>
      <w:r w:rsidRPr="00E60ED9">
        <w:rPr>
          <w:rFonts w:ascii="Bookman Old Style"/>
          <w:i/>
        </w:rPr>
        <w:t>.</w:t>
      </w:r>
      <w:r w:rsidRPr="00E60ED9">
        <w:t>3</w:t>
      </w:r>
      <w:del w:id="536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%</w:t>
      </w:r>
      <w:r w:rsidRPr="00E60ED9">
        <w:rPr>
          <w:spacing w:val="-10"/>
        </w:rPr>
        <w:t xml:space="preserve"> </w:t>
      </w:r>
      <w:r w:rsidRPr="00E60ED9">
        <w:t>(0</w:t>
      </w:r>
      <w:r w:rsidRPr="00E60ED9">
        <w:rPr>
          <w:rFonts w:ascii="Bookman Old Style"/>
          <w:i/>
        </w:rPr>
        <w:t>.</w:t>
      </w:r>
      <w:r w:rsidRPr="00E60ED9">
        <w:t>053</w:t>
      </w:r>
      <w:r w:rsidRPr="00E60ED9">
        <w:rPr>
          <w:spacing w:val="-14"/>
        </w:rPr>
        <w:t xml:space="preserve"> </w:t>
      </w:r>
      <w:del w:id="537" w:author="Author" w:date="2024-02-01T10:43:00Z">
        <w:r w:rsidR="00581875">
          <w:delText>billionMMBtu</w:delText>
        </w:r>
      </w:del>
      <w:ins w:id="538" w:author="Author" w:date="2024-02-01T10:43:00Z">
        <w:r w:rsidRPr="00E60ED9">
          <w:t>billion</w:t>
        </w:r>
        <w:r w:rsidR="00A42194">
          <w:t xml:space="preserve"> </w:t>
        </w:r>
        <w:r w:rsidRPr="00E60ED9">
          <w:t>MMBtu</w:t>
        </w:r>
      </w:ins>
      <w:r w:rsidRPr="00E60ED9">
        <w:t>) of</w:t>
      </w:r>
      <w:ins w:id="539" w:author="Author" w:date="2024-02-01T10:43:00Z">
        <w:r w:rsidRPr="00E60ED9">
          <w:t xml:space="preserve"> </w:t>
        </w:r>
        <w:r w:rsidR="00AF516D">
          <w:t>the</w:t>
        </w:r>
      </w:ins>
      <w:r w:rsidR="00AF516D">
        <w:t xml:space="preserve"> </w:t>
      </w:r>
      <w:r w:rsidRPr="00E60ED9">
        <w:t>total European demand.</w:t>
      </w:r>
    </w:p>
    <w:p w14:paraId="5B3EDBA6" w14:textId="77777777" w:rsidR="007F257B" w:rsidRPr="00E60ED9" w:rsidRDefault="007F257B">
      <w:pPr>
        <w:pStyle w:val="Textkrper"/>
        <w:rPr>
          <w:sz w:val="17"/>
        </w:rPr>
      </w:pPr>
    </w:p>
    <w:p w14:paraId="157D549C" w14:textId="77777777" w:rsidR="007F257B" w:rsidRPr="00E60ED9" w:rsidRDefault="007F257B">
      <w:pPr>
        <w:pStyle w:val="Textkrper"/>
        <w:rPr>
          <w:sz w:val="17"/>
        </w:rPr>
      </w:pPr>
    </w:p>
    <w:p w14:paraId="0423AE55" w14:textId="77777777" w:rsidR="007F257B" w:rsidRPr="00E60ED9" w:rsidRDefault="007F257B">
      <w:pPr>
        <w:pStyle w:val="Textkrper"/>
        <w:spacing w:before="2"/>
        <w:rPr>
          <w:sz w:val="17"/>
        </w:rPr>
      </w:pPr>
    </w:p>
    <w:p w14:paraId="67E39532" w14:textId="77777777" w:rsidR="007F257B" w:rsidRPr="00E60ED9" w:rsidRDefault="00581875">
      <w:pPr>
        <w:ind w:left="2209"/>
        <w:rPr>
          <w:rFonts w:ascii="Verdana"/>
          <w:sz w:val="19"/>
        </w:rPr>
      </w:pPr>
      <w:del w:id="540" w:author="Author" w:date="2024-02-01T10:43:00Z">
        <w:r>
          <w:rPr>
            <w:noProof/>
          </w:rPr>
          <mc:AlternateContent>
            <mc:Choice Requires="wpg">
              <w:drawing>
                <wp:anchor distT="0" distB="0" distL="0" distR="0" simplePos="0" relativeHeight="487659520" behindDoc="0" locked="0" layoutInCell="1" allowOverlap="1" wp14:anchorId="0F0DE6A8" wp14:editId="235686C9">
                  <wp:simplePos x="0" y="0"/>
                  <wp:positionH relativeFrom="page">
                    <wp:posOffset>2230850</wp:posOffset>
                  </wp:positionH>
                  <wp:positionV relativeFrom="paragraph">
                    <wp:posOffset>-170626</wp:posOffset>
                  </wp:positionV>
                  <wp:extent cx="3613785" cy="2599690"/>
                  <wp:effectExtent l="0" t="0" r="0" b="0"/>
                  <wp:wrapNone/>
                  <wp:docPr id="883" name="Group 8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613785" cy="2599690"/>
                            <a:chOff x="0" y="0"/>
                            <a:chExt cx="3613785" cy="2599690"/>
                          </a:xfrm>
                        </wpg:grpSpPr>
                        <wps:wsp>
                          <wps:cNvPr id="884" name="Graphic 22"/>
                          <wps:cNvSpPr/>
                          <wps:spPr>
                            <a:xfrm>
                              <a:off x="31150" y="3560"/>
                              <a:ext cx="1270" cy="2564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564765">
                                  <a:moveTo>
                                    <a:pt x="0" y="256459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5" name="Graphic 23"/>
                          <wps:cNvSpPr/>
                          <wps:spPr>
                            <a:xfrm>
                              <a:off x="31150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6" name="Graphic 24"/>
                          <wps:cNvSpPr/>
                          <wps:spPr>
                            <a:xfrm>
                              <a:off x="31150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7" name="Graphic 25"/>
                          <wps:cNvSpPr/>
                          <wps:spPr>
                            <a:xfrm>
                              <a:off x="605175" y="3560"/>
                              <a:ext cx="1270" cy="17265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726564">
                                  <a:moveTo>
                                    <a:pt x="0" y="0"/>
                                  </a:moveTo>
                                  <a:lnTo>
                                    <a:pt x="0" y="1726485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8" name="Graphic 26"/>
                          <wps:cNvSpPr/>
                          <wps:spPr>
                            <a:xfrm>
                              <a:off x="605175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9" name="Graphic 27"/>
                          <wps:cNvSpPr/>
                          <wps:spPr>
                            <a:xfrm>
                              <a:off x="605175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" name="Graphic 28"/>
                          <wps:cNvSpPr/>
                          <wps:spPr>
                            <a:xfrm>
                              <a:off x="1179199" y="3560"/>
                              <a:ext cx="1270" cy="17265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726564">
                                  <a:moveTo>
                                    <a:pt x="0" y="0"/>
                                  </a:moveTo>
                                  <a:lnTo>
                                    <a:pt x="0" y="1726485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1" name="Graphic 29"/>
                          <wps:cNvSpPr/>
                          <wps:spPr>
                            <a:xfrm>
                              <a:off x="1179199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2" name="Graphic 30"/>
                          <wps:cNvSpPr/>
                          <wps:spPr>
                            <a:xfrm>
                              <a:off x="1179199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3" name="Graphic 31"/>
                          <wps:cNvSpPr/>
                          <wps:spPr>
                            <a:xfrm>
                              <a:off x="1753223" y="3560"/>
                              <a:ext cx="1270" cy="13658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365885">
                                  <a:moveTo>
                                    <a:pt x="0" y="0"/>
                                  </a:moveTo>
                                  <a:lnTo>
                                    <a:pt x="0" y="1365549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4" name="Graphic 32"/>
                          <wps:cNvSpPr/>
                          <wps:spPr>
                            <a:xfrm>
                              <a:off x="1753223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5" name="Graphic 33"/>
                          <wps:cNvSpPr/>
                          <wps:spPr>
                            <a:xfrm>
                              <a:off x="1753223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6" name="Graphic 34"/>
                          <wps:cNvSpPr/>
                          <wps:spPr>
                            <a:xfrm>
                              <a:off x="2327248" y="3560"/>
                              <a:ext cx="1270" cy="13658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365885">
                                  <a:moveTo>
                                    <a:pt x="0" y="0"/>
                                  </a:moveTo>
                                  <a:lnTo>
                                    <a:pt x="0" y="1365549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7" name="Graphic 35"/>
                          <wps:cNvSpPr/>
                          <wps:spPr>
                            <a:xfrm>
                              <a:off x="2327248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8" name="Graphic 36"/>
                          <wps:cNvSpPr/>
                          <wps:spPr>
                            <a:xfrm>
                              <a:off x="2327248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9" name="Graphic 37"/>
                          <wps:cNvSpPr/>
                          <wps:spPr>
                            <a:xfrm>
                              <a:off x="2901272" y="3560"/>
                              <a:ext cx="1270" cy="10712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71245">
                                  <a:moveTo>
                                    <a:pt x="0" y="0"/>
                                  </a:moveTo>
                                  <a:lnTo>
                                    <a:pt x="0" y="1070932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0" name="Graphic 38"/>
                          <wps:cNvSpPr/>
                          <wps:spPr>
                            <a:xfrm>
                              <a:off x="2901272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1" name="Graphic 39"/>
                          <wps:cNvSpPr/>
                          <wps:spPr>
                            <a:xfrm>
                              <a:off x="2901272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2" name="Graphic 40"/>
                          <wps:cNvSpPr/>
                          <wps:spPr>
                            <a:xfrm>
                              <a:off x="3475297" y="3560"/>
                              <a:ext cx="1270" cy="1019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19810">
                                  <a:moveTo>
                                    <a:pt x="0" y="0"/>
                                  </a:moveTo>
                                  <a:lnTo>
                                    <a:pt x="0" y="1019221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3" name="Graphic 41"/>
                          <wps:cNvSpPr/>
                          <wps:spPr>
                            <a:xfrm>
                              <a:off x="3475297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4" name="Graphic 42"/>
                          <wps:cNvSpPr/>
                          <wps:spPr>
                            <a:xfrm>
                              <a:off x="3475297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5" name="Graphic 43"/>
                          <wps:cNvSpPr/>
                          <wps:spPr>
                            <a:xfrm>
                              <a:off x="31150" y="2568158"/>
                              <a:ext cx="35788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78860">
                                  <a:moveTo>
                                    <a:pt x="0" y="0"/>
                                  </a:moveTo>
                                  <a:lnTo>
                                    <a:pt x="3578754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6" name="Graphic 44"/>
                          <wps:cNvSpPr/>
                          <wps:spPr>
                            <a:xfrm>
                              <a:off x="0" y="2568158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7" name="Graphic 45"/>
                          <wps:cNvSpPr/>
                          <wps:spPr>
                            <a:xfrm>
                              <a:off x="0" y="2568158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8" name="Graphic 46"/>
                          <wps:cNvSpPr/>
                          <wps:spPr>
                            <a:xfrm>
                              <a:off x="0" y="2237242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9" name="Graphic 47"/>
                          <wps:cNvSpPr/>
                          <wps:spPr>
                            <a:xfrm>
                              <a:off x="0" y="2237242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0" name="Graphic 48"/>
                          <wps:cNvSpPr/>
                          <wps:spPr>
                            <a:xfrm>
                              <a:off x="0" y="1906327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1" name="Graphic 49"/>
                          <wps:cNvSpPr/>
                          <wps:spPr>
                            <a:xfrm>
                              <a:off x="0" y="1906327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2" name="Graphic 50"/>
                          <wps:cNvSpPr/>
                          <wps:spPr>
                            <a:xfrm>
                              <a:off x="31150" y="1575411"/>
                              <a:ext cx="11931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3165">
                                  <a:moveTo>
                                    <a:pt x="0" y="0"/>
                                  </a:moveTo>
                                  <a:lnTo>
                                    <a:pt x="1192918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3" name="Graphic 51"/>
                          <wps:cNvSpPr/>
                          <wps:spPr>
                            <a:xfrm>
                              <a:off x="0" y="1575411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" name="Graphic 52"/>
                          <wps:cNvSpPr/>
                          <wps:spPr>
                            <a:xfrm>
                              <a:off x="0" y="1575411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5" name="Graphic 53"/>
                          <wps:cNvSpPr/>
                          <wps:spPr>
                            <a:xfrm>
                              <a:off x="31150" y="1244495"/>
                              <a:ext cx="238633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6330">
                                  <a:moveTo>
                                    <a:pt x="0" y="0"/>
                                  </a:moveTo>
                                  <a:lnTo>
                                    <a:pt x="2385836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6" name="Graphic 54"/>
                          <wps:cNvSpPr/>
                          <wps:spPr>
                            <a:xfrm>
                              <a:off x="0" y="1244495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7" name="Graphic 55"/>
                          <wps:cNvSpPr/>
                          <wps:spPr>
                            <a:xfrm>
                              <a:off x="0" y="1244495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8" name="Graphic 56"/>
                          <wps:cNvSpPr/>
                          <wps:spPr>
                            <a:xfrm>
                              <a:off x="31150" y="913579"/>
                              <a:ext cx="35788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78860">
                                  <a:moveTo>
                                    <a:pt x="0" y="0"/>
                                  </a:moveTo>
                                  <a:lnTo>
                                    <a:pt x="3578754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9" name="Graphic 57"/>
                          <wps:cNvSpPr/>
                          <wps:spPr>
                            <a:xfrm>
                              <a:off x="0" y="913579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0" name="Graphic 58"/>
                          <wps:cNvSpPr/>
                          <wps:spPr>
                            <a:xfrm>
                              <a:off x="0" y="913579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1" name="Graphic 59"/>
                          <wps:cNvSpPr/>
                          <wps:spPr>
                            <a:xfrm>
                              <a:off x="31150" y="582663"/>
                              <a:ext cx="35788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78860">
                                  <a:moveTo>
                                    <a:pt x="0" y="0"/>
                                  </a:moveTo>
                                  <a:lnTo>
                                    <a:pt x="3578754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2" name="Graphic 60"/>
                          <wps:cNvSpPr/>
                          <wps:spPr>
                            <a:xfrm>
                              <a:off x="0" y="582663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3" name="Graphic 61"/>
                          <wps:cNvSpPr/>
                          <wps:spPr>
                            <a:xfrm>
                              <a:off x="0" y="582663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" name="Graphic 62"/>
                          <wps:cNvSpPr/>
                          <wps:spPr>
                            <a:xfrm>
                              <a:off x="31150" y="251747"/>
                              <a:ext cx="35788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78860">
                                  <a:moveTo>
                                    <a:pt x="0" y="0"/>
                                  </a:moveTo>
                                  <a:lnTo>
                                    <a:pt x="3578754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5" name="Graphic 63"/>
                          <wps:cNvSpPr/>
                          <wps:spPr>
                            <a:xfrm>
                              <a:off x="0" y="251747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6" name="Graphic 64"/>
                          <wps:cNvSpPr/>
                          <wps:spPr>
                            <a:xfrm>
                              <a:off x="0" y="251747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7" name="Graphic 65"/>
                          <wps:cNvSpPr/>
                          <wps:spPr>
                            <a:xfrm>
                              <a:off x="31150" y="1730045"/>
                              <a:ext cx="1193165" cy="838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3165" h="838200">
                                  <a:moveTo>
                                    <a:pt x="119291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38113"/>
                                  </a:lnTo>
                                  <a:lnTo>
                                    <a:pt x="1192918" y="838113"/>
                                  </a:lnTo>
                                  <a:lnTo>
                                    <a:pt x="11929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D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8" name="Graphic 66"/>
                          <wps:cNvSpPr/>
                          <wps:spPr>
                            <a:xfrm>
                              <a:off x="31150" y="1730045"/>
                              <a:ext cx="1193165" cy="838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3165" h="838200">
                                  <a:moveTo>
                                    <a:pt x="0" y="838113"/>
                                  </a:moveTo>
                                  <a:lnTo>
                                    <a:pt x="1192918" y="838113"/>
                                  </a:lnTo>
                                  <a:lnTo>
                                    <a:pt x="11929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38113"/>
                                  </a:lnTo>
                                  <a:close/>
                                </a:path>
                              </a:pathLst>
                            </a:custGeom>
                            <a:ln w="445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9" name="Graphic 67"/>
                          <wps:cNvSpPr/>
                          <wps:spPr>
                            <a:xfrm>
                              <a:off x="1224068" y="1369109"/>
                              <a:ext cx="1193165" cy="11995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3165" h="1199515">
                                  <a:moveTo>
                                    <a:pt x="119291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99049"/>
                                  </a:lnTo>
                                  <a:lnTo>
                                    <a:pt x="1192918" y="1199049"/>
                                  </a:lnTo>
                                  <a:lnTo>
                                    <a:pt x="11929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B9A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0" name="Graphic 68"/>
                          <wps:cNvSpPr/>
                          <wps:spPr>
                            <a:xfrm>
                              <a:off x="1224068" y="1369109"/>
                              <a:ext cx="1193165" cy="11995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3165" h="1199515">
                                  <a:moveTo>
                                    <a:pt x="0" y="1199049"/>
                                  </a:moveTo>
                                  <a:lnTo>
                                    <a:pt x="1192918" y="1199049"/>
                                  </a:lnTo>
                                  <a:lnTo>
                                    <a:pt x="11929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99049"/>
                                  </a:lnTo>
                                  <a:close/>
                                </a:path>
                              </a:pathLst>
                            </a:custGeom>
                            <a:ln w="445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1" name="Graphic 69"/>
                          <wps:cNvSpPr/>
                          <wps:spPr>
                            <a:xfrm>
                              <a:off x="2416986" y="1074492"/>
                              <a:ext cx="1041400" cy="1494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1400" h="1494155">
                                  <a:moveTo>
                                    <a:pt x="104088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93666"/>
                                  </a:lnTo>
                                  <a:lnTo>
                                    <a:pt x="1040880" y="1493666"/>
                                  </a:lnTo>
                                  <a:lnTo>
                                    <a:pt x="10408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BB1D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2" name="Graphic 70"/>
                          <wps:cNvSpPr/>
                          <wps:spPr>
                            <a:xfrm>
                              <a:off x="2416986" y="1074492"/>
                              <a:ext cx="1041400" cy="1494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1400" h="1494155">
                                  <a:moveTo>
                                    <a:pt x="0" y="1493666"/>
                                  </a:moveTo>
                                  <a:lnTo>
                                    <a:pt x="1040880" y="1493666"/>
                                  </a:lnTo>
                                  <a:lnTo>
                                    <a:pt x="10408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93666"/>
                                  </a:lnTo>
                                  <a:close/>
                                </a:path>
                              </a:pathLst>
                            </a:custGeom>
                            <a:ln w="445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3" name="Graphic 71"/>
                          <wps:cNvSpPr/>
                          <wps:spPr>
                            <a:xfrm>
                              <a:off x="3457866" y="1022781"/>
                              <a:ext cx="152400" cy="15455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400" h="1545590">
                                  <a:moveTo>
                                    <a:pt x="15203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45377"/>
                                  </a:lnTo>
                                  <a:lnTo>
                                    <a:pt x="152037" y="1545377"/>
                                  </a:lnTo>
                                  <a:lnTo>
                                    <a:pt x="1520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0B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4" name="Graphic 72"/>
                          <wps:cNvSpPr/>
                          <wps:spPr>
                            <a:xfrm>
                              <a:off x="3457866" y="1022781"/>
                              <a:ext cx="152400" cy="15455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400" h="1545590">
                                  <a:moveTo>
                                    <a:pt x="0" y="1545377"/>
                                  </a:moveTo>
                                  <a:lnTo>
                                    <a:pt x="152037" y="1545377"/>
                                  </a:lnTo>
                                  <a:lnTo>
                                    <a:pt x="15203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45377"/>
                                  </a:lnTo>
                                  <a:close/>
                                </a:path>
                              </a:pathLst>
                            </a:custGeom>
                            <a:ln w="445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5" name="Graphic 73"/>
                          <wps:cNvSpPr/>
                          <wps:spPr>
                            <a:xfrm>
                              <a:off x="31150" y="3560"/>
                              <a:ext cx="3578860" cy="2564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78860" h="2564765">
                                  <a:moveTo>
                                    <a:pt x="0" y="2564598"/>
                                  </a:moveTo>
                                  <a:lnTo>
                                    <a:pt x="0" y="0"/>
                                  </a:lnTo>
                                </a:path>
                                <a:path w="3578860" h="2564765">
                                  <a:moveTo>
                                    <a:pt x="3578754" y="2564598"/>
                                  </a:moveTo>
                                  <a:lnTo>
                                    <a:pt x="3578754" y="0"/>
                                  </a:lnTo>
                                </a:path>
                                <a:path w="3578860" h="2564765">
                                  <a:moveTo>
                                    <a:pt x="0" y="2564598"/>
                                  </a:moveTo>
                                  <a:lnTo>
                                    <a:pt x="3578754" y="2564598"/>
                                  </a:lnTo>
                                </a:path>
                                <a:path w="3578860" h="2564765">
                                  <a:moveTo>
                                    <a:pt x="0" y="0"/>
                                  </a:moveTo>
                                  <a:lnTo>
                                    <a:pt x="3578754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6" name="Graphic 74"/>
                          <wps:cNvSpPr/>
                          <wps:spPr>
                            <a:xfrm>
                              <a:off x="155846" y="129637"/>
                              <a:ext cx="107314" cy="74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314" h="74930">
                                  <a:moveTo>
                                    <a:pt x="10680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4761"/>
                                  </a:lnTo>
                                  <a:lnTo>
                                    <a:pt x="106801" y="74761"/>
                                  </a:lnTo>
                                  <a:lnTo>
                                    <a:pt x="1068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D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" name="Graphic 75"/>
                          <wps:cNvSpPr/>
                          <wps:spPr>
                            <a:xfrm>
                              <a:off x="798187" y="129637"/>
                              <a:ext cx="107314" cy="74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314" h="74930">
                                  <a:moveTo>
                                    <a:pt x="10680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4761"/>
                                  </a:lnTo>
                                  <a:lnTo>
                                    <a:pt x="106801" y="74761"/>
                                  </a:lnTo>
                                  <a:lnTo>
                                    <a:pt x="1068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BB1D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8" name="Graphic 76"/>
                          <wps:cNvSpPr/>
                          <wps:spPr>
                            <a:xfrm>
                              <a:off x="1447481" y="129637"/>
                              <a:ext cx="107314" cy="74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314" h="74930">
                                  <a:moveTo>
                                    <a:pt x="10680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4761"/>
                                  </a:lnTo>
                                  <a:lnTo>
                                    <a:pt x="106801" y="74761"/>
                                  </a:lnTo>
                                  <a:lnTo>
                                    <a:pt x="1068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0B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9" name="Graphic 77"/>
                          <wps:cNvSpPr/>
                          <wps:spPr>
                            <a:xfrm>
                              <a:off x="2427751" y="129637"/>
                              <a:ext cx="107314" cy="74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314" h="74930">
                                  <a:moveTo>
                                    <a:pt x="10680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4761"/>
                                  </a:lnTo>
                                  <a:lnTo>
                                    <a:pt x="106801" y="74761"/>
                                  </a:lnTo>
                                  <a:lnTo>
                                    <a:pt x="1068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B9A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0" name="Textbox 78"/>
                          <wps:cNvSpPr txBox="1"/>
                          <wps:spPr>
                            <a:xfrm>
                              <a:off x="316049" y="123229"/>
                              <a:ext cx="388620" cy="1035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5B7A1F6" w14:textId="77777777" w:rsidR="009D3118" w:rsidRDefault="009D3118">
                                <w:pPr>
                                  <w:spacing w:line="163" w:lineRule="exact"/>
                                  <w:rPr>
                                    <w:del w:id="541" w:author="Author" w:date="2024-02-01T10:43:00Z"/>
                                    <w:rFonts w:ascii="Verdana"/>
                                    <w:sz w:val="19"/>
                                  </w:rPr>
                                </w:pPr>
                                <w:del w:id="542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9"/>
                                    </w:rPr>
                                    <w:delText>Algeria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941" name="Textbox 79"/>
                          <wps:cNvSpPr txBox="1"/>
                          <wps:spPr>
                            <a:xfrm>
                              <a:off x="958390" y="123229"/>
                              <a:ext cx="394970" cy="1035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F7A62" w14:textId="77777777" w:rsidR="009D3118" w:rsidRDefault="009D3118">
                                <w:pPr>
                                  <w:spacing w:line="163" w:lineRule="exact"/>
                                  <w:rPr>
                                    <w:del w:id="543" w:author="Author" w:date="2024-02-01T10:43:00Z"/>
                                    <w:rFonts w:ascii="Verdana"/>
                                    <w:sz w:val="19"/>
                                  </w:rPr>
                                </w:pPr>
                                <w:del w:id="544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9"/>
                                    </w:rPr>
                                    <w:delText>Nigeria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942" name="Textbox 80"/>
                          <wps:cNvSpPr txBox="1"/>
                          <wps:spPr>
                            <a:xfrm>
                              <a:off x="1607684" y="123229"/>
                              <a:ext cx="725805" cy="1035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E920C4E" w14:textId="77777777" w:rsidR="009D3118" w:rsidRDefault="009D3118">
                                <w:pPr>
                                  <w:spacing w:line="163" w:lineRule="exact"/>
                                  <w:rPr>
                                    <w:del w:id="545" w:author="Author" w:date="2024-02-01T10:43:00Z"/>
                                    <w:rFonts w:ascii="Verdana"/>
                                    <w:sz w:val="19"/>
                                  </w:rPr>
                                </w:pPr>
                                <w:del w:id="546" w:author="Author" w:date="2024-02-01T10:43:00Z">
                                  <w:r>
                                    <w:rPr>
                                      <w:rFonts w:ascii="Verdana"/>
                                      <w:w w:val="85"/>
                                      <w:sz w:val="19"/>
                                    </w:rPr>
                                    <w:delText>Other</w:delText>
                                  </w:r>
                                  <w:r>
                                    <w:rPr>
                                      <w:rFonts w:ascii="Verdana"/>
                                      <w:spacing w:val="2"/>
                                      <w:sz w:val="19"/>
                                    </w:rPr>
                                    <w:delText xml:space="preserve"> </w:delTex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9"/>
                                    </w:rPr>
                                    <w:delText>Europe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943" name="Textbox 81"/>
                          <wps:cNvSpPr txBox="1"/>
                          <wps:spPr>
                            <a:xfrm>
                              <a:off x="2587954" y="123229"/>
                              <a:ext cx="313690" cy="1035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D719000" w14:textId="77777777" w:rsidR="009D3118" w:rsidRDefault="009D3118">
                                <w:pPr>
                                  <w:spacing w:line="163" w:lineRule="exact"/>
                                  <w:rPr>
                                    <w:del w:id="547" w:author="Author" w:date="2024-02-01T10:43:00Z"/>
                                    <w:rFonts w:ascii="Verdana"/>
                                    <w:sz w:val="19"/>
                                  </w:rPr>
                                </w:pPr>
                                <w:del w:id="548" w:author="Author" w:date="2024-02-01T10:43:00Z">
                                  <w:r>
                                    <w:rPr>
                                      <w:rFonts w:ascii="Verdana"/>
                                      <w:spacing w:val="-4"/>
                                      <w:w w:val="90"/>
                                      <w:sz w:val="19"/>
                                    </w:rPr>
                                    <w:delText>Qatar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0DE6A8" id="Group 883" o:spid="_x0000_s1037" style="position:absolute;left:0;text-align:left;margin-left:175.65pt;margin-top:-13.45pt;width:284.55pt;height:204.7pt;z-index:487659520;mso-wrap-distance-left:0;mso-wrap-distance-right:0;mso-position-horizontal-relative:page" coordsize="36137,25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">
                  <v:shape id="Graphic 22" o:spid="_x0000_s1038" style="position:absolute;left:311;top:35;width:13;height:25648;visibility:visible;mso-wrap-style:square;v-text-anchor:top" coordsize="1270,256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" path="m,2564598l,e" filled="f" strokecolor="#748d99" strokeweight=".19778mm">
                    <v:path arrowok="t"/>
                  </v:shape>
                  <v:shape id="Graphic 23" o:spid="_x0000_s1039" style="position:absolute;left:31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" path="m,l,31150e" fillcolor="black" stroked="f">
                    <v:path arrowok="t"/>
                  </v:shape>
                  <v:shape id="Graphic 24" o:spid="_x0000_s1040" style="position:absolute;left:31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" path="m,l,31150e" filled="f" strokeweight=".19778mm">
                    <v:path arrowok="t"/>
                  </v:shape>
                  <v:shape id="Graphic 25" o:spid="_x0000_s1041" style="position:absolute;left:6051;top:35;width:13;height:17266;visibility:visible;mso-wrap-style:square;v-text-anchor:top" coordsize="1270,1726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" path="m,l,1726485e" filled="f" strokecolor="#748d99" strokeweight=".19778mm">
                    <v:path arrowok="t"/>
                  </v:shape>
                  <v:shape id="Graphic 26" o:spid="_x0000_s1042" style="position:absolute;left:605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" path="m,l,31150e" fillcolor="black" stroked="f">
                    <v:path arrowok="t"/>
                  </v:shape>
                  <v:shape id="Graphic 27" o:spid="_x0000_s1043" style="position:absolute;left:605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" path="m,l,31150e" filled="f" strokeweight=".19778mm">
                    <v:path arrowok="t"/>
                  </v:shape>
                  <v:shape id="Graphic 28" o:spid="_x0000_s1044" style="position:absolute;left:11791;top:35;width:13;height:17266;visibility:visible;mso-wrap-style:square;v-text-anchor:top" coordsize="1270,1726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" path="m,l,1726485e" filled="f" strokecolor="#748d99" strokeweight=".19778mm">
                    <v:path arrowok="t"/>
                  </v:shape>
                  <v:shape id="Graphic 29" o:spid="_x0000_s1045" style="position:absolute;left:1179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" path="m,l,31150e" fillcolor="black" stroked="f">
                    <v:path arrowok="t"/>
                  </v:shape>
                  <v:shape id="Graphic 30" o:spid="_x0000_s1046" style="position:absolute;left:1179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" path="m,l,31150e" filled="f" strokeweight=".19778mm">
                    <v:path arrowok="t"/>
                  </v:shape>
                  <v:shape id="Graphic 31" o:spid="_x0000_s1047" style="position:absolute;left:17532;top:35;width:12;height:13659;visibility:visible;mso-wrap-style:square;v-text-anchor:top" coordsize="1270,136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" path="m,l,1365549e" filled="f" strokecolor="#748d99" strokeweight=".19778mm">
                    <v:path arrowok="t"/>
                  </v:shape>
                  <v:shape id="Graphic 32" o:spid="_x0000_s1048" style="position:absolute;left:17532;top:25681;width:12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" path="m,l,31150e" fillcolor="black" stroked="f">
                    <v:path arrowok="t"/>
                  </v:shape>
                  <v:shape id="Graphic 33" o:spid="_x0000_s1049" style="position:absolute;left:17532;top:25681;width:12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" path="m,l,31150e" filled="f" strokeweight=".19778mm">
                    <v:path arrowok="t"/>
                  </v:shape>
                  <v:shape id="Graphic 34" o:spid="_x0000_s1050" style="position:absolute;left:23272;top:35;width:13;height:13659;visibility:visible;mso-wrap-style:square;v-text-anchor:top" coordsize="1270,136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" path="m,l,1365549e" filled="f" strokecolor="#748d99" strokeweight=".19778mm">
                    <v:path arrowok="t"/>
                  </v:shape>
                  <v:shape id="Graphic 35" o:spid="_x0000_s1051" style="position:absolute;left:2327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" path="m,l,31150e" fillcolor="black" stroked="f">
                    <v:path arrowok="t"/>
                  </v:shape>
                  <v:shape id="Graphic 36" o:spid="_x0000_s1052" style="position:absolute;left:2327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" path="m,l,31150e" filled="f" strokeweight=".19778mm">
                    <v:path arrowok="t"/>
                  </v:shape>
                  <v:shape id="Graphic 37" o:spid="_x0000_s1053" style="position:absolute;left:29012;top:35;width:13;height:10713;visibility:visible;mso-wrap-style:square;v-text-anchor:top" coordsize="1270,107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" path="m,l,1070932e" filled="f" strokecolor="#748d99" strokeweight=".19778mm">
                    <v:path arrowok="t"/>
                  </v:shape>
                  <v:shape id="Graphic 38" o:spid="_x0000_s1054" style="position:absolute;left:2901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" path="m,l,31150e" fillcolor="black" stroked="f">
                    <v:path arrowok="t"/>
                  </v:shape>
                  <v:shape id="Graphic 39" o:spid="_x0000_s1055" style="position:absolute;left:2901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" path="m,l,31150e" filled="f" strokeweight=".19778mm">
                    <v:path arrowok="t"/>
                  </v:shape>
                  <v:shape id="Graphic 40" o:spid="_x0000_s1056" style="position:absolute;left:34752;top:35;width:13;height:10198;visibility:visible;mso-wrap-style:square;v-text-anchor:top" coordsize="1270,10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" path="m,l,1019221e" filled="f" strokecolor="#748d99" strokeweight=".19778mm">
                    <v:path arrowok="t"/>
                  </v:shape>
                  <v:shape id="Graphic 41" o:spid="_x0000_s1057" style="position:absolute;left:3475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" path="m,l,31150e" fillcolor="black" stroked="f">
                    <v:path arrowok="t"/>
                  </v:shape>
                  <v:shape id="Graphic 42" o:spid="_x0000_s1058" style="position:absolute;left:3475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" path="m,l,31150e" filled="f" strokeweight=".19778mm">
                    <v:path arrowok="t"/>
                  </v:shape>
                  <v:shape id="Graphic 43" o:spid="_x0000_s1059" style="position:absolute;left:311;top:25681;width:35789;height:13;visibility:visible;mso-wrap-style:square;v-text-anchor:top" coordsize="3578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" path="m,l3578754,e" filled="f" strokecolor="#748d99" strokeweight=".19778mm">
                    <v:path arrowok="t"/>
                  </v:shape>
                  <v:shape id="Graphic 44" o:spid="_x0000_s1060" style="position:absolute;top:25681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" path="m31150,l,e" fillcolor="black" stroked="f">
                    <v:path arrowok="t"/>
                  </v:shape>
                  <v:shape id="Graphic 45" o:spid="_x0000_s1061" style="position:absolute;top:25681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" path="m31150,l,e" filled="f" strokeweight=".19778mm">
                    <v:path arrowok="t"/>
                  </v:shape>
                  <v:shape id="Graphic 46" o:spid="_x0000_s1062" style="position:absolute;top:22372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" path="m31150,l,e" fillcolor="black" stroked="f">
                    <v:path arrowok="t"/>
                  </v:shape>
                  <v:shape id="Graphic 47" o:spid="_x0000_s1063" style="position:absolute;top:22372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" path="m31150,l,e" filled="f" strokeweight=".19778mm">
                    <v:path arrowok="t"/>
                  </v:shape>
                  <v:shape id="Graphic 48" o:spid="_x0000_s1064" style="position:absolute;top:19063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" path="m31150,l,e" fillcolor="black" stroked="f">
                    <v:path arrowok="t"/>
                  </v:shape>
                  <v:shape id="Graphic 49" o:spid="_x0000_s1065" style="position:absolute;top:19063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" path="m31150,l,e" filled="f" strokeweight=".19778mm">
                    <v:path arrowok="t"/>
                  </v:shape>
                  <v:shape id="Graphic 50" o:spid="_x0000_s1066" style="position:absolute;left:311;top:15754;width:11932;height:12;visibility:visible;mso-wrap-style:square;v-text-anchor:top" coordsize="1193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" path="m,l1192918,e" filled="f" strokecolor="#748d99" strokeweight=".19778mm">
                    <v:path arrowok="t"/>
                  </v:shape>
                  <v:shape id="Graphic 51" o:spid="_x0000_s1067" style="position:absolute;top:15754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" path="m31150,l,e" fillcolor="black" stroked="f">
                    <v:path arrowok="t"/>
                  </v:shape>
                  <v:shape id="Graphic 52" o:spid="_x0000_s1068" style="position:absolute;top:15754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" path="m31150,l,e" filled="f" strokeweight=".19778mm">
                    <v:path arrowok="t"/>
                  </v:shape>
                  <v:shape id="Graphic 53" o:spid="_x0000_s1069" style="position:absolute;left:311;top:12444;width:23863;height:13;visibility:visible;mso-wrap-style:square;v-text-anchor:top" coordsize="2386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" path="m,l2385836,e" filled="f" strokecolor="#748d99" strokeweight=".19778mm">
                    <v:path arrowok="t"/>
                  </v:shape>
                  <v:shape id="Graphic 54" o:spid="_x0000_s1070" style="position:absolute;top:12444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" path="m31150,l,e" fillcolor="black" stroked="f">
                    <v:path arrowok="t"/>
                  </v:shape>
                  <v:shape id="Graphic 55" o:spid="_x0000_s1071" style="position:absolute;top:12444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" path="m31150,l,e" filled="f" strokeweight=".19778mm">
                    <v:path arrowok="t"/>
                  </v:shape>
                  <v:shape id="Graphic 56" o:spid="_x0000_s1072" style="position:absolute;left:311;top:9135;width:35789;height:13;visibility:visible;mso-wrap-style:square;v-text-anchor:top" coordsize="3578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" path="m,l3578754,e" filled="f" strokecolor="#748d99" strokeweight=".19778mm">
                    <v:path arrowok="t"/>
                  </v:shape>
                  <v:shape id="Graphic 57" o:spid="_x0000_s1073" style="position:absolute;top:9135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" path="m31150,l,e" fillcolor="black" stroked="f">
                    <v:path arrowok="t"/>
                  </v:shape>
                  <v:shape id="Graphic 58" o:spid="_x0000_s1074" style="position:absolute;top:9135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" path="m31150,l,e" filled="f" strokeweight=".19778mm">
                    <v:path arrowok="t"/>
                  </v:shape>
                  <v:shape id="Graphic 59" o:spid="_x0000_s1075" style="position:absolute;left:311;top:5826;width:35789;height:13;visibility:visible;mso-wrap-style:square;v-text-anchor:top" coordsize="3578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" path="m,l3578754,e" filled="f" strokecolor="#748d99" strokeweight=".19778mm">
                    <v:path arrowok="t"/>
                  </v:shape>
                  <v:shape id="Graphic 60" o:spid="_x0000_s1076" style="position:absolute;top:5826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" path="m31150,l,e" fillcolor="black" stroked="f">
                    <v:path arrowok="t"/>
                  </v:shape>
                  <v:shape id="Graphic 61" o:spid="_x0000_s1077" style="position:absolute;top:5826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" path="m31150,l,e" filled="f" strokeweight=".19778mm">
                    <v:path arrowok="t"/>
                  </v:shape>
                  <v:shape id="Graphic 62" o:spid="_x0000_s1078" style="position:absolute;left:311;top:2517;width:35789;height:13;visibility:visible;mso-wrap-style:square;v-text-anchor:top" coordsize="3578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" path="m,l3578754,e" filled="f" strokecolor="#748d99" strokeweight=".19778mm">
                    <v:path arrowok="t"/>
                  </v:shape>
                  <v:shape id="Graphic 63" o:spid="_x0000_s1079" style="position:absolute;top:2517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" path="m31150,l,e" fillcolor="black" stroked="f">
                    <v:path arrowok="t"/>
                  </v:shape>
                  <v:shape id="Graphic 64" o:spid="_x0000_s1080" style="position:absolute;top:2517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" path="m31150,l,e" filled="f" strokeweight=".19778mm">
                    <v:path arrowok="t"/>
                  </v:shape>
                  <v:shape id="Graphic 65" o:spid="_x0000_s1081" style="position:absolute;left:311;top:17300;width:11932;height:8382;visibility:visible;mso-wrap-style:square;v-text-anchor:top" coordsize="119316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" path="m1192918,l,,,838113r1192918,l1192918,xe" fillcolor="#ffe9d2" stroked="f">
                    <v:path arrowok="t"/>
                  </v:shape>
                  <v:shape id="Graphic 66" o:spid="_x0000_s1082" style="position:absolute;left:311;top:17300;width:11932;height:8382;visibility:visible;mso-wrap-style:square;v-text-anchor:top" coordsize="119316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" path="m,838113r1192918,l1192918,,,,,838113xe" filled="f" strokeweight=".1236mm">
                    <v:path arrowok="t"/>
                  </v:shape>
                  <v:shape id="Graphic 67" o:spid="_x0000_s1083" style="position:absolute;left:12240;top:13691;width:11932;height:11995;visibility:visible;mso-wrap-style:square;v-text-anchor:top" coordsize="1193165,119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" path="m1192918,l,,,1199049r1192918,l1192918,xe" fillcolor="#89b9ac" stroked="f">
                    <v:path arrowok="t"/>
                  </v:shape>
                  <v:shape id="Graphic 68" o:spid="_x0000_s1084" style="position:absolute;left:12240;top:13691;width:11932;height:11995;visibility:visible;mso-wrap-style:square;v-text-anchor:top" coordsize="1193165,119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" path="m,1199049r1192918,l1192918,,,,,1199049xe" filled="f" strokeweight=".1236mm">
                    <v:path arrowok="t"/>
                  </v:shape>
                  <v:shape id="Graphic 69" o:spid="_x0000_s1085" style="position:absolute;left:24169;top:10744;width:10414;height:14942;visibility:visible;mso-wrap-style:square;v-text-anchor:top" coordsize="1041400,149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" path="m1040880,l,,,1493666r1040880,l1040880,xe" fillcolor="#abb1d6" stroked="f">
                    <v:path arrowok="t"/>
                  </v:shape>
                  <v:shape id="Graphic 70" o:spid="_x0000_s1086" style="position:absolute;left:24169;top:10744;width:10414;height:14942;visibility:visible;mso-wrap-style:square;v-text-anchor:top" coordsize="1041400,149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" path="m,1493666r1040880,l1040880,,,,,1493666xe" filled="f" strokeweight=".1236mm">
                    <v:path arrowok="t"/>
                  </v:shape>
                  <v:shape id="Graphic 71" o:spid="_x0000_s1087" style="position:absolute;left:34578;top:10227;width:1524;height:15456;visibility:visible;mso-wrap-style:square;v-text-anchor:top" coordsize="152400,154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" path="m152037,l,,,1545377r152037,l152037,xe" fillcolor="#ff90bc" stroked="f">
                    <v:path arrowok="t"/>
                  </v:shape>
                  <v:shape id="Graphic 72" o:spid="_x0000_s1088" style="position:absolute;left:34578;top:10227;width:1524;height:15456;visibility:visible;mso-wrap-style:square;v-text-anchor:top" coordsize="152400,154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" path="m,1545377r152037,l152037,,,,,1545377xe" filled="f" strokeweight=".1236mm">
                    <v:path arrowok="t"/>
                  </v:shape>
                  <v:shape id="Graphic 73" o:spid="_x0000_s1089" style="position:absolute;left:311;top:35;width:35789;height:25648;visibility:visible;mso-wrap-style:square;v-text-anchor:top" coordsize="3578860,256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" path="m,2564598l,em3578754,2564598l3578754,em,2564598r3578754,em,l3578754,e" filled="f" strokeweight=".19778mm">
                    <v:path arrowok="t"/>
                  </v:shape>
                  <v:shape id="Graphic 74" o:spid="_x0000_s1090" style="position:absolute;left:1558;top:1296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" path="m106801,l,,,74761r106801,l106801,xe" fillcolor="#ffe9d2" stroked="f">
                    <v:path arrowok="t"/>
                  </v:shape>
                  <v:shape id="Graphic 75" o:spid="_x0000_s1091" style="position:absolute;left:7981;top:1296;width:1074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" path="m106801,l,,,74761r106801,l106801,xe" fillcolor="#abb1d6" stroked="f">
                    <v:path arrowok="t"/>
                  </v:shape>
                  <v:shape id="Graphic 76" o:spid="_x0000_s1092" style="position:absolute;left:14474;top:1296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" path="m106801,l,,,74761r106801,l106801,xe" fillcolor="#ff90bc" stroked="f">
                    <v:path arrowok="t"/>
                  </v:shape>
                  <v:shape id="Graphic 77" o:spid="_x0000_s1093" style="position:absolute;left:24277;top:1296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" path="m106801,l,,,74761r106801,l106801,xe" fillcolor="#89b9ac" stroked="f">
                    <v:path arrowok="t"/>
                  </v:shape>
                  <v:shape id="Textbox 78" o:spid="_x0000_s1094" type="#_x0000_t202" style="position:absolute;left:3160;top:1232;width:3886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Ec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waqxHMMAAADcAAAADwAA&#10;AAAAAAAAAAAAAAAHAgAAZHJzL2Rvd25yZXYueG1sUEsFBgAAAAADAAMAtwAAAPcCAAAAAA==&#10;" filled="f" stroked="f">
                    <v:textbox inset="0,0,0,0">
                      <w:txbxContent>
                        <w:p w14:paraId="35B7A1F6" w14:textId="77777777" w:rsidR="009D3118" w:rsidRDefault="009D3118">
                          <w:pPr>
                            <w:spacing w:line="163" w:lineRule="exact"/>
                            <w:rPr>
                              <w:del w:id="549" w:author="Author" w:date="2024-02-01T10:43:00Z"/>
                              <w:rFonts w:ascii="Verdana"/>
                              <w:sz w:val="19"/>
                            </w:rPr>
                          </w:pPr>
                          <w:del w:id="550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9"/>
                              </w:rPr>
                              <w:delText>Algeria</w:delText>
                            </w:r>
                          </w:del>
                        </w:p>
                      </w:txbxContent>
                    </v:textbox>
                  </v:shape>
                  <v:shape id="Textbox 79" o:spid="_x0000_s1095" type="#_x0000_t202" style="position:absolute;left:9583;top:1232;width:3950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hSH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" filled="f" stroked="f">
                    <v:textbox inset="0,0,0,0">
                      <w:txbxContent>
                        <w:p w14:paraId="3C6F7A62" w14:textId="77777777" w:rsidR="009D3118" w:rsidRDefault="009D3118">
                          <w:pPr>
                            <w:spacing w:line="163" w:lineRule="exact"/>
                            <w:rPr>
                              <w:del w:id="551" w:author="Author" w:date="2024-02-01T10:43:00Z"/>
                              <w:rFonts w:ascii="Verdana"/>
                              <w:sz w:val="19"/>
                            </w:rPr>
                          </w:pPr>
                          <w:del w:id="552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9"/>
                              </w:rPr>
                              <w:delText>Nigeria</w:delText>
                            </w:r>
                          </w:del>
                        </w:p>
                      </w:txbxContent>
                    </v:textbox>
                  </v:shape>
                  <v:shape id="Textbox 80" o:spid="_x0000_s1096" type="#_x0000_t202" style="position:absolute;left:16076;top:1232;width:7258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rw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awnE3h/0w8AnLzBwAA//8DAFBLAQItABQABgAIAAAAIQDb4fbL7gAAAIUBAAATAAAAAAAAAAAA&#10;AAAAAAAAAABbQ29udGVudF9UeXBlc10ueG1sUEsBAi0AFAAGAAgAAAAhAFr0LFu/AAAAFQEAAAsA&#10;AAAAAAAAAAAAAAAAHwEAAF9yZWxzLy5yZWxzUEsBAi0AFAAGAAgAAAAhAF40ivDEAAAA3AAAAA8A&#10;AAAAAAAAAAAAAAAABwIAAGRycy9kb3ducmV2LnhtbFBLBQYAAAAAAwADALcAAAD4AgAAAAA=&#10;" filled="f" stroked="f">
                    <v:textbox inset="0,0,0,0">
                      <w:txbxContent>
                        <w:p w14:paraId="4E920C4E" w14:textId="77777777" w:rsidR="009D3118" w:rsidRDefault="009D3118">
                          <w:pPr>
                            <w:spacing w:line="163" w:lineRule="exact"/>
                            <w:rPr>
                              <w:del w:id="553" w:author="Author" w:date="2024-02-01T10:43:00Z"/>
                              <w:rFonts w:ascii="Verdana"/>
                              <w:sz w:val="19"/>
                            </w:rPr>
                          </w:pPr>
                          <w:del w:id="554" w:author="Author" w:date="2024-02-01T10:43:00Z">
                            <w:r>
                              <w:rPr>
                                <w:rFonts w:ascii="Verdana"/>
                                <w:w w:val="85"/>
                                <w:sz w:val="19"/>
                              </w:rPr>
                              <w:delText>Other</w:delText>
                            </w:r>
                            <w:r>
                              <w:rPr>
                                <w:rFonts w:ascii="Verdana"/>
                                <w:spacing w:val="2"/>
                                <w:sz w:val="19"/>
                              </w:rPr>
                              <w:delText xml:space="preserve"> </w:delTex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9"/>
                              </w:rPr>
                              <w:delText>Europe</w:delText>
                            </w:r>
                          </w:del>
                        </w:p>
                      </w:txbxContent>
                    </v:textbox>
                  </v:shape>
                  <v:shape id="Textbox 81" o:spid="_x0000_s1097" type="#_x0000_t202" style="position:absolute;left:25879;top:1232;width:3137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C9r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" filled="f" stroked="f">
                    <v:textbox inset="0,0,0,0">
                      <w:txbxContent>
                        <w:p w14:paraId="0D719000" w14:textId="77777777" w:rsidR="009D3118" w:rsidRDefault="009D3118">
                          <w:pPr>
                            <w:spacing w:line="163" w:lineRule="exact"/>
                            <w:rPr>
                              <w:del w:id="555" w:author="Author" w:date="2024-02-01T10:43:00Z"/>
                              <w:rFonts w:ascii="Verdana"/>
                              <w:sz w:val="19"/>
                            </w:rPr>
                          </w:pPr>
                          <w:del w:id="556" w:author="Author" w:date="2024-02-01T10:43:00Z"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9"/>
                              </w:rPr>
                              <w:delText>Qatar</w:delText>
                            </w:r>
                          </w:del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557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15738368" behindDoc="0" locked="0" layoutInCell="1" allowOverlap="1" wp14:anchorId="497D98FF" wp14:editId="72634F84">
                  <wp:simplePos x="0" y="0"/>
                  <wp:positionH relativeFrom="page">
                    <wp:posOffset>2230850</wp:posOffset>
                  </wp:positionH>
                  <wp:positionV relativeFrom="paragraph">
                    <wp:posOffset>-170626</wp:posOffset>
                  </wp:positionV>
                  <wp:extent cx="3613785" cy="2599690"/>
                  <wp:effectExtent l="0" t="0" r="0" b="0"/>
                  <wp:wrapNone/>
                  <wp:docPr id="21" name="Grou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613785" cy="2599690"/>
                            <a:chOff x="0" y="0"/>
                            <a:chExt cx="3613785" cy="2599690"/>
                          </a:xfrm>
                        </wpg:grpSpPr>
                        <wps:wsp>
                          <wps:cNvPr id="23" name="Graphic 22"/>
                          <wps:cNvSpPr/>
                          <wps:spPr>
                            <a:xfrm>
                              <a:off x="31150" y="3560"/>
                              <a:ext cx="1270" cy="2564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564765">
                                  <a:moveTo>
                                    <a:pt x="0" y="256459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Graphic 23"/>
                          <wps:cNvSpPr/>
                          <wps:spPr>
                            <a:xfrm>
                              <a:off x="31150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Graphic 24"/>
                          <wps:cNvSpPr/>
                          <wps:spPr>
                            <a:xfrm>
                              <a:off x="31150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Graphic 25"/>
                          <wps:cNvSpPr/>
                          <wps:spPr>
                            <a:xfrm>
                              <a:off x="605175" y="3560"/>
                              <a:ext cx="1270" cy="17265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726564">
                                  <a:moveTo>
                                    <a:pt x="0" y="0"/>
                                  </a:moveTo>
                                  <a:lnTo>
                                    <a:pt x="0" y="1726485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Graphic 26"/>
                          <wps:cNvSpPr/>
                          <wps:spPr>
                            <a:xfrm>
                              <a:off x="605175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Graphic 27"/>
                          <wps:cNvSpPr/>
                          <wps:spPr>
                            <a:xfrm>
                              <a:off x="605175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Graphic 28"/>
                          <wps:cNvSpPr/>
                          <wps:spPr>
                            <a:xfrm>
                              <a:off x="1179199" y="3560"/>
                              <a:ext cx="1270" cy="17265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726564">
                                  <a:moveTo>
                                    <a:pt x="0" y="0"/>
                                  </a:moveTo>
                                  <a:lnTo>
                                    <a:pt x="0" y="1726485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Graphic 29"/>
                          <wps:cNvSpPr/>
                          <wps:spPr>
                            <a:xfrm>
                              <a:off x="1179199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Graphic 30"/>
                          <wps:cNvSpPr/>
                          <wps:spPr>
                            <a:xfrm>
                              <a:off x="1179199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Graphic 31"/>
                          <wps:cNvSpPr/>
                          <wps:spPr>
                            <a:xfrm>
                              <a:off x="1753223" y="3560"/>
                              <a:ext cx="1270" cy="13658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365885">
                                  <a:moveTo>
                                    <a:pt x="0" y="0"/>
                                  </a:moveTo>
                                  <a:lnTo>
                                    <a:pt x="0" y="1365549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Graphic 32"/>
                          <wps:cNvSpPr/>
                          <wps:spPr>
                            <a:xfrm>
                              <a:off x="1753223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Graphic 33"/>
                          <wps:cNvSpPr/>
                          <wps:spPr>
                            <a:xfrm>
                              <a:off x="1753223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Graphic 34"/>
                          <wps:cNvSpPr/>
                          <wps:spPr>
                            <a:xfrm>
                              <a:off x="2327248" y="3560"/>
                              <a:ext cx="1270" cy="13658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365885">
                                  <a:moveTo>
                                    <a:pt x="0" y="0"/>
                                  </a:moveTo>
                                  <a:lnTo>
                                    <a:pt x="0" y="1365549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Graphic 35"/>
                          <wps:cNvSpPr/>
                          <wps:spPr>
                            <a:xfrm>
                              <a:off x="2327248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Graphic 36"/>
                          <wps:cNvSpPr/>
                          <wps:spPr>
                            <a:xfrm>
                              <a:off x="2327248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Graphic 37"/>
                          <wps:cNvSpPr/>
                          <wps:spPr>
                            <a:xfrm>
                              <a:off x="2901272" y="3560"/>
                              <a:ext cx="1270" cy="10712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71245">
                                  <a:moveTo>
                                    <a:pt x="0" y="0"/>
                                  </a:moveTo>
                                  <a:lnTo>
                                    <a:pt x="0" y="1070932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Graphic 38"/>
                          <wps:cNvSpPr/>
                          <wps:spPr>
                            <a:xfrm>
                              <a:off x="2901272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Graphic 39"/>
                          <wps:cNvSpPr/>
                          <wps:spPr>
                            <a:xfrm>
                              <a:off x="2901272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Graphic 40"/>
                          <wps:cNvSpPr/>
                          <wps:spPr>
                            <a:xfrm>
                              <a:off x="3475297" y="3560"/>
                              <a:ext cx="1270" cy="1019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19810">
                                  <a:moveTo>
                                    <a:pt x="0" y="0"/>
                                  </a:moveTo>
                                  <a:lnTo>
                                    <a:pt x="0" y="1019221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Graphic 41"/>
                          <wps:cNvSpPr/>
                          <wps:spPr>
                            <a:xfrm>
                              <a:off x="3475297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Graphic 42"/>
                          <wps:cNvSpPr/>
                          <wps:spPr>
                            <a:xfrm>
                              <a:off x="3475297" y="2568158"/>
                              <a:ext cx="127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750">
                                  <a:moveTo>
                                    <a:pt x="0" y="0"/>
                                  </a:moveTo>
                                  <a:lnTo>
                                    <a:pt x="0" y="3115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Graphic 43"/>
                          <wps:cNvSpPr/>
                          <wps:spPr>
                            <a:xfrm>
                              <a:off x="31150" y="2568158"/>
                              <a:ext cx="35788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78860">
                                  <a:moveTo>
                                    <a:pt x="0" y="0"/>
                                  </a:moveTo>
                                  <a:lnTo>
                                    <a:pt x="3578754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Graphic 44"/>
                          <wps:cNvSpPr/>
                          <wps:spPr>
                            <a:xfrm>
                              <a:off x="0" y="2568158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Graphic 45"/>
                          <wps:cNvSpPr/>
                          <wps:spPr>
                            <a:xfrm>
                              <a:off x="0" y="2568158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Graphic 46"/>
                          <wps:cNvSpPr/>
                          <wps:spPr>
                            <a:xfrm>
                              <a:off x="0" y="2237242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Graphic 47"/>
                          <wps:cNvSpPr/>
                          <wps:spPr>
                            <a:xfrm>
                              <a:off x="0" y="2237242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Graphic 48"/>
                          <wps:cNvSpPr/>
                          <wps:spPr>
                            <a:xfrm>
                              <a:off x="0" y="1906327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Graphic 49"/>
                          <wps:cNvSpPr/>
                          <wps:spPr>
                            <a:xfrm>
                              <a:off x="0" y="1906327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Graphic 50"/>
                          <wps:cNvSpPr/>
                          <wps:spPr>
                            <a:xfrm>
                              <a:off x="31150" y="1575411"/>
                              <a:ext cx="11931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3165">
                                  <a:moveTo>
                                    <a:pt x="0" y="0"/>
                                  </a:moveTo>
                                  <a:lnTo>
                                    <a:pt x="1192918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Graphic 51"/>
                          <wps:cNvSpPr/>
                          <wps:spPr>
                            <a:xfrm>
                              <a:off x="0" y="1575411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Graphic 52"/>
                          <wps:cNvSpPr/>
                          <wps:spPr>
                            <a:xfrm>
                              <a:off x="0" y="1575411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Graphic 53"/>
                          <wps:cNvSpPr/>
                          <wps:spPr>
                            <a:xfrm>
                              <a:off x="31150" y="1244495"/>
                              <a:ext cx="238633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6330">
                                  <a:moveTo>
                                    <a:pt x="0" y="0"/>
                                  </a:moveTo>
                                  <a:lnTo>
                                    <a:pt x="2385836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Graphic 54"/>
                          <wps:cNvSpPr/>
                          <wps:spPr>
                            <a:xfrm>
                              <a:off x="0" y="1244495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Graphic 55"/>
                          <wps:cNvSpPr/>
                          <wps:spPr>
                            <a:xfrm>
                              <a:off x="0" y="1244495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Graphic 56"/>
                          <wps:cNvSpPr/>
                          <wps:spPr>
                            <a:xfrm>
                              <a:off x="31150" y="913579"/>
                              <a:ext cx="35788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78860">
                                  <a:moveTo>
                                    <a:pt x="0" y="0"/>
                                  </a:moveTo>
                                  <a:lnTo>
                                    <a:pt x="3578754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Graphic 57"/>
                          <wps:cNvSpPr/>
                          <wps:spPr>
                            <a:xfrm>
                              <a:off x="0" y="913579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Graphic 58"/>
                          <wps:cNvSpPr/>
                          <wps:spPr>
                            <a:xfrm>
                              <a:off x="0" y="913579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Graphic 59"/>
                          <wps:cNvSpPr/>
                          <wps:spPr>
                            <a:xfrm>
                              <a:off x="31150" y="582663"/>
                              <a:ext cx="35788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78860">
                                  <a:moveTo>
                                    <a:pt x="0" y="0"/>
                                  </a:moveTo>
                                  <a:lnTo>
                                    <a:pt x="3578754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Graphic 60"/>
                          <wps:cNvSpPr/>
                          <wps:spPr>
                            <a:xfrm>
                              <a:off x="0" y="582663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Graphic 61"/>
                          <wps:cNvSpPr/>
                          <wps:spPr>
                            <a:xfrm>
                              <a:off x="0" y="582663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Graphic 62"/>
                          <wps:cNvSpPr/>
                          <wps:spPr>
                            <a:xfrm>
                              <a:off x="31150" y="251747"/>
                              <a:ext cx="35788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78860">
                                  <a:moveTo>
                                    <a:pt x="0" y="0"/>
                                  </a:moveTo>
                                  <a:lnTo>
                                    <a:pt x="3578754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Graphic 63"/>
                          <wps:cNvSpPr/>
                          <wps:spPr>
                            <a:xfrm>
                              <a:off x="0" y="251747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Graphic 64"/>
                          <wps:cNvSpPr/>
                          <wps:spPr>
                            <a:xfrm>
                              <a:off x="0" y="251747"/>
                              <a:ext cx="317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>
                                  <a:moveTo>
                                    <a:pt x="311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Graphic 65"/>
                          <wps:cNvSpPr/>
                          <wps:spPr>
                            <a:xfrm>
                              <a:off x="31150" y="1730045"/>
                              <a:ext cx="1193165" cy="838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3165" h="838200">
                                  <a:moveTo>
                                    <a:pt x="119291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38113"/>
                                  </a:lnTo>
                                  <a:lnTo>
                                    <a:pt x="1192918" y="838113"/>
                                  </a:lnTo>
                                  <a:lnTo>
                                    <a:pt x="11929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D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Graphic 66"/>
                          <wps:cNvSpPr/>
                          <wps:spPr>
                            <a:xfrm>
                              <a:off x="31150" y="1730045"/>
                              <a:ext cx="1193165" cy="838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3165" h="838200">
                                  <a:moveTo>
                                    <a:pt x="0" y="838113"/>
                                  </a:moveTo>
                                  <a:lnTo>
                                    <a:pt x="1192918" y="838113"/>
                                  </a:lnTo>
                                  <a:lnTo>
                                    <a:pt x="11929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38113"/>
                                  </a:lnTo>
                                  <a:close/>
                                </a:path>
                              </a:pathLst>
                            </a:custGeom>
                            <a:ln w="445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Graphic 67"/>
                          <wps:cNvSpPr/>
                          <wps:spPr>
                            <a:xfrm>
                              <a:off x="1224068" y="1369109"/>
                              <a:ext cx="1193165" cy="11995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3165" h="1199515">
                                  <a:moveTo>
                                    <a:pt x="119291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99049"/>
                                  </a:lnTo>
                                  <a:lnTo>
                                    <a:pt x="1192918" y="1199049"/>
                                  </a:lnTo>
                                  <a:lnTo>
                                    <a:pt x="11929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B9A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Graphic 68"/>
                          <wps:cNvSpPr/>
                          <wps:spPr>
                            <a:xfrm>
                              <a:off x="1224068" y="1369109"/>
                              <a:ext cx="1193165" cy="11995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3165" h="1199515">
                                  <a:moveTo>
                                    <a:pt x="0" y="1199049"/>
                                  </a:moveTo>
                                  <a:lnTo>
                                    <a:pt x="1192918" y="1199049"/>
                                  </a:lnTo>
                                  <a:lnTo>
                                    <a:pt x="11929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99049"/>
                                  </a:lnTo>
                                  <a:close/>
                                </a:path>
                              </a:pathLst>
                            </a:custGeom>
                            <a:ln w="445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Graphic 69"/>
                          <wps:cNvSpPr/>
                          <wps:spPr>
                            <a:xfrm>
                              <a:off x="2416986" y="1074492"/>
                              <a:ext cx="1041400" cy="1494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1400" h="1494155">
                                  <a:moveTo>
                                    <a:pt x="104088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93666"/>
                                  </a:lnTo>
                                  <a:lnTo>
                                    <a:pt x="1040880" y="1493666"/>
                                  </a:lnTo>
                                  <a:lnTo>
                                    <a:pt x="10408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BB1D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Graphic 70"/>
                          <wps:cNvSpPr/>
                          <wps:spPr>
                            <a:xfrm>
                              <a:off x="2416986" y="1074492"/>
                              <a:ext cx="1041400" cy="1494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1400" h="1494155">
                                  <a:moveTo>
                                    <a:pt x="0" y="1493666"/>
                                  </a:moveTo>
                                  <a:lnTo>
                                    <a:pt x="1040880" y="1493666"/>
                                  </a:lnTo>
                                  <a:lnTo>
                                    <a:pt x="10408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93666"/>
                                  </a:lnTo>
                                  <a:close/>
                                </a:path>
                              </a:pathLst>
                            </a:custGeom>
                            <a:ln w="445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Graphic 71"/>
                          <wps:cNvSpPr/>
                          <wps:spPr>
                            <a:xfrm>
                              <a:off x="3457866" y="1022781"/>
                              <a:ext cx="152400" cy="15455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400" h="1545590">
                                  <a:moveTo>
                                    <a:pt x="15203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45377"/>
                                  </a:lnTo>
                                  <a:lnTo>
                                    <a:pt x="152037" y="1545377"/>
                                  </a:lnTo>
                                  <a:lnTo>
                                    <a:pt x="1520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0B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Graphic 72"/>
                          <wps:cNvSpPr/>
                          <wps:spPr>
                            <a:xfrm>
                              <a:off x="3457866" y="1022781"/>
                              <a:ext cx="152400" cy="15455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400" h="1545590">
                                  <a:moveTo>
                                    <a:pt x="0" y="1545377"/>
                                  </a:moveTo>
                                  <a:lnTo>
                                    <a:pt x="152037" y="1545377"/>
                                  </a:lnTo>
                                  <a:lnTo>
                                    <a:pt x="15203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45377"/>
                                  </a:lnTo>
                                  <a:close/>
                                </a:path>
                              </a:pathLst>
                            </a:custGeom>
                            <a:ln w="445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Graphic 73"/>
                          <wps:cNvSpPr/>
                          <wps:spPr>
                            <a:xfrm>
                              <a:off x="31150" y="3560"/>
                              <a:ext cx="3578860" cy="2564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78860" h="2564765">
                                  <a:moveTo>
                                    <a:pt x="0" y="2564598"/>
                                  </a:moveTo>
                                  <a:lnTo>
                                    <a:pt x="0" y="0"/>
                                  </a:lnTo>
                                </a:path>
                                <a:path w="3578860" h="2564765">
                                  <a:moveTo>
                                    <a:pt x="3578754" y="2564598"/>
                                  </a:moveTo>
                                  <a:lnTo>
                                    <a:pt x="3578754" y="0"/>
                                  </a:lnTo>
                                </a:path>
                                <a:path w="3578860" h="2564765">
                                  <a:moveTo>
                                    <a:pt x="0" y="2564598"/>
                                  </a:moveTo>
                                  <a:lnTo>
                                    <a:pt x="3578754" y="2564598"/>
                                  </a:lnTo>
                                </a:path>
                                <a:path w="3578860" h="2564765">
                                  <a:moveTo>
                                    <a:pt x="0" y="0"/>
                                  </a:moveTo>
                                  <a:lnTo>
                                    <a:pt x="3578754" y="0"/>
                                  </a:lnTo>
                                </a:path>
                              </a:pathLst>
                            </a:custGeom>
                            <a:ln w="712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Graphic 74"/>
                          <wps:cNvSpPr/>
                          <wps:spPr>
                            <a:xfrm>
                              <a:off x="155846" y="129637"/>
                              <a:ext cx="107314" cy="74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314" h="74930">
                                  <a:moveTo>
                                    <a:pt x="10680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4761"/>
                                  </a:lnTo>
                                  <a:lnTo>
                                    <a:pt x="106801" y="74761"/>
                                  </a:lnTo>
                                  <a:lnTo>
                                    <a:pt x="1068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D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Graphic 75"/>
                          <wps:cNvSpPr/>
                          <wps:spPr>
                            <a:xfrm>
                              <a:off x="798187" y="129637"/>
                              <a:ext cx="107314" cy="74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314" h="74930">
                                  <a:moveTo>
                                    <a:pt x="10680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4761"/>
                                  </a:lnTo>
                                  <a:lnTo>
                                    <a:pt x="106801" y="74761"/>
                                  </a:lnTo>
                                  <a:lnTo>
                                    <a:pt x="1068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BB1D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Graphic 76"/>
                          <wps:cNvSpPr/>
                          <wps:spPr>
                            <a:xfrm>
                              <a:off x="1447481" y="129637"/>
                              <a:ext cx="107314" cy="74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314" h="74930">
                                  <a:moveTo>
                                    <a:pt x="10680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4761"/>
                                  </a:lnTo>
                                  <a:lnTo>
                                    <a:pt x="106801" y="74761"/>
                                  </a:lnTo>
                                  <a:lnTo>
                                    <a:pt x="1068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0B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Graphic 77"/>
                          <wps:cNvSpPr/>
                          <wps:spPr>
                            <a:xfrm>
                              <a:off x="2427751" y="129637"/>
                              <a:ext cx="107314" cy="74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314" h="74930">
                                  <a:moveTo>
                                    <a:pt x="10680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4761"/>
                                  </a:lnTo>
                                  <a:lnTo>
                                    <a:pt x="106801" y="74761"/>
                                  </a:lnTo>
                                  <a:lnTo>
                                    <a:pt x="1068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B9A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Textbox 78"/>
                          <wps:cNvSpPr txBox="1"/>
                          <wps:spPr>
                            <a:xfrm>
                              <a:off x="316049" y="123229"/>
                              <a:ext cx="388620" cy="1035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652564C" w14:textId="77777777" w:rsidR="009D3118" w:rsidRDefault="009D3118">
                                <w:pPr>
                                  <w:spacing w:line="163" w:lineRule="exact"/>
                                  <w:rPr>
                                    <w:ins w:id="558" w:author="Author" w:date="2024-02-01T10:43:00Z"/>
                                    <w:rFonts w:ascii="Verdana"/>
                                    <w:sz w:val="19"/>
                                  </w:rPr>
                                </w:pPr>
                                <w:ins w:id="559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9"/>
                                    </w:rPr>
                                    <w:t>Algeria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0" name="Textbox 79"/>
                          <wps:cNvSpPr txBox="1"/>
                          <wps:spPr>
                            <a:xfrm>
                              <a:off x="958390" y="123229"/>
                              <a:ext cx="394970" cy="1035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29FC4AC" w14:textId="77777777" w:rsidR="009D3118" w:rsidRDefault="009D3118">
                                <w:pPr>
                                  <w:spacing w:line="163" w:lineRule="exact"/>
                                  <w:rPr>
                                    <w:ins w:id="560" w:author="Author" w:date="2024-02-01T10:43:00Z"/>
                                    <w:rFonts w:ascii="Verdana"/>
                                    <w:sz w:val="19"/>
                                  </w:rPr>
                                </w:pPr>
                                <w:ins w:id="561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9"/>
                                    </w:rPr>
                                    <w:t>Nigeria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1" name="Textbox 80"/>
                          <wps:cNvSpPr txBox="1"/>
                          <wps:spPr>
                            <a:xfrm>
                              <a:off x="1607684" y="123229"/>
                              <a:ext cx="725805" cy="1035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F8E0DC8" w14:textId="77777777" w:rsidR="009D3118" w:rsidRDefault="009D3118">
                                <w:pPr>
                                  <w:spacing w:line="163" w:lineRule="exact"/>
                                  <w:rPr>
                                    <w:ins w:id="562" w:author="Author" w:date="2024-02-01T10:43:00Z"/>
                                    <w:rFonts w:ascii="Verdana"/>
                                    <w:sz w:val="19"/>
                                  </w:rPr>
                                </w:pPr>
                                <w:ins w:id="563" w:author="Author" w:date="2024-02-01T10:43:00Z">
                                  <w:r>
                                    <w:rPr>
                                      <w:rFonts w:ascii="Verdana"/>
                                      <w:w w:val="85"/>
                                      <w:sz w:val="19"/>
                                    </w:rPr>
                                    <w:t>Other</w:t>
                                  </w:r>
                                  <w:r>
                                    <w:rPr>
                                      <w:rFonts w:ascii="Verdana"/>
                                      <w:spacing w:val="2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9"/>
                                    </w:rPr>
                                    <w:t>Europe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2" name="Textbox 81"/>
                          <wps:cNvSpPr txBox="1"/>
                          <wps:spPr>
                            <a:xfrm>
                              <a:off x="2587954" y="123229"/>
                              <a:ext cx="313690" cy="1035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4C66A92" w14:textId="77777777" w:rsidR="009D3118" w:rsidRDefault="009D3118">
                                <w:pPr>
                                  <w:spacing w:line="163" w:lineRule="exact"/>
                                  <w:rPr>
                                    <w:ins w:id="564" w:author="Author" w:date="2024-02-01T10:43:00Z"/>
                                    <w:rFonts w:ascii="Verdana"/>
                                    <w:sz w:val="19"/>
                                  </w:rPr>
                                </w:pPr>
                                <w:ins w:id="565" w:author="Author" w:date="2024-02-01T10:43:00Z">
                                  <w:r>
                                    <w:rPr>
                                      <w:rFonts w:ascii="Verdana"/>
                                      <w:spacing w:val="-4"/>
                                      <w:w w:val="90"/>
                                      <w:sz w:val="19"/>
                                    </w:rPr>
                                    <w:t>Qatar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497D98FF" id="Group 21" o:spid="_x0000_s1098" style="position:absolute;left:0;text-align:left;margin-left:175.65pt;margin-top:-13.45pt;width:284.55pt;height:204.7pt;z-index:15738368;mso-wrap-distance-left:0;mso-wrap-distance-right:0;mso-position-horizontal-relative:page" coordsize="36137,25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">
                  <v:shape id="Graphic 22" o:spid="_x0000_s1099" style="position:absolute;left:311;top:35;width:13;height:25648;visibility:visible;mso-wrap-style:square;v-text-anchor:top" coordsize="1270,256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" path="m,2564598l,e" filled="f" strokecolor="#748d99" strokeweight=".19778mm">
                    <v:path arrowok="t"/>
                  </v:shape>
                  <v:shape id="Graphic 23" o:spid="_x0000_s1100" style="position:absolute;left:31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" path="m,l,31150e" fillcolor="black" stroked="f">
                    <v:path arrowok="t"/>
                  </v:shape>
                  <v:shape id="Graphic 24" o:spid="_x0000_s1101" style="position:absolute;left:31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" path="m,l,31150e" filled="f" strokeweight=".19778mm">
                    <v:path arrowok="t"/>
                  </v:shape>
                  <v:shape id="Graphic 25" o:spid="_x0000_s1102" style="position:absolute;left:6051;top:35;width:13;height:17266;visibility:visible;mso-wrap-style:square;v-text-anchor:top" coordsize="1270,1726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" path="m,l,1726485e" filled="f" strokecolor="#748d99" strokeweight=".19778mm">
                    <v:path arrowok="t"/>
                  </v:shape>
                  <v:shape id="Graphic 26" o:spid="_x0000_s1103" style="position:absolute;left:605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" path="m,l,31150e" fillcolor="black" stroked="f">
                    <v:path arrowok="t"/>
                  </v:shape>
                  <v:shape id="Graphic 27" o:spid="_x0000_s1104" style="position:absolute;left:605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" path="m,l,31150e" filled="f" strokeweight=".19778mm">
                    <v:path arrowok="t"/>
                  </v:shape>
                  <v:shape id="Graphic 28" o:spid="_x0000_s1105" style="position:absolute;left:11791;top:35;width:13;height:17266;visibility:visible;mso-wrap-style:square;v-text-anchor:top" coordsize="1270,1726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" path="m,l,1726485e" filled="f" strokecolor="#748d99" strokeweight=".19778mm">
                    <v:path arrowok="t"/>
                  </v:shape>
                  <v:shape id="Graphic 29" o:spid="_x0000_s1106" style="position:absolute;left:1179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" path="m,l,31150e" fillcolor="black" stroked="f">
                    <v:path arrowok="t"/>
                  </v:shape>
                  <v:shape id="Graphic 30" o:spid="_x0000_s1107" style="position:absolute;left:1179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" path="m,l,31150e" filled="f" strokeweight=".19778mm">
                    <v:path arrowok="t"/>
                  </v:shape>
                  <v:shape id="Graphic 31" o:spid="_x0000_s1108" style="position:absolute;left:17532;top:35;width:12;height:13659;visibility:visible;mso-wrap-style:square;v-text-anchor:top" coordsize="1270,136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" path="m,l,1365549e" filled="f" strokecolor="#748d99" strokeweight=".19778mm">
                    <v:path arrowok="t"/>
                  </v:shape>
                  <v:shape id="Graphic 32" o:spid="_x0000_s1109" style="position:absolute;left:17532;top:25681;width:12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" path="m,l,31150e" fillcolor="black" stroked="f">
                    <v:path arrowok="t"/>
                  </v:shape>
                  <v:shape id="Graphic 33" o:spid="_x0000_s1110" style="position:absolute;left:17532;top:25681;width:12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" path="m,l,31150e" filled="f" strokeweight=".19778mm">
                    <v:path arrowok="t"/>
                  </v:shape>
                  <v:shape id="Graphic 34" o:spid="_x0000_s1111" style="position:absolute;left:23272;top:35;width:13;height:13659;visibility:visible;mso-wrap-style:square;v-text-anchor:top" coordsize="1270,136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" path="m,l,1365549e" filled="f" strokecolor="#748d99" strokeweight=".19778mm">
                    <v:path arrowok="t"/>
                  </v:shape>
                  <v:shape id="Graphic 35" o:spid="_x0000_s1112" style="position:absolute;left:2327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" path="m,l,31150e" fillcolor="black" stroked="f">
                    <v:path arrowok="t"/>
                  </v:shape>
                  <v:shape id="Graphic 36" o:spid="_x0000_s1113" style="position:absolute;left:2327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" path="m,l,31150e" filled="f" strokeweight=".19778mm">
                    <v:path arrowok="t"/>
                  </v:shape>
                  <v:shape id="Graphic 37" o:spid="_x0000_s1114" style="position:absolute;left:29012;top:35;width:13;height:10713;visibility:visible;mso-wrap-style:square;v-text-anchor:top" coordsize="1270,107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" path="m,l,1070932e" filled="f" strokecolor="#748d99" strokeweight=".19778mm">
                    <v:path arrowok="t"/>
                  </v:shape>
                  <v:shape id="Graphic 38" o:spid="_x0000_s1115" style="position:absolute;left:2901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" path="m,l,31150e" fillcolor="black" stroked="f">
                    <v:path arrowok="t"/>
                  </v:shape>
                  <v:shape id="Graphic 39" o:spid="_x0000_s1116" style="position:absolute;left:2901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" path="m,l,31150e" filled="f" strokeweight=".19778mm">
                    <v:path arrowok="t"/>
                  </v:shape>
                  <v:shape id="Graphic 40" o:spid="_x0000_s1117" style="position:absolute;left:34752;top:35;width:13;height:10198;visibility:visible;mso-wrap-style:square;v-text-anchor:top" coordsize="1270,10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" path="m,l,1019221e" filled="f" strokecolor="#748d99" strokeweight=".19778mm">
                    <v:path arrowok="t"/>
                  </v:shape>
                  <v:shape id="Graphic 41" o:spid="_x0000_s1118" style="position:absolute;left:3475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" path="m,l,31150e" fillcolor="black" stroked="f">
                    <v:path arrowok="t"/>
                  </v:shape>
                  <v:shape id="Graphic 42" o:spid="_x0000_s1119" style="position:absolute;left:34752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" path="m,l,31150e" filled="f" strokeweight=".19778mm">
                    <v:path arrowok="t"/>
                  </v:shape>
                  <v:shape id="Graphic 43" o:spid="_x0000_s1120" style="position:absolute;left:311;top:25681;width:35789;height:13;visibility:visible;mso-wrap-style:square;v-text-anchor:top" coordsize="3578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" path="m,l3578754,e" filled="f" strokecolor="#748d99" strokeweight=".19778mm">
                    <v:path arrowok="t"/>
                  </v:shape>
                  <v:shape id="Graphic 44" o:spid="_x0000_s1121" style="position:absolute;top:25681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" path="m31150,l,e" fillcolor="black" stroked="f">
                    <v:path arrowok="t"/>
                  </v:shape>
                  <v:shape id="Graphic 45" o:spid="_x0000_s1122" style="position:absolute;top:25681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" path="m31150,l,e" filled="f" strokeweight=".19778mm">
                    <v:path arrowok="t"/>
                  </v:shape>
                  <v:shape id="Graphic 46" o:spid="_x0000_s1123" style="position:absolute;top:22372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" path="m31150,l,e" fillcolor="black" stroked="f">
                    <v:path arrowok="t"/>
                  </v:shape>
                  <v:shape id="Graphic 47" o:spid="_x0000_s1124" style="position:absolute;top:22372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" path="m31150,l,e" filled="f" strokeweight=".19778mm">
                    <v:path arrowok="t"/>
                  </v:shape>
                  <v:shape id="Graphic 48" o:spid="_x0000_s1125" style="position:absolute;top:19063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" path="m31150,l,e" fillcolor="black" stroked="f">
                    <v:path arrowok="t"/>
                  </v:shape>
                  <v:shape id="Graphic 49" o:spid="_x0000_s1126" style="position:absolute;top:19063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" path="m31150,l,e" filled="f" strokeweight=".19778mm">
                    <v:path arrowok="t"/>
                  </v:shape>
                  <v:shape id="Graphic 50" o:spid="_x0000_s1127" style="position:absolute;left:311;top:15754;width:11932;height:12;visibility:visible;mso-wrap-style:square;v-text-anchor:top" coordsize="1193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" path="m,l1192918,e" filled="f" strokecolor="#748d99" strokeweight=".19778mm">
                    <v:path arrowok="t"/>
                  </v:shape>
                  <v:shape id="Graphic 51" o:spid="_x0000_s1128" style="position:absolute;top:15754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" path="m31150,l,e" fillcolor="black" stroked="f">
                    <v:path arrowok="t"/>
                  </v:shape>
                  <v:shape id="Graphic 52" o:spid="_x0000_s1129" style="position:absolute;top:15754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" path="m31150,l,e" filled="f" strokeweight=".19778mm">
                    <v:path arrowok="t"/>
                  </v:shape>
                  <v:shape id="Graphic 53" o:spid="_x0000_s1130" style="position:absolute;left:311;top:12444;width:23863;height:13;visibility:visible;mso-wrap-style:square;v-text-anchor:top" coordsize="2386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" path="m,l2385836,e" filled="f" strokecolor="#748d99" strokeweight=".19778mm">
                    <v:path arrowok="t"/>
                  </v:shape>
                  <v:shape id="Graphic 54" o:spid="_x0000_s1131" style="position:absolute;top:12444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" path="m31150,l,e" fillcolor="black" stroked="f">
                    <v:path arrowok="t"/>
                  </v:shape>
                  <v:shape id="Graphic 55" o:spid="_x0000_s1132" style="position:absolute;top:12444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" path="m31150,l,e" filled="f" strokeweight=".19778mm">
                    <v:path arrowok="t"/>
                  </v:shape>
                  <v:shape id="Graphic 56" o:spid="_x0000_s1133" style="position:absolute;left:311;top:9135;width:35789;height:13;visibility:visible;mso-wrap-style:square;v-text-anchor:top" coordsize="3578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" path="m,l3578754,e" filled="f" strokecolor="#748d99" strokeweight=".19778mm">
                    <v:path arrowok="t"/>
                  </v:shape>
                  <v:shape id="Graphic 57" o:spid="_x0000_s1134" style="position:absolute;top:9135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" path="m31150,l,e" fillcolor="black" stroked="f">
                    <v:path arrowok="t"/>
                  </v:shape>
                  <v:shape id="Graphic 58" o:spid="_x0000_s1135" style="position:absolute;top:9135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" path="m31150,l,e" filled="f" strokeweight=".19778mm">
                    <v:path arrowok="t"/>
                  </v:shape>
                  <v:shape id="Graphic 59" o:spid="_x0000_s1136" style="position:absolute;left:311;top:5826;width:35789;height:13;visibility:visible;mso-wrap-style:square;v-text-anchor:top" coordsize="3578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" path="m,l3578754,e" filled="f" strokecolor="#748d99" strokeweight=".19778mm">
                    <v:path arrowok="t"/>
                  </v:shape>
                  <v:shape id="Graphic 60" o:spid="_x0000_s1137" style="position:absolute;top:5826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" path="m31150,l,e" fillcolor="black" stroked="f">
                    <v:path arrowok="t"/>
                  </v:shape>
                  <v:shape id="Graphic 61" o:spid="_x0000_s1138" style="position:absolute;top:5826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" path="m31150,l,e" filled="f" strokeweight=".19778mm">
                    <v:path arrowok="t"/>
                  </v:shape>
                  <v:shape id="Graphic 62" o:spid="_x0000_s1139" style="position:absolute;left:311;top:2517;width:35789;height:13;visibility:visible;mso-wrap-style:square;v-text-anchor:top" coordsize="3578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" path="m,l3578754,e" filled="f" strokecolor="#748d99" strokeweight=".19778mm">
                    <v:path arrowok="t"/>
                  </v:shape>
                  <v:shape id="Graphic 63" o:spid="_x0000_s1140" style="position:absolute;top:2517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" path="m31150,l,e" fillcolor="black" stroked="f">
                    <v:path arrowok="t"/>
                  </v:shape>
                  <v:shape id="Graphic 64" o:spid="_x0000_s1141" style="position:absolute;top:2517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" path="m31150,l,e" filled="f" strokeweight=".19778mm">
                    <v:path arrowok="t"/>
                  </v:shape>
                  <v:shape id="Graphic 65" o:spid="_x0000_s1142" style="position:absolute;left:311;top:17300;width:11932;height:8382;visibility:visible;mso-wrap-style:square;v-text-anchor:top" coordsize="119316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" path="m1192918,l,,,838113r1192918,l1192918,xe" fillcolor="#ffe9d2" stroked="f">
                    <v:path arrowok="t"/>
                  </v:shape>
                  <v:shape id="Graphic 66" o:spid="_x0000_s1143" style="position:absolute;left:311;top:17300;width:11932;height:8382;visibility:visible;mso-wrap-style:square;v-text-anchor:top" coordsize="119316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" path="m,838113r1192918,l1192918,,,,,838113xe" filled="f" strokeweight=".1236mm">
                    <v:path arrowok="t"/>
                  </v:shape>
                  <v:shape id="Graphic 67" o:spid="_x0000_s1144" style="position:absolute;left:12240;top:13691;width:11932;height:11995;visibility:visible;mso-wrap-style:square;v-text-anchor:top" coordsize="1193165,119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" path="m1192918,l,,,1199049r1192918,l1192918,xe" fillcolor="#89b9ac" stroked="f">
                    <v:path arrowok="t"/>
                  </v:shape>
                  <v:shape id="Graphic 68" o:spid="_x0000_s1145" style="position:absolute;left:12240;top:13691;width:11932;height:11995;visibility:visible;mso-wrap-style:square;v-text-anchor:top" coordsize="1193165,119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" path="m,1199049r1192918,l1192918,,,,,1199049xe" filled="f" strokeweight=".1236mm">
                    <v:path arrowok="t"/>
                  </v:shape>
                  <v:shape id="Graphic 69" o:spid="_x0000_s1146" style="position:absolute;left:24169;top:10744;width:10414;height:14942;visibility:visible;mso-wrap-style:square;v-text-anchor:top" coordsize="1041400,149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" path="m1040880,l,,,1493666r1040880,l1040880,xe" fillcolor="#abb1d6" stroked="f">
                    <v:path arrowok="t"/>
                  </v:shape>
                  <v:shape id="Graphic 70" o:spid="_x0000_s1147" style="position:absolute;left:24169;top:10744;width:10414;height:14942;visibility:visible;mso-wrap-style:square;v-text-anchor:top" coordsize="1041400,149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" path="m,1493666r1040880,l1040880,,,,,1493666xe" filled="f" strokeweight=".1236mm">
                    <v:path arrowok="t"/>
                  </v:shape>
                  <v:shape id="Graphic 71" o:spid="_x0000_s1148" style="position:absolute;left:34578;top:10227;width:1524;height:15456;visibility:visible;mso-wrap-style:square;v-text-anchor:top" coordsize="152400,154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" path="m152037,l,,,1545377r152037,l152037,xe" fillcolor="#ff90bc" stroked="f">
                    <v:path arrowok="t"/>
                  </v:shape>
                  <v:shape id="Graphic 72" o:spid="_x0000_s1149" style="position:absolute;left:34578;top:10227;width:1524;height:15456;visibility:visible;mso-wrap-style:square;v-text-anchor:top" coordsize="152400,154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" path="m,1545377r152037,l152037,,,,,1545377xe" filled="f" strokeweight=".1236mm">
                    <v:path arrowok="t"/>
                  </v:shape>
                  <v:shape id="Graphic 73" o:spid="_x0000_s1150" style="position:absolute;left:311;top:35;width:35789;height:25648;visibility:visible;mso-wrap-style:square;v-text-anchor:top" coordsize="3578860,256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" path="m,2564598l,em3578754,2564598l3578754,em,2564598r3578754,em,l3578754,e" filled="f" strokeweight=".19778mm">
                    <v:path arrowok="t"/>
                  </v:shape>
                  <v:shape id="Graphic 74" o:spid="_x0000_s1151" style="position:absolute;left:1558;top:1296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" path="m106801,l,,,74761r106801,l106801,xe" fillcolor="#ffe9d2" stroked="f">
                    <v:path arrowok="t"/>
                  </v:shape>
                  <v:shape id="Graphic 75" o:spid="_x0000_s1152" style="position:absolute;left:7981;top:1296;width:1074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" path="m106801,l,,,74761r106801,l106801,xe" fillcolor="#abb1d6" stroked="f">
                    <v:path arrowok="t"/>
                  </v:shape>
                  <v:shape id="Graphic 76" o:spid="_x0000_s1153" style="position:absolute;left:14474;top:1296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" path="m106801,l,,,74761r106801,l106801,xe" fillcolor="#ff90bc" stroked="f">
                    <v:path arrowok="t"/>
                  </v:shape>
                  <v:shape id="Graphic 77" o:spid="_x0000_s1154" style="position:absolute;left:24277;top:1296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" path="m106801,l,,,74761r106801,l106801,xe" fillcolor="#89b9ac" stroked="f">
                    <v:path arrowok="t"/>
                  </v:shape>
                  <v:shape id="Textbox 78" o:spid="_x0000_s1155" type="#_x0000_t202" style="position:absolute;left:3160;top:1232;width:3886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  <v:textbox inset="0,0,0,0">
                      <w:txbxContent>
                        <w:p w14:paraId="2652564C" w14:textId="77777777" w:rsidR="009D3118" w:rsidRDefault="009D3118">
                          <w:pPr>
                            <w:spacing w:line="163" w:lineRule="exact"/>
                            <w:rPr>
                              <w:ins w:id="566" w:author="Author" w:date="2024-02-01T10:43:00Z"/>
                              <w:rFonts w:ascii="Verdana"/>
                              <w:sz w:val="19"/>
                            </w:rPr>
                          </w:pPr>
                          <w:ins w:id="567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9"/>
                              </w:rPr>
                              <w:t>Algeria</w:t>
                            </w:r>
                          </w:ins>
                        </w:p>
                      </w:txbxContent>
                    </v:textbox>
                  </v:shape>
                  <v:shape id="Textbox 79" o:spid="_x0000_s1156" type="#_x0000_t202" style="position:absolute;left:9583;top:1232;width:3950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  <v:textbox inset="0,0,0,0">
                      <w:txbxContent>
                        <w:p w14:paraId="129FC4AC" w14:textId="77777777" w:rsidR="009D3118" w:rsidRDefault="009D3118">
                          <w:pPr>
                            <w:spacing w:line="163" w:lineRule="exact"/>
                            <w:rPr>
                              <w:ins w:id="568" w:author="Author" w:date="2024-02-01T10:43:00Z"/>
                              <w:rFonts w:ascii="Verdana"/>
                              <w:sz w:val="19"/>
                            </w:rPr>
                          </w:pPr>
                          <w:ins w:id="569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9"/>
                              </w:rPr>
                              <w:t>Nigeria</w:t>
                            </w:r>
                          </w:ins>
                        </w:p>
                      </w:txbxContent>
                    </v:textbox>
                  </v:shape>
                  <v:shape id="Textbox 80" o:spid="_x0000_s1157" type="#_x0000_t202" style="position:absolute;left:16076;top:1232;width:7258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  <v:textbox inset="0,0,0,0">
                      <w:txbxContent>
                        <w:p w14:paraId="7F8E0DC8" w14:textId="77777777" w:rsidR="009D3118" w:rsidRDefault="009D3118">
                          <w:pPr>
                            <w:spacing w:line="163" w:lineRule="exact"/>
                            <w:rPr>
                              <w:ins w:id="570" w:author="Author" w:date="2024-02-01T10:43:00Z"/>
                              <w:rFonts w:ascii="Verdana"/>
                              <w:sz w:val="19"/>
                            </w:rPr>
                          </w:pPr>
                          <w:ins w:id="571" w:author="Author" w:date="2024-02-01T10:43:00Z">
                            <w:r>
                              <w:rPr>
                                <w:rFonts w:ascii="Verdana"/>
                                <w:w w:val="85"/>
                                <w:sz w:val="19"/>
                              </w:rPr>
                              <w:t>Other</w:t>
                            </w:r>
                            <w:r>
                              <w:rPr>
                                <w:rFonts w:ascii="Verdana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9"/>
                              </w:rPr>
                              <w:t>Europe</w:t>
                            </w:r>
                          </w:ins>
                        </w:p>
                      </w:txbxContent>
                    </v:textbox>
                  </v:shape>
                  <v:shape id="Textbox 81" o:spid="_x0000_s1158" type="#_x0000_t202" style="position:absolute;left:25879;top:1232;width:3137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  <v:textbox inset="0,0,0,0">
                      <w:txbxContent>
                        <w:p w14:paraId="14C66A92" w14:textId="77777777" w:rsidR="009D3118" w:rsidRDefault="009D3118">
                          <w:pPr>
                            <w:spacing w:line="163" w:lineRule="exact"/>
                            <w:rPr>
                              <w:ins w:id="572" w:author="Author" w:date="2024-02-01T10:43:00Z"/>
                              <w:rFonts w:ascii="Verdana"/>
                              <w:sz w:val="19"/>
                            </w:rPr>
                          </w:pPr>
                          <w:ins w:id="573" w:author="Author" w:date="2024-02-01T10:43:00Z"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9"/>
                              </w:rPr>
                              <w:t>Qatar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bookmarkStart w:id="574" w:name="_bookmark23"/>
      <w:bookmarkEnd w:id="574"/>
      <w:r w:rsidR="00FF3C28" w:rsidRPr="00E60ED9">
        <w:rPr>
          <w:rFonts w:ascii="Verdana"/>
          <w:spacing w:val="-5"/>
          <w:sz w:val="19"/>
        </w:rPr>
        <w:t>14</w:t>
      </w:r>
    </w:p>
    <w:p w14:paraId="20DF8059" w14:textId="77777777" w:rsidR="007F257B" w:rsidRPr="00E60ED9" w:rsidRDefault="007F257B">
      <w:pPr>
        <w:pStyle w:val="Textkrper"/>
        <w:spacing w:before="84"/>
        <w:rPr>
          <w:rFonts w:ascii="Verdana"/>
          <w:sz w:val="17"/>
        </w:rPr>
      </w:pPr>
    </w:p>
    <w:p w14:paraId="394BA05D" w14:textId="77777777" w:rsidR="007F257B" w:rsidRPr="00E60ED9" w:rsidRDefault="00FF3C28">
      <w:pPr>
        <w:ind w:left="2209"/>
        <w:rPr>
          <w:rFonts w:ascii="Verdana"/>
          <w:sz w:val="19"/>
        </w:rPr>
      </w:pPr>
      <w:r w:rsidRPr="00E60ED9">
        <w:rPr>
          <w:rFonts w:ascii="Verdana"/>
          <w:spacing w:val="-5"/>
          <w:sz w:val="19"/>
        </w:rPr>
        <w:t>12</w:t>
      </w:r>
    </w:p>
    <w:p w14:paraId="2553D4F2" w14:textId="77777777" w:rsidR="007F257B" w:rsidRPr="00E60ED9" w:rsidRDefault="007F257B">
      <w:pPr>
        <w:pStyle w:val="Textkrper"/>
        <w:spacing w:before="83"/>
        <w:rPr>
          <w:rFonts w:ascii="Verdana"/>
          <w:sz w:val="17"/>
        </w:rPr>
      </w:pPr>
    </w:p>
    <w:p w14:paraId="1C1D147E" w14:textId="77777777" w:rsidR="007F257B" w:rsidRPr="00E60ED9" w:rsidRDefault="00FF3C28">
      <w:pPr>
        <w:spacing w:before="1"/>
        <w:ind w:left="2209"/>
        <w:rPr>
          <w:rFonts w:ascii="Verdana"/>
          <w:sz w:val="19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66EE75D5" wp14:editId="652B6862">
                <wp:simplePos x="0" y="0"/>
                <wp:positionH relativeFrom="page">
                  <wp:posOffset>1911973</wp:posOffset>
                </wp:positionH>
                <wp:positionV relativeFrom="paragraph">
                  <wp:posOffset>-163030</wp:posOffset>
                </wp:positionV>
                <wp:extent cx="128905" cy="1233805"/>
                <wp:effectExtent l="0" t="0" r="0" b="0"/>
                <wp:wrapNone/>
                <wp:docPr id="1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8905" cy="1233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B0B7C0" w14:textId="77777777" w:rsidR="009D3118" w:rsidRDefault="009D3118">
                            <w:pPr>
                              <w:spacing w:line="188" w:lineRule="exact"/>
                              <w:ind w:left="20"/>
                              <w:rPr>
                                <w:rFonts w:ascii="Verdana"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9"/>
                              </w:rPr>
                              <w:t>Supply</w:t>
                            </w:r>
                            <w:r>
                              <w:rPr>
                                <w:rFonts w:ascii="Verdana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19"/>
                              </w:rPr>
                              <w:t>cost</w:t>
                            </w:r>
                            <w:r>
                              <w:rPr>
                                <w:rFonts w:ascii="Verdana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9"/>
                              </w:rPr>
                              <w:t>[$/MMBtu]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E75D5" id="Textbox 82" o:spid="_x0000_s1159" type="#_x0000_t202" style="position:absolute;left:0;text-align:left;margin-left:150.55pt;margin-top:-12.85pt;width:10.15pt;height:97.1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" filled="f" stroked="f">
                <v:path arrowok="t"/>
                <v:textbox style="layout-flow:vertical;mso-layout-flow-alt:bottom-to-top" inset="0,0,0,0">
                  <w:txbxContent>
                    <w:p w14:paraId="7AB0B7C0" w14:textId="77777777" w:rsidR="009D3118" w:rsidRDefault="009D3118">
                      <w:pPr>
                        <w:spacing w:line="188" w:lineRule="exact"/>
                        <w:ind w:left="20"/>
                        <w:rPr>
                          <w:rFonts w:ascii="Verdana"/>
                          <w:sz w:val="19"/>
                        </w:rPr>
                      </w:pPr>
                      <w:r>
                        <w:rPr>
                          <w:rFonts w:ascii="Verdana"/>
                          <w:w w:val="85"/>
                          <w:sz w:val="19"/>
                        </w:rPr>
                        <w:t>Supply</w:t>
                      </w:r>
                      <w:r>
                        <w:rPr>
                          <w:rFonts w:ascii="Verdana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19"/>
                        </w:rPr>
                        <w:t>cost</w:t>
                      </w:r>
                      <w:r>
                        <w:rPr>
                          <w:rFonts w:ascii="Verdana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9"/>
                        </w:rPr>
                        <w:t>[$/MMBtu]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Verdana"/>
          <w:spacing w:val="-5"/>
          <w:sz w:val="19"/>
        </w:rPr>
        <w:t>10</w:t>
      </w:r>
    </w:p>
    <w:p w14:paraId="22A7F1AE" w14:textId="77777777" w:rsidR="007F257B" w:rsidRPr="00E60ED9" w:rsidRDefault="007F257B">
      <w:pPr>
        <w:pStyle w:val="Textkrper"/>
        <w:spacing w:before="83"/>
        <w:rPr>
          <w:rFonts w:ascii="Verdana"/>
          <w:sz w:val="17"/>
        </w:rPr>
      </w:pPr>
    </w:p>
    <w:p w14:paraId="1FEF53C4" w14:textId="77777777" w:rsidR="007F257B" w:rsidRPr="00E60ED9" w:rsidRDefault="00FF3C28">
      <w:pPr>
        <w:ind w:left="2317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8</w:t>
      </w:r>
    </w:p>
    <w:p w14:paraId="3B6D387B" w14:textId="77777777" w:rsidR="007F257B" w:rsidRPr="00E60ED9" w:rsidRDefault="007F257B">
      <w:pPr>
        <w:pStyle w:val="Textkrper"/>
        <w:spacing w:before="84"/>
        <w:rPr>
          <w:rFonts w:ascii="Verdana"/>
          <w:sz w:val="17"/>
        </w:rPr>
      </w:pPr>
    </w:p>
    <w:p w14:paraId="681C9BF3" w14:textId="77777777" w:rsidR="007F257B" w:rsidRPr="00E60ED9" w:rsidRDefault="00FF3C28">
      <w:pPr>
        <w:ind w:left="2317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6</w:t>
      </w:r>
    </w:p>
    <w:p w14:paraId="2C97AE3E" w14:textId="77777777" w:rsidR="007F257B" w:rsidRPr="00E60ED9" w:rsidRDefault="007F257B">
      <w:pPr>
        <w:pStyle w:val="Textkrper"/>
        <w:spacing w:before="83"/>
        <w:rPr>
          <w:rFonts w:ascii="Verdana"/>
          <w:sz w:val="17"/>
        </w:rPr>
      </w:pPr>
    </w:p>
    <w:p w14:paraId="520448C1" w14:textId="77777777" w:rsidR="007F257B" w:rsidRPr="00E60ED9" w:rsidRDefault="00FF3C28">
      <w:pPr>
        <w:ind w:left="2317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4</w:t>
      </w:r>
    </w:p>
    <w:p w14:paraId="0967F1DA" w14:textId="77777777" w:rsidR="007F257B" w:rsidRPr="00E60ED9" w:rsidRDefault="007F257B">
      <w:pPr>
        <w:pStyle w:val="Textkrper"/>
        <w:spacing w:before="84"/>
        <w:rPr>
          <w:rFonts w:ascii="Verdana"/>
          <w:sz w:val="17"/>
        </w:rPr>
      </w:pPr>
    </w:p>
    <w:p w14:paraId="73B5F496" w14:textId="77777777" w:rsidR="007F257B" w:rsidRPr="00E60ED9" w:rsidRDefault="00FF3C28">
      <w:pPr>
        <w:ind w:left="2317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2</w:t>
      </w:r>
    </w:p>
    <w:p w14:paraId="267507C5" w14:textId="77777777" w:rsidR="007F257B" w:rsidRPr="00E60ED9" w:rsidRDefault="007F257B">
      <w:pPr>
        <w:pStyle w:val="Textkrper"/>
        <w:spacing w:before="83"/>
        <w:rPr>
          <w:rFonts w:ascii="Verdana"/>
          <w:sz w:val="17"/>
        </w:rPr>
      </w:pPr>
    </w:p>
    <w:p w14:paraId="72B7CBFB" w14:textId="77777777" w:rsidR="007F257B" w:rsidRPr="00E60ED9" w:rsidRDefault="00FF3C28">
      <w:pPr>
        <w:spacing w:before="1" w:line="196" w:lineRule="exact"/>
        <w:ind w:left="2317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0</w:t>
      </w:r>
    </w:p>
    <w:p w14:paraId="10195DF6" w14:textId="77777777" w:rsidR="007F257B" w:rsidRPr="00E60ED9" w:rsidRDefault="00FF3C28">
      <w:pPr>
        <w:tabs>
          <w:tab w:val="left" w:pos="3292"/>
          <w:tab w:val="left" w:pos="4189"/>
          <w:tab w:val="left" w:pos="5093"/>
          <w:tab w:val="left" w:pos="6004"/>
          <w:tab w:val="left" w:pos="6901"/>
          <w:tab w:val="right" w:pos="8071"/>
        </w:tabs>
        <w:spacing w:line="186" w:lineRule="exact"/>
        <w:ind w:left="2382"/>
        <w:rPr>
          <w:rFonts w:ascii="Verdana"/>
          <w:sz w:val="19"/>
        </w:rPr>
      </w:pPr>
      <w:r w:rsidRPr="00E60ED9">
        <w:rPr>
          <w:rFonts w:ascii="Verdana"/>
          <w:spacing w:val="-5"/>
          <w:w w:val="95"/>
          <w:sz w:val="19"/>
        </w:rPr>
        <w:t>0.0</w:t>
      </w:r>
      <w:r w:rsidRPr="00E60ED9">
        <w:rPr>
          <w:rFonts w:ascii="Verdana"/>
          <w:sz w:val="19"/>
        </w:rPr>
        <w:tab/>
      </w:r>
      <w:r w:rsidRPr="00E60ED9">
        <w:rPr>
          <w:rFonts w:ascii="Verdana"/>
          <w:spacing w:val="-5"/>
          <w:w w:val="95"/>
          <w:sz w:val="19"/>
        </w:rPr>
        <w:t>0.2</w:t>
      </w:r>
      <w:r w:rsidRPr="00E60ED9">
        <w:rPr>
          <w:rFonts w:ascii="Verdana"/>
          <w:sz w:val="19"/>
        </w:rPr>
        <w:tab/>
      </w:r>
      <w:r w:rsidRPr="00E60ED9">
        <w:rPr>
          <w:rFonts w:ascii="Verdana"/>
          <w:spacing w:val="-5"/>
          <w:w w:val="95"/>
          <w:sz w:val="19"/>
        </w:rPr>
        <w:t>0.4</w:t>
      </w:r>
      <w:r w:rsidRPr="00E60ED9">
        <w:rPr>
          <w:rFonts w:ascii="Verdana"/>
          <w:sz w:val="19"/>
        </w:rPr>
        <w:tab/>
      </w:r>
      <w:r w:rsidRPr="00E60ED9">
        <w:rPr>
          <w:rFonts w:ascii="Verdana"/>
          <w:spacing w:val="-5"/>
          <w:w w:val="95"/>
          <w:sz w:val="19"/>
        </w:rPr>
        <w:t>0.6</w:t>
      </w:r>
      <w:r w:rsidRPr="00E60ED9">
        <w:rPr>
          <w:rFonts w:ascii="Verdana"/>
          <w:sz w:val="19"/>
        </w:rPr>
        <w:tab/>
      </w:r>
      <w:r w:rsidRPr="00E60ED9">
        <w:rPr>
          <w:rFonts w:ascii="Verdana"/>
          <w:spacing w:val="-5"/>
          <w:w w:val="95"/>
          <w:sz w:val="19"/>
        </w:rPr>
        <w:t>0.8</w:t>
      </w:r>
      <w:r w:rsidRPr="00E60ED9">
        <w:rPr>
          <w:rFonts w:ascii="Verdana"/>
          <w:sz w:val="19"/>
        </w:rPr>
        <w:tab/>
      </w:r>
      <w:r w:rsidRPr="00E60ED9">
        <w:rPr>
          <w:rFonts w:ascii="Verdana"/>
          <w:spacing w:val="-5"/>
          <w:w w:val="95"/>
          <w:sz w:val="19"/>
        </w:rPr>
        <w:t>1.0</w:t>
      </w:r>
      <w:r w:rsidRPr="00E60ED9">
        <w:rPr>
          <w:rFonts w:ascii="Verdana"/>
          <w:sz w:val="19"/>
        </w:rPr>
        <w:tab/>
      </w:r>
      <w:r w:rsidRPr="00E60ED9">
        <w:rPr>
          <w:rFonts w:ascii="Verdana"/>
          <w:spacing w:val="-5"/>
          <w:w w:val="90"/>
          <w:sz w:val="19"/>
        </w:rPr>
        <w:t>1.2</w:t>
      </w:r>
    </w:p>
    <w:p w14:paraId="383670EC" w14:textId="77777777" w:rsidR="007F257B" w:rsidRPr="00E60ED9" w:rsidRDefault="00FF3C28">
      <w:pPr>
        <w:tabs>
          <w:tab w:val="left" w:pos="7709"/>
        </w:tabs>
        <w:spacing w:line="231" w:lineRule="exact"/>
        <w:ind w:left="3737"/>
        <w:rPr>
          <w:rFonts w:ascii="Verdana" w:hAnsi="Verdana"/>
          <w:sz w:val="19"/>
        </w:rPr>
      </w:pPr>
      <w:r w:rsidRPr="00E60ED9">
        <w:rPr>
          <w:rFonts w:ascii="Verdana" w:hAnsi="Verdana"/>
          <w:w w:val="85"/>
          <w:sz w:val="19"/>
        </w:rPr>
        <w:t>Import</w:t>
      </w:r>
      <w:r w:rsidRPr="00E60ED9">
        <w:rPr>
          <w:rFonts w:ascii="Verdana" w:hAnsi="Verdana"/>
          <w:spacing w:val="-4"/>
          <w:sz w:val="19"/>
        </w:rPr>
        <w:t xml:space="preserve"> </w:t>
      </w:r>
      <w:r w:rsidRPr="00E60ED9">
        <w:rPr>
          <w:rFonts w:ascii="Verdana" w:hAnsi="Verdana"/>
          <w:w w:val="85"/>
          <w:sz w:val="19"/>
        </w:rPr>
        <w:t>volumes</w:t>
      </w:r>
      <w:r w:rsidRPr="00E60ED9">
        <w:rPr>
          <w:rFonts w:ascii="Verdana" w:hAnsi="Verdana"/>
          <w:spacing w:val="-3"/>
          <w:sz w:val="19"/>
        </w:rPr>
        <w:t xml:space="preserve"> </w:t>
      </w:r>
      <w:r w:rsidRPr="00E60ED9">
        <w:rPr>
          <w:rFonts w:ascii="Verdana" w:hAnsi="Verdana"/>
          <w:w w:val="85"/>
          <w:sz w:val="19"/>
        </w:rPr>
        <w:t>from</w:t>
      </w:r>
      <w:r w:rsidRPr="00E60ED9">
        <w:rPr>
          <w:rFonts w:ascii="Verdana" w:hAnsi="Verdana"/>
          <w:spacing w:val="-3"/>
          <w:sz w:val="19"/>
        </w:rPr>
        <w:t xml:space="preserve"> </w:t>
      </w:r>
      <w:r w:rsidRPr="00E60ED9">
        <w:rPr>
          <w:rFonts w:ascii="Verdana" w:hAnsi="Verdana"/>
          <w:w w:val="85"/>
          <w:sz w:val="19"/>
        </w:rPr>
        <w:t>regions</w:t>
      </w:r>
      <w:r w:rsidRPr="00E60ED9">
        <w:rPr>
          <w:rFonts w:ascii="Verdana" w:hAnsi="Verdana"/>
          <w:spacing w:val="-3"/>
          <w:sz w:val="19"/>
        </w:rPr>
        <w:t xml:space="preserve"> </w:t>
      </w:r>
      <w:r w:rsidRPr="00E60ED9">
        <w:rPr>
          <w:rFonts w:ascii="Verdana" w:hAnsi="Verdana"/>
          <w:spacing w:val="-2"/>
          <w:w w:val="85"/>
          <w:sz w:val="19"/>
        </w:rPr>
        <w:t>[MMBtu]</w:t>
      </w:r>
      <w:r w:rsidRPr="00E60ED9">
        <w:rPr>
          <w:rFonts w:ascii="Verdana" w:hAnsi="Verdana"/>
          <w:sz w:val="19"/>
        </w:rPr>
        <w:tab/>
      </w:r>
      <w:r w:rsidRPr="00E60ED9">
        <w:rPr>
          <w:rFonts w:ascii="Verdana" w:hAnsi="Verdana"/>
          <w:spacing w:val="-4"/>
          <w:w w:val="95"/>
          <w:position w:val="1"/>
          <w:sz w:val="19"/>
        </w:rPr>
        <w:t>×10</w:t>
      </w:r>
      <w:r w:rsidRPr="00E60ED9">
        <w:rPr>
          <w:rFonts w:ascii="Verdana" w:hAnsi="Verdana"/>
          <w:spacing w:val="-4"/>
          <w:w w:val="95"/>
          <w:position w:val="1"/>
          <w:sz w:val="19"/>
          <w:vertAlign w:val="superscript"/>
        </w:rPr>
        <w:t>9</w:t>
      </w:r>
    </w:p>
    <w:p w14:paraId="1B96DD50" w14:textId="77777777" w:rsidR="007F257B" w:rsidRPr="00E60ED9" w:rsidRDefault="00FF3C28">
      <w:pPr>
        <w:pStyle w:val="Textkrper"/>
        <w:spacing w:before="376" w:line="206" w:lineRule="auto"/>
        <w:ind w:left="112" w:right="486"/>
      </w:pPr>
      <w:r w:rsidRPr="00E60ED9">
        <w:t>Figure</w:t>
      </w:r>
      <w:r w:rsidRPr="00E60ED9">
        <w:rPr>
          <w:spacing w:val="-11"/>
        </w:rPr>
        <w:t xml:space="preserve"> </w:t>
      </w:r>
      <w:r w:rsidRPr="00E60ED9">
        <w:t>1:</w:t>
      </w:r>
      <w:r w:rsidRPr="00E60ED9">
        <w:rPr>
          <w:spacing w:val="7"/>
        </w:rPr>
        <w:t xml:space="preserve"> </w:t>
      </w:r>
      <w:r w:rsidRPr="00E60ED9">
        <w:t>Import</w:t>
      </w:r>
      <w:r w:rsidRPr="00E60ED9">
        <w:rPr>
          <w:spacing w:val="-11"/>
        </w:rPr>
        <w:t xml:space="preserve"> </w:t>
      </w:r>
      <w:r w:rsidRPr="00E60ED9">
        <w:t>volumes</w:t>
      </w:r>
      <w:r w:rsidRPr="00E60ED9">
        <w:rPr>
          <w:spacing w:val="-11"/>
        </w:rPr>
        <w:t xml:space="preserve"> </w:t>
      </w:r>
      <w:r w:rsidRPr="00E60ED9">
        <w:t>of</w:t>
      </w:r>
      <w:r w:rsidRPr="00E60ED9">
        <w:rPr>
          <w:spacing w:val="-11"/>
        </w:rPr>
        <w:t xml:space="preserve"> </w:t>
      </w:r>
      <w:r w:rsidRPr="00E60ED9">
        <w:t>LNG</w:t>
      </w:r>
      <w:r w:rsidRPr="00E60ED9">
        <w:rPr>
          <w:spacing w:val="-11"/>
        </w:rPr>
        <w:t xml:space="preserve"> </w:t>
      </w:r>
      <w:r w:rsidRPr="00E60ED9">
        <w:t>from</w:t>
      </w:r>
      <w:r w:rsidRPr="00E60ED9">
        <w:rPr>
          <w:spacing w:val="-11"/>
        </w:rPr>
        <w:t xml:space="preserve"> </w:t>
      </w:r>
      <w:r w:rsidRPr="00E60ED9">
        <w:t>regions</w:t>
      </w:r>
      <w:r w:rsidRPr="00E60ED9">
        <w:rPr>
          <w:spacing w:val="-11"/>
        </w:rPr>
        <w:t xml:space="preserve"> </w:t>
      </w:r>
      <w:r w:rsidRPr="00E60ED9">
        <w:t>to</w:t>
      </w:r>
      <w:r w:rsidRPr="00E60ED9">
        <w:rPr>
          <w:spacing w:val="-11"/>
        </w:rPr>
        <w:t xml:space="preserve"> </w:t>
      </w:r>
      <w:r w:rsidRPr="00E60ED9">
        <w:t>meet</w:t>
      </w:r>
      <w:r w:rsidRPr="00E60ED9">
        <w:rPr>
          <w:spacing w:val="-11"/>
        </w:rPr>
        <w:t xml:space="preserve"> </w:t>
      </w:r>
      <w:r w:rsidRPr="00E60ED9">
        <w:t>the</w:t>
      </w:r>
      <w:r w:rsidRPr="00E60ED9">
        <w:rPr>
          <w:spacing w:val="-11"/>
        </w:rPr>
        <w:t xml:space="preserve"> </w:t>
      </w:r>
      <w:r w:rsidRPr="00E60ED9">
        <w:t>European</w:t>
      </w:r>
      <w:r w:rsidRPr="00E60ED9">
        <w:rPr>
          <w:spacing w:val="-11"/>
        </w:rPr>
        <w:t xml:space="preserve"> </w:t>
      </w:r>
      <w:r w:rsidRPr="00E60ED9">
        <w:t>demand</w:t>
      </w:r>
      <w:r w:rsidRPr="00E60ED9">
        <w:rPr>
          <w:spacing w:val="-11"/>
        </w:rPr>
        <w:t xml:space="preserve"> </w:t>
      </w:r>
      <w:r w:rsidRPr="00E60ED9">
        <w:t>in</w:t>
      </w:r>
      <w:r w:rsidRPr="00E60ED9">
        <w:rPr>
          <w:spacing w:val="-11"/>
        </w:rPr>
        <w:t xml:space="preserve"> </w:t>
      </w:r>
      <w:r w:rsidRPr="00E60ED9">
        <w:t>2040</w:t>
      </w:r>
      <w:r w:rsidRPr="00E60ED9">
        <w:rPr>
          <w:spacing w:val="-11"/>
        </w:rPr>
        <w:t xml:space="preserve"> </w:t>
      </w:r>
      <w:r w:rsidRPr="00E60ED9">
        <w:t>in</w:t>
      </w:r>
      <w:r w:rsidRPr="00E60ED9">
        <w:rPr>
          <w:spacing w:val="-11"/>
        </w:rPr>
        <w:t xml:space="preserve"> </w:t>
      </w:r>
      <w:del w:id="575" w:author="Author" w:date="2024-02-01T10:43:00Z">
        <w:r w:rsidR="00581875">
          <w:delText>billion</w:delText>
        </w:r>
      </w:del>
      <w:ins w:id="576" w:author="Author" w:date="2024-02-01T10:43:00Z">
        <w:r w:rsidRPr="00E60ED9">
          <w:t>billion</w:t>
        </w:r>
        <w:r w:rsidR="002D6C42">
          <w:t>s of</w:t>
        </w:r>
      </w:ins>
      <w:r w:rsidRPr="00E60ED9">
        <w:rPr>
          <w:spacing w:val="-11"/>
        </w:rPr>
        <w:t xml:space="preserve"> </w:t>
      </w:r>
      <w:r w:rsidRPr="00E60ED9">
        <w:t>MMBtu and associated supply costs per exporter in $</w:t>
      </w:r>
      <w:r w:rsidRPr="00E60ED9">
        <w:rPr>
          <w:rFonts w:ascii="Bookman Old Style"/>
          <w:i/>
        </w:rPr>
        <w:t>/</w:t>
      </w:r>
      <w:r w:rsidRPr="00E60ED9">
        <w:t xml:space="preserve">MMBtu in the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5"/>
        </w:rPr>
        <w:t xml:space="preserve"> </w:t>
      </w:r>
      <w:r w:rsidRPr="00E60ED9">
        <w:rPr>
          <w:rFonts w:ascii="Euclid"/>
          <w:i/>
        </w:rPr>
        <w:t xml:space="preserve">Zero </w:t>
      </w:r>
      <w:r w:rsidRPr="00E60ED9">
        <w:t>scenario.</w:t>
      </w:r>
    </w:p>
    <w:p w14:paraId="05B4F5CC" w14:textId="77777777" w:rsidR="007F257B" w:rsidRPr="00E60ED9" w:rsidRDefault="00FF3C28">
      <w:pPr>
        <w:pStyle w:val="Textkrper"/>
        <w:spacing w:before="242" w:line="237" w:lineRule="auto"/>
        <w:ind w:left="112" w:right="607" w:firstLine="338"/>
        <w:jc w:val="both"/>
      </w:pPr>
      <w:r w:rsidRPr="00E60ED9">
        <w:t>Based</w:t>
      </w:r>
      <w:r w:rsidRPr="00E60ED9">
        <w:rPr>
          <w:spacing w:val="-16"/>
        </w:rPr>
        <w:t xml:space="preserve"> </w:t>
      </w:r>
      <w:r w:rsidRPr="00E60ED9">
        <w:t>on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supply</w:t>
      </w:r>
      <w:r w:rsidRPr="00E60ED9">
        <w:rPr>
          <w:spacing w:val="-13"/>
        </w:rPr>
        <w:t xml:space="preserve"> </w:t>
      </w:r>
      <w:r w:rsidRPr="00E60ED9">
        <w:t>costs</w:t>
      </w:r>
      <w:r w:rsidRPr="00E60ED9">
        <w:rPr>
          <w:spacing w:val="-14"/>
        </w:rPr>
        <w:t xml:space="preserve"> </w:t>
      </w:r>
      <w:r w:rsidRPr="00E60ED9">
        <w:t>of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relevant</w:t>
      </w:r>
      <w:r w:rsidRPr="00E60ED9">
        <w:rPr>
          <w:spacing w:val="-13"/>
        </w:rPr>
        <w:t xml:space="preserve"> </w:t>
      </w:r>
      <w:r w:rsidRPr="00E60ED9">
        <w:t>exporters</w:t>
      </w:r>
      <w:r w:rsidRPr="00E60ED9">
        <w:rPr>
          <w:spacing w:val="-14"/>
        </w:rPr>
        <w:t xml:space="preserve"> </w:t>
      </w:r>
      <w:r w:rsidRPr="00E60ED9">
        <w:t>to</w:t>
      </w:r>
      <w:r w:rsidRPr="00E60ED9">
        <w:rPr>
          <w:spacing w:val="-14"/>
        </w:rPr>
        <w:t xml:space="preserve"> </w:t>
      </w:r>
      <w:r w:rsidRPr="00E60ED9">
        <w:t>Europe</w:t>
      </w:r>
      <w:r w:rsidRPr="00E60ED9">
        <w:rPr>
          <w:spacing w:val="-14"/>
        </w:rPr>
        <w:t xml:space="preserve"> </w:t>
      </w:r>
      <w:r w:rsidRPr="00E60ED9">
        <w:t>(i.e.,</w:t>
      </w:r>
      <w:r w:rsidRPr="00E60ED9">
        <w:rPr>
          <w:spacing w:val="-13"/>
        </w:rPr>
        <w:t xml:space="preserve"> </w:t>
      </w:r>
      <w:r w:rsidRPr="00E60ED9">
        <w:t>Algeria,</w:t>
      </w:r>
      <w:r w:rsidRPr="00E60ED9">
        <w:rPr>
          <w:spacing w:val="-14"/>
        </w:rPr>
        <w:t xml:space="preserve"> </w:t>
      </w:r>
      <w:r w:rsidRPr="00E60ED9">
        <w:t>Nigeria,</w:t>
      </w:r>
      <w:r w:rsidRPr="00E60ED9">
        <w:rPr>
          <w:spacing w:val="-14"/>
        </w:rPr>
        <w:t xml:space="preserve"> </w:t>
      </w:r>
      <w:r w:rsidRPr="00E60ED9">
        <w:t>Qatar,</w:t>
      </w:r>
      <w:r w:rsidRPr="00E60ED9">
        <w:rPr>
          <w:spacing w:val="-14"/>
        </w:rPr>
        <w:t xml:space="preserve"> </w:t>
      </w:r>
      <w:r w:rsidRPr="00E60ED9">
        <w:t>and</w:t>
      </w:r>
      <w:r w:rsidRPr="00E60ED9">
        <w:rPr>
          <w:spacing w:val="-13"/>
        </w:rPr>
        <w:t xml:space="preserve"> </w:t>
      </w:r>
      <w:r w:rsidRPr="00E60ED9">
        <w:t xml:space="preserve">Other Europe), Figure </w:t>
      </w:r>
      <w:hyperlink w:anchor="_bookmark24" w:history="1">
        <w:r w:rsidRPr="00E60ED9">
          <w:t>2</w:t>
        </w:r>
      </w:hyperlink>
      <w:r w:rsidRPr="00E60ED9">
        <w:t xml:space="preserve"> </w:t>
      </w:r>
      <w:del w:id="577" w:author="Author" w:date="2024-02-01T10:43:00Z">
        <w:r w:rsidR="00581875">
          <w:delText>shows</w:delText>
        </w:r>
      </w:del>
      <w:ins w:id="578" w:author="Author" w:date="2024-02-01T10:43:00Z">
        <w:r w:rsidR="005E744B">
          <w:t>presents</w:t>
        </w:r>
      </w:ins>
      <w:r w:rsidR="005E744B" w:rsidRPr="00E60ED9">
        <w:t xml:space="preserve"> </w:t>
      </w:r>
      <w:r w:rsidRPr="00E60ED9">
        <w:t>the marginal (in dark blue) and average (in sand) supply costs to Europe in 2040.</w:t>
      </w:r>
      <w:r w:rsidRPr="00E60ED9">
        <w:rPr>
          <w:spacing w:val="-10"/>
        </w:rPr>
        <w:t xml:space="preserve"> </w:t>
      </w:r>
      <w:r w:rsidRPr="00E60ED9">
        <w:t>The</w:t>
      </w:r>
      <w:r w:rsidRPr="00E60ED9">
        <w:rPr>
          <w:spacing w:val="-11"/>
        </w:rPr>
        <w:t xml:space="preserve"> </w:t>
      </w:r>
      <w:r w:rsidRPr="00E60ED9">
        <w:t>marginal</w:t>
      </w:r>
      <w:r w:rsidRPr="00E60ED9">
        <w:rPr>
          <w:spacing w:val="-12"/>
        </w:rPr>
        <w:t xml:space="preserve"> </w:t>
      </w:r>
      <w:r w:rsidRPr="00E60ED9">
        <w:t>costs</w:t>
      </w:r>
      <w:r w:rsidRPr="00E60ED9">
        <w:rPr>
          <w:spacing w:val="-12"/>
        </w:rPr>
        <w:t xml:space="preserve"> </w:t>
      </w:r>
      <w:r w:rsidRPr="00E60ED9">
        <w:t>of</w:t>
      </w:r>
      <w:r w:rsidRPr="00E60ED9">
        <w:rPr>
          <w:spacing w:val="-12"/>
        </w:rPr>
        <w:t xml:space="preserve"> </w:t>
      </w:r>
      <w:r w:rsidRPr="00E60ED9">
        <w:t>supply</w:t>
      </w:r>
      <w:r w:rsidRPr="00E60ED9">
        <w:rPr>
          <w:spacing w:val="-12"/>
        </w:rPr>
        <w:t xml:space="preserve"> </w:t>
      </w:r>
      <w:r w:rsidRPr="00E60ED9">
        <w:t>of</w:t>
      </w:r>
      <w:r w:rsidRPr="00E60ED9">
        <w:rPr>
          <w:spacing w:val="-12"/>
        </w:rPr>
        <w:t xml:space="preserve"> </w:t>
      </w:r>
      <w:r w:rsidRPr="00E60ED9">
        <w:t>9</w:t>
      </w:r>
      <w:r w:rsidRPr="00E60ED9">
        <w:rPr>
          <w:rFonts w:ascii="Bookman Old Style"/>
          <w:i/>
        </w:rPr>
        <w:t>.</w:t>
      </w:r>
      <w:r w:rsidRPr="00E60ED9">
        <w:t>3</w:t>
      </w:r>
      <w:del w:id="579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$</w:t>
      </w:r>
      <w:r w:rsidRPr="00E60ED9">
        <w:rPr>
          <w:rFonts w:ascii="Bookman Old Style"/>
          <w:i/>
        </w:rPr>
        <w:t>/</w:t>
      </w:r>
      <w:r w:rsidRPr="00E60ED9">
        <w:t>MMBtu</w:t>
      </w:r>
      <w:r w:rsidRPr="00E60ED9">
        <w:rPr>
          <w:spacing w:val="-11"/>
        </w:rPr>
        <w:t xml:space="preserve"> </w:t>
      </w:r>
      <w:r w:rsidRPr="00E60ED9">
        <w:t>are</w:t>
      </w:r>
      <w:r w:rsidRPr="00E60ED9">
        <w:rPr>
          <w:spacing w:val="-12"/>
        </w:rPr>
        <w:t xml:space="preserve"> </w:t>
      </w:r>
      <w:r w:rsidRPr="00E60ED9">
        <w:t>determined</w:t>
      </w:r>
      <w:r w:rsidRPr="00E60ED9">
        <w:rPr>
          <w:spacing w:val="-12"/>
        </w:rPr>
        <w:t xml:space="preserve"> </w:t>
      </w:r>
      <w:r w:rsidRPr="00E60ED9">
        <w:t>by</w:t>
      </w:r>
      <w:r w:rsidRPr="00E60ED9">
        <w:rPr>
          <w:spacing w:val="-12"/>
        </w:rPr>
        <w:t xml:space="preserve"> </w:t>
      </w:r>
      <w:r w:rsidRPr="00E60ED9">
        <w:t>Other</w:t>
      </w:r>
      <w:r w:rsidRPr="00E60ED9">
        <w:rPr>
          <w:spacing w:val="-12"/>
        </w:rPr>
        <w:t xml:space="preserve"> </w:t>
      </w:r>
      <w:r w:rsidRPr="00E60ED9">
        <w:t>Europe.</w:t>
      </w:r>
      <w:r w:rsidRPr="00E60ED9">
        <w:rPr>
          <w:spacing w:val="7"/>
        </w:rPr>
        <w:t xml:space="preserve"> </w:t>
      </w:r>
      <w:r w:rsidRPr="00E60ED9">
        <w:t>The</w:t>
      </w:r>
      <w:r w:rsidRPr="00E60ED9">
        <w:rPr>
          <w:spacing w:val="-12"/>
        </w:rPr>
        <w:t xml:space="preserve"> </w:t>
      </w:r>
      <w:r w:rsidRPr="00E60ED9">
        <w:t>average</w:t>
      </w:r>
      <w:r w:rsidRPr="003741D5">
        <w:t xml:space="preserve"> </w:t>
      </w:r>
      <w:del w:id="580" w:author="Author" w:date="2024-02-01T10:43:00Z">
        <w:r w:rsidR="00581875">
          <w:delText xml:space="preserve">costs of </w:delText>
        </w:r>
      </w:del>
      <w:r w:rsidRPr="00E60ED9">
        <w:t xml:space="preserve">supply cost </w:t>
      </w:r>
      <w:del w:id="581" w:author="Author" w:date="2024-02-01T10:43:00Z">
        <w:r w:rsidR="00581875">
          <w:delText>are</w:delText>
        </w:r>
      </w:del>
      <w:ins w:id="582" w:author="Author" w:date="2024-02-01T10:43:00Z">
        <w:r w:rsidR="00F640E0">
          <w:t>is</w:t>
        </w:r>
      </w:ins>
      <w:r w:rsidR="00F640E0" w:rsidRPr="00E60ED9">
        <w:t xml:space="preserve"> </w:t>
      </w:r>
      <w:r w:rsidRPr="00E60ED9">
        <w:t>7</w:t>
      </w:r>
      <w:r w:rsidRPr="00E60ED9">
        <w:rPr>
          <w:rFonts w:ascii="Bookman Old Style"/>
          <w:i/>
        </w:rPr>
        <w:t>.</w:t>
      </w:r>
      <w:r w:rsidRPr="00E60ED9">
        <w:t>1</w:t>
      </w:r>
      <w:del w:id="583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$</w:t>
      </w:r>
      <w:r w:rsidRPr="00E60ED9">
        <w:rPr>
          <w:rFonts w:ascii="Bookman Old Style"/>
          <w:i/>
        </w:rPr>
        <w:t>/</w:t>
      </w:r>
      <w:r w:rsidRPr="00E60ED9">
        <w:t>MMBtu.</w:t>
      </w:r>
    </w:p>
    <w:p w14:paraId="0A463B46" w14:textId="77777777" w:rsidR="007F257B" w:rsidRPr="00E60ED9" w:rsidRDefault="007F257B">
      <w:pPr>
        <w:spacing w:line="237" w:lineRule="auto"/>
        <w:jc w:val="both"/>
        <w:sectPr w:rsidR="007F257B" w:rsidRPr="00E60ED9">
          <w:pgSz w:w="12240" w:h="15840"/>
          <w:pgMar w:top="1080" w:right="540" w:bottom="700" w:left="1040" w:header="0" w:footer="518" w:gutter="0"/>
          <w:cols w:space="720"/>
        </w:sectPr>
      </w:pPr>
    </w:p>
    <w:p w14:paraId="435CADB1" w14:textId="77777777" w:rsidR="007F257B" w:rsidRPr="00E60ED9" w:rsidRDefault="007F257B">
      <w:pPr>
        <w:pStyle w:val="Textkrper"/>
        <w:rPr>
          <w:sz w:val="15"/>
        </w:rPr>
      </w:pPr>
    </w:p>
    <w:p w14:paraId="55804128" w14:textId="77777777" w:rsidR="007F257B" w:rsidRPr="00E60ED9" w:rsidRDefault="007F257B">
      <w:pPr>
        <w:pStyle w:val="Textkrper"/>
        <w:spacing w:before="29"/>
        <w:rPr>
          <w:sz w:val="15"/>
        </w:rPr>
      </w:pPr>
    </w:p>
    <w:p w14:paraId="34507DEA" w14:textId="77777777" w:rsidR="007F257B" w:rsidRPr="00E60ED9" w:rsidRDefault="00581875">
      <w:pPr>
        <w:ind w:left="2486"/>
        <w:rPr>
          <w:rFonts w:ascii="Verdana"/>
          <w:sz w:val="17"/>
        </w:rPr>
      </w:pPr>
      <w:del w:id="584" w:author="Author" w:date="2024-02-01T10:43:00Z">
        <w:r>
          <w:rPr>
            <w:noProof/>
          </w:rPr>
          <mc:AlternateContent>
            <mc:Choice Requires="wpg">
              <w:drawing>
                <wp:anchor distT="0" distB="0" distL="0" distR="0" simplePos="0" relativeHeight="487661568" behindDoc="0" locked="0" layoutInCell="1" allowOverlap="1" wp14:anchorId="4D50690B" wp14:editId="20DAA4FD">
                  <wp:simplePos x="0" y="0"/>
                  <wp:positionH relativeFrom="page">
                    <wp:posOffset>2682432</wp:posOffset>
                  </wp:positionH>
                  <wp:positionV relativeFrom="paragraph">
                    <wp:posOffset>-252886</wp:posOffset>
                  </wp:positionV>
                  <wp:extent cx="2855595" cy="1331595"/>
                  <wp:effectExtent l="0" t="0" r="0" b="0"/>
                  <wp:wrapNone/>
                  <wp:docPr id="944" name="Group 9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2855595" cy="1331595"/>
                            <a:chOff x="0" y="0"/>
                            <a:chExt cx="2855595" cy="1331595"/>
                          </a:xfrm>
                        </wpg:grpSpPr>
                        <wps:wsp>
                          <wps:cNvPr id="945" name="Graphic 84"/>
                          <wps:cNvSpPr/>
                          <wps:spPr>
                            <a:xfrm>
                              <a:off x="28116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6" name="Graphic 85"/>
                          <wps:cNvSpPr/>
                          <wps:spPr>
                            <a:xfrm>
                              <a:off x="28116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7" name="Graphic 86"/>
                          <wps:cNvSpPr/>
                          <wps:spPr>
                            <a:xfrm>
                              <a:off x="28116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8" name="Graphic 87"/>
                          <wps:cNvSpPr/>
                          <wps:spPr>
                            <a:xfrm>
                              <a:off x="392525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9" name="Graphic 88"/>
                          <wps:cNvSpPr/>
                          <wps:spPr>
                            <a:xfrm>
                              <a:off x="392525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0" name="Graphic 89"/>
                          <wps:cNvSpPr/>
                          <wps:spPr>
                            <a:xfrm>
                              <a:off x="392525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1" name="Graphic 90"/>
                          <wps:cNvSpPr/>
                          <wps:spPr>
                            <a:xfrm>
                              <a:off x="756934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2" name="Graphic 91"/>
                          <wps:cNvSpPr/>
                          <wps:spPr>
                            <a:xfrm>
                              <a:off x="75693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3" name="Graphic 92"/>
                          <wps:cNvSpPr/>
                          <wps:spPr>
                            <a:xfrm>
                              <a:off x="75693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4" name="Graphic 93"/>
                          <wps:cNvSpPr/>
                          <wps:spPr>
                            <a:xfrm>
                              <a:off x="1121344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5" name="Graphic 94"/>
                          <wps:cNvSpPr/>
                          <wps:spPr>
                            <a:xfrm>
                              <a:off x="112134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6" name="Graphic 95"/>
                          <wps:cNvSpPr/>
                          <wps:spPr>
                            <a:xfrm>
                              <a:off x="112134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7" name="Graphic 96"/>
                          <wps:cNvSpPr/>
                          <wps:spPr>
                            <a:xfrm>
                              <a:off x="1485753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" name="Graphic 97"/>
                          <wps:cNvSpPr/>
                          <wps:spPr>
                            <a:xfrm>
                              <a:off x="1485753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9" name="Graphic 98"/>
                          <wps:cNvSpPr/>
                          <wps:spPr>
                            <a:xfrm>
                              <a:off x="1485753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0" name="Graphic 99"/>
                          <wps:cNvSpPr/>
                          <wps:spPr>
                            <a:xfrm>
                              <a:off x="1850162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" name="Graphic 100"/>
                          <wps:cNvSpPr/>
                          <wps:spPr>
                            <a:xfrm>
                              <a:off x="185016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2" name="Graphic 101"/>
                          <wps:cNvSpPr/>
                          <wps:spPr>
                            <a:xfrm>
                              <a:off x="185016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3" name="Graphic 102"/>
                          <wps:cNvSpPr/>
                          <wps:spPr>
                            <a:xfrm>
                              <a:off x="2214572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4" name="Graphic 103"/>
                          <wps:cNvSpPr/>
                          <wps:spPr>
                            <a:xfrm>
                              <a:off x="221457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5" name="Graphic 104"/>
                          <wps:cNvSpPr/>
                          <wps:spPr>
                            <a:xfrm>
                              <a:off x="221457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6" name="Graphic 105"/>
                          <wps:cNvSpPr/>
                          <wps:spPr>
                            <a:xfrm>
                              <a:off x="2578981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7" name="Graphic 106"/>
                          <wps:cNvSpPr/>
                          <wps:spPr>
                            <a:xfrm>
                              <a:off x="2578981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8" name="Graphic 107"/>
                          <wps:cNvSpPr/>
                          <wps:spPr>
                            <a:xfrm>
                              <a:off x="2578981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9" name="Graphic 108"/>
                          <wps:cNvSpPr/>
                          <wps:spPr>
                            <a:xfrm>
                              <a:off x="1326601" y="981331"/>
                              <a:ext cx="15259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5905">
                                  <a:moveTo>
                                    <a:pt x="0" y="0"/>
                                  </a:moveTo>
                                  <a:lnTo>
                                    <a:pt x="1525686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0" name="Graphic 109"/>
                          <wps:cNvSpPr/>
                          <wps:spPr>
                            <a:xfrm>
                              <a:off x="0" y="981331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1" name="Graphic 110"/>
                          <wps:cNvSpPr/>
                          <wps:spPr>
                            <a:xfrm>
                              <a:off x="0" y="981331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2" name="Graphic 111"/>
                          <wps:cNvSpPr/>
                          <wps:spPr>
                            <a:xfrm>
                              <a:off x="1729907" y="324876"/>
                              <a:ext cx="11226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2680">
                                  <a:moveTo>
                                    <a:pt x="0" y="0"/>
                                  </a:moveTo>
                                  <a:lnTo>
                                    <a:pt x="112238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3" name="Graphic 112"/>
                          <wps:cNvSpPr/>
                          <wps:spPr>
                            <a:xfrm>
                              <a:off x="0" y="324876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4" name="Graphic 113"/>
                          <wps:cNvSpPr/>
                          <wps:spPr>
                            <a:xfrm>
                              <a:off x="0" y="324876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5" name="Graphic 114"/>
                          <wps:cNvSpPr/>
                          <wps:spPr>
                            <a:xfrm>
                              <a:off x="28116" y="718749"/>
                              <a:ext cx="1298575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8575" h="525780">
                                  <a:moveTo>
                                    <a:pt x="129848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lnTo>
                                    <a:pt x="1298485" y="525164"/>
                                  </a:lnTo>
                                  <a:lnTo>
                                    <a:pt x="12984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6" name="Graphic 115"/>
                          <wps:cNvSpPr/>
                          <wps:spPr>
                            <a:xfrm>
                              <a:off x="28116" y="718749"/>
                              <a:ext cx="1298575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8575" h="525780">
                                  <a:moveTo>
                                    <a:pt x="0" y="525164"/>
                                  </a:moveTo>
                                  <a:lnTo>
                                    <a:pt x="1298485" y="525164"/>
                                  </a:lnTo>
                                  <a:lnTo>
                                    <a:pt x="12984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close/>
                                </a:path>
                              </a:pathLst>
                            </a:custGeom>
                            <a:ln w="401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" name="Graphic 116"/>
                          <wps:cNvSpPr/>
                          <wps:spPr>
                            <a:xfrm>
                              <a:off x="28116" y="62294"/>
                              <a:ext cx="170180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01800" h="525780">
                                  <a:moveTo>
                                    <a:pt x="17017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lnTo>
                                    <a:pt x="1701791" y="525164"/>
                                  </a:lnTo>
                                  <a:lnTo>
                                    <a:pt x="17017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" name="Graphic 117"/>
                          <wps:cNvSpPr/>
                          <wps:spPr>
                            <a:xfrm>
                              <a:off x="28116" y="62294"/>
                              <a:ext cx="170180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01800" h="525780">
                                  <a:moveTo>
                                    <a:pt x="0" y="525164"/>
                                  </a:moveTo>
                                  <a:lnTo>
                                    <a:pt x="1701791" y="525164"/>
                                  </a:lnTo>
                                  <a:lnTo>
                                    <a:pt x="17017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close/>
                                </a:path>
                              </a:pathLst>
                            </a:custGeom>
                            <a:ln w="401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9" name="Graphic 118"/>
                          <wps:cNvSpPr/>
                          <wps:spPr>
                            <a:xfrm>
                              <a:off x="28116" y="3213"/>
                              <a:ext cx="282448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4480"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  <a:path w="2824480" h="1299845">
                                  <a:moveTo>
                                    <a:pt x="2824172" y="1299781"/>
                                  </a:moveTo>
                                  <a:lnTo>
                                    <a:pt x="2824172" y="0"/>
                                  </a:lnTo>
                                </a:path>
                                <a:path w="2824480" h="1299845">
                                  <a:moveTo>
                                    <a:pt x="0" y="1299781"/>
                                  </a:moveTo>
                                  <a:lnTo>
                                    <a:pt x="2824172" y="1299781"/>
                                  </a:lnTo>
                                </a:path>
                                <a:path w="2824480" h="1299845">
                                  <a:moveTo>
                                    <a:pt x="0" y="0"/>
                                  </a:moveTo>
                                  <a:lnTo>
                                    <a:pt x="2824172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0" name="Textbox 119"/>
                          <wps:cNvSpPr txBox="1"/>
                          <wps:spPr>
                            <a:xfrm>
                              <a:off x="1530971" y="278223"/>
                              <a:ext cx="166370" cy="9334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2037BFB" w14:textId="77777777" w:rsidR="009D3118" w:rsidRDefault="009D3118">
                                <w:pPr>
                                  <w:spacing w:line="147" w:lineRule="exact"/>
                                  <w:rPr>
                                    <w:del w:id="585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586" w:author="Author" w:date="2024-02-01T10:43:00Z">
                                  <w:r>
                                    <w:rPr>
                                      <w:rFonts w:ascii="Verdana"/>
                                      <w:color w:val="FFFFFF"/>
                                      <w:spacing w:val="-5"/>
                                      <w:w w:val="90"/>
                                      <w:sz w:val="17"/>
                                    </w:rPr>
                                    <w:delText>9.3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981" name="Textbox 120"/>
                          <wps:cNvSpPr txBox="1"/>
                          <wps:spPr>
                            <a:xfrm>
                              <a:off x="1127665" y="934678"/>
                              <a:ext cx="166370" cy="9334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E427A4D" w14:textId="77777777" w:rsidR="009D3118" w:rsidRDefault="009D3118">
                                <w:pPr>
                                  <w:spacing w:line="147" w:lineRule="exact"/>
                                  <w:rPr>
                                    <w:del w:id="587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588" w:author="Author" w:date="2024-02-01T10:43:00Z">
                                  <w:r>
                                    <w:rPr>
                                      <w:rFonts w:ascii="Verdana"/>
                                      <w:color w:val="FFFFFF"/>
                                      <w:spacing w:val="-5"/>
                                      <w:w w:val="90"/>
                                      <w:sz w:val="17"/>
                                    </w:rPr>
                                    <w:delText>7.1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4D50690B" id="Group 944" o:spid="_x0000_s1160" style="position:absolute;left:0;text-align:left;margin-left:211.2pt;margin-top:-19.9pt;width:224.85pt;height:104.85pt;z-index:487661568;mso-wrap-distance-left:0;mso-wrap-distance-right:0;mso-position-horizontal-relative:page" coordsize="28555,13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">
                  <v:shape id="Graphic 84" o:spid="_x0000_s1161" style="position:absolute;left:281;top:32;width:12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" path="m,1299781l,e" filled="f" strokecolor="#748d99" strokeweight=".1785mm">
                    <v:path arrowok="t"/>
                  </v:shape>
                  <v:shape id="Graphic 85" o:spid="_x0000_s1162" style="position:absolute;left:281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" path="m,l,28116e" fillcolor="black" stroked="f">
                    <v:path arrowok="t"/>
                  </v:shape>
                  <v:shape id="Graphic 86" o:spid="_x0000_s1163" style="position:absolute;left:281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" path="m,l,28116e" filled="f" strokeweight=".1785mm">
                    <v:path arrowok="t"/>
                  </v:shape>
                  <v:shape id="Graphic 87" o:spid="_x0000_s1164" style="position:absolute;left:3925;top:32;width:12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" path="m,1240700r,59081em,584245l,715536em,l,59080e" filled="f" strokecolor="#748d99" strokeweight=".1785mm">
                    <v:path arrowok="t"/>
                  </v:shape>
                  <v:shape id="Graphic 88" o:spid="_x0000_s1165" style="position:absolute;left:3925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" path="m,l,28116e" fillcolor="black" stroked="f">
                    <v:path arrowok="t"/>
                  </v:shape>
                  <v:shape id="Graphic 89" o:spid="_x0000_s1166" style="position:absolute;left:3925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" path="m,l,28116e" filled="f" strokeweight=".1785mm">
                    <v:path arrowok="t"/>
                  </v:shape>
                  <v:shape id="Graphic 90" o:spid="_x0000_s1167" style="position:absolute;left:7569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" path="m,1240700r,59081em,584245l,715536em,l,59080e" filled="f" strokecolor="#748d99" strokeweight=".1785mm">
                    <v:path arrowok="t"/>
                  </v:shape>
                  <v:shape id="Graphic 91" o:spid="_x0000_s1168" style="position:absolute;left:756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" path="m,l,28116e" fillcolor="black" stroked="f">
                    <v:path arrowok="t"/>
                  </v:shape>
                  <v:shape id="Graphic 92" o:spid="_x0000_s1169" style="position:absolute;left:756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" path="m,l,28116e" filled="f" strokeweight=".1785mm">
                    <v:path arrowok="t"/>
                  </v:shape>
                  <v:shape id="Graphic 93" o:spid="_x0000_s1170" style="position:absolute;left:11213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" path="m,1240700r,59081em,584245l,715536em,l,59080e" filled="f" strokecolor="#748d99" strokeweight=".1785mm">
                    <v:path arrowok="t"/>
                  </v:shape>
                  <v:shape id="Graphic 94" o:spid="_x0000_s1171" style="position:absolute;left:11213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" path="m,l,28116e" fillcolor="black" stroked="f">
                    <v:path arrowok="t"/>
                  </v:shape>
                  <v:shape id="Graphic 95" o:spid="_x0000_s1172" style="position:absolute;left:11213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" path="m,l,28116e" filled="f" strokeweight=".1785mm">
                    <v:path arrowok="t"/>
                  </v:shape>
                  <v:shape id="Graphic 96" o:spid="_x0000_s1173" style="position:absolute;left:14857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" path="m,584245r,715536em,l,59080e" filled="f" strokecolor="#748d99" strokeweight=".1785mm">
                    <v:path arrowok="t"/>
                  </v:shape>
                  <v:shape id="Graphic 97" o:spid="_x0000_s1174" style="position:absolute;left:14857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" path="m,l,28116e" fillcolor="black" stroked="f">
                    <v:path arrowok="t"/>
                  </v:shape>
                  <v:shape id="Graphic 98" o:spid="_x0000_s1175" style="position:absolute;left:14857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" path="m,l,28116e" filled="f" strokeweight=".1785mm">
                    <v:path arrowok="t"/>
                  </v:shape>
                  <v:shape id="Graphic 99" o:spid="_x0000_s1176" style="position:absolute;left:18501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" path="m,1299781l,e" filled="f" strokecolor="#748d99" strokeweight=".1785mm">
                    <v:path arrowok="t"/>
                  </v:shape>
                  <v:shape id="Graphic 100" o:spid="_x0000_s1177" style="position:absolute;left:18501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" path="m,l,28116e" fillcolor="black" stroked="f">
                    <v:path arrowok="t"/>
                  </v:shape>
                  <v:shape id="Graphic 101" o:spid="_x0000_s1178" style="position:absolute;left:18501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" path="m,l,28116e" filled="f" strokeweight=".1785mm">
                    <v:path arrowok="t"/>
                  </v:shape>
                  <v:shape id="Graphic 102" o:spid="_x0000_s1179" style="position:absolute;left:22145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" path="m,1299781l,e" filled="f" strokecolor="#748d99" strokeweight=".1785mm">
                    <v:path arrowok="t"/>
                  </v:shape>
                  <v:shape id="Graphic 103" o:spid="_x0000_s1180" style="position:absolute;left:22145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" path="m,l,28116e" fillcolor="black" stroked="f">
                    <v:path arrowok="t"/>
                  </v:shape>
                  <v:shape id="Graphic 104" o:spid="_x0000_s1181" style="position:absolute;left:22145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" path="m,l,28116e" filled="f" strokeweight=".1785mm">
                    <v:path arrowok="t"/>
                  </v:shape>
                  <v:shape id="Graphic 105" o:spid="_x0000_s1182" style="position:absolute;left:25789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" path="m,1299781l,e" filled="f" strokecolor="#748d99" strokeweight=".1785mm">
                    <v:path arrowok="t"/>
                  </v:shape>
                  <v:shape id="Graphic 106" o:spid="_x0000_s1183" style="position:absolute;left:2578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" path="m,l,28116e" fillcolor="black" stroked="f">
                    <v:path arrowok="t"/>
                  </v:shape>
                  <v:shape id="Graphic 107" o:spid="_x0000_s1184" style="position:absolute;left:2578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" path="m,l,28116e" filled="f" strokeweight=".1785mm">
                    <v:path arrowok="t"/>
                  </v:shape>
                  <v:shape id="Graphic 108" o:spid="_x0000_s1185" style="position:absolute;left:13266;top:9813;width:15259;height:13;visibility:visible;mso-wrap-style:square;v-text-anchor:top" coordsize="152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" path="m,l1525686,e" filled="f" strokecolor="#748d99" strokeweight=".1785mm">
                    <v:path arrowok="t"/>
                  </v:shape>
                  <v:shape id="Graphic 109" o:spid="_x0000_s1186" style="position:absolute;top:9813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" path="m28116,l,e" fillcolor="black" stroked="f">
                    <v:path arrowok="t"/>
                  </v:shape>
                  <v:shape id="Graphic 110" o:spid="_x0000_s1187" style="position:absolute;top:9813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" path="m28116,l,e" filled="f" strokeweight=".1785mm">
                    <v:path arrowok="t"/>
                  </v:shape>
                  <v:shape id="Graphic 111" o:spid="_x0000_s1188" style="position:absolute;left:17299;top:3248;width:11226;height:13;visibility:visible;mso-wrap-style:square;v-text-anchor:top" coordsize="11226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" path="m,l1122380,e" filled="f" strokecolor="#748d99" strokeweight=".1785mm">
                    <v:path arrowok="t"/>
                  </v:shape>
                  <v:shape id="Graphic 112" o:spid="_x0000_s1189" style="position:absolute;top:3248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" path="m28116,l,e" fillcolor="black" stroked="f">
                    <v:path arrowok="t"/>
                  </v:shape>
                  <v:shape id="Graphic 113" o:spid="_x0000_s1190" style="position:absolute;top:3248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" path="m28116,l,e" filled="f" strokeweight=".1785mm">
                    <v:path arrowok="t"/>
                  </v:shape>
                  <v:shape id="Graphic 114" o:spid="_x0000_s1191" style="position:absolute;left:281;top:7187;width:12985;height:5258;visibility:visible;mso-wrap-style:square;v-text-anchor:top" coordsize="1298575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" path="m1298485,l,,,525164r1298485,l1298485,xe" fillcolor="#bca37f" stroked="f">
                    <v:path arrowok="t"/>
                  </v:shape>
                  <v:shape id="Graphic 115" o:spid="_x0000_s1192" style="position:absolute;left:281;top:7187;width:12985;height:5258;visibility:visible;mso-wrap-style:square;v-text-anchor:top" coordsize="1298575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" path="m,525164r1298485,l1298485,,,,,525164xe" filled="f" strokeweight=".1116mm">
                    <v:path arrowok="t"/>
                  </v:shape>
                  <v:shape id="Graphic 116" o:spid="_x0000_s1193" style="position:absolute;left:281;top:622;width:17018;height:5258;visibility:visible;mso-wrap-style:square;v-text-anchor:top" coordsize="170180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" path="m1701791,l,,,525164r1701791,l1701791,xe" fillcolor="#113945" stroked="f">
                    <v:path arrowok="t"/>
                  </v:shape>
                  <v:shape id="Graphic 117" o:spid="_x0000_s1194" style="position:absolute;left:281;top:622;width:17018;height:5258;visibility:visible;mso-wrap-style:square;v-text-anchor:top" coordsize="170180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" path="m,525164r1701791,l1701791,,,,,525164xe" filled="f" strokeweight=".1116mm">
                    <v:path arrowok="t"/>
                  </v:shape>
                  <v:shape id="Graphic 118" o:spid="_x0000_s1195" style="position:absolute;left:281;top:32;width:28244;height:12998;visibility:visible;mso-wrap-style:square;v-text-anchor:top" coordsize="282448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" path="m,1299781l,em2824172,1299781l2824172,em,1299781r2824172,em,l2824172,e" filled="f" strokeweight=".1785mm">
                    <v:path arrowok="t"/>
                  </v:shape>
                  <v:shape id="Textbox 119" o:spid="_x0000_s1196" type="#_x0000_t202" style="position:absolute;left:15309;top:2782;width:1664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  <v:textbox inset="0,0,0,0">
                      <w:txbxContent>
                        <w:p w14:paraId="02037BFB" w14:textId="77777777" w:rsidR="009D3118" w:rsidRDefault="009D3118">
                          <w:pPr>
                            <w:spacing w:line="147" w:lineRule="exact"/>
                            <w:rPr>
                              <w:del w:id="589" w:author="Author" w:date="2024-02-01T10:43:00Z"/>
                              <w:rFonts w:ascii="Verdana"/>
                              <w:sz w:val="17"/>
                            </w:rPr>
                          </w:pPr>
                          <w:del w:id="590" w:author="Author" w:date="2024-02-01T10:43:00Z">
                            <w:r>
                              <w:rPr>
                                <w:rFonts w:ascii="Verdana"/>
                                <w:color w:val="FFFFFF"/>
                                <w:spacing w:val="-5"/>
                                <w:w w:val="90"/>
                                <w:sz w:val="17"/>
                              </w:rPr>
                              <w:delText>9.3</w:delText>
                            </w:r>
                          </w:del>
                        </w:p>
                      </w:txbxContent>
                    </v:textbox>
                  </v:shape>
                  <v:shape id="Textbox 120" o:spid="_x0000_s1197" type="#_x0000_t202" style="position:absolute;left:11276;top:9346;width:1664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  <v:textbox inset="0,0,0,0">
                      <w:txbxContent>
                        <w:p w14:paraId="5E427A4D" w14:textId="77777777" w:rsidR="009D3118" w:rsidRDefault="009D3118">
                          <w:pPr>
                            <w:spacing w:line="147" w:lineRule="exact"/>
                            <w:rPr>
                              <w:del w:id="591" w:author="Author" w:date="2024-02-01T10:43:00Z"/>
                              <w:rFonts w:ascii="Verdana"/>
                              <w:sz w:val="17"/>
                            </w:rPr>
                          </w:pPr>
                          <w:del w:id="592" w:author="Author" w:date="2024-02-01T10:43:00Z">
                            <w:r>
                              <w:rPr>
                                <w:rFonts w:ascii="Verdana"/>
                                <w:color w:val="FFFFFF"/>
                                <w:spacing w:val="-5"/>
                                <w:w w:val="90"/>
                                <w:sz w:val="17"/>
                              </w:rPr>
                              <w:delText>7.1</w:delText>
                            </w:r>
                          </w:del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593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15739392" behindDoc="0" locked="0" layoutInCell="1" allowOverlap="1" wp14:anchorId="7EF83727" wp14:editId="1368CAAF">
                  <wp:simplePos x="0" y="0"/>
                  <wp:positionH relativeFrom="page">
                    <wp:posOffset>2682432</wp:posOffset>
                  </wp:positionH>
                  <wp:positionV relativeFrom="paragraph">
                    <wp:posOffset>-252886</wp:posOffset>
                  </wp:positionV>
                  <wp:extent cx="2855595" cy="1331595"/>
                  <wp:effectExtent l="0" t="0" r="0" b="0"/>
                  <wp:wrapNone/>
                  <wp:docPr id="83" name="Group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2855595" cy="1331595"/>
                            <a:chOff x="0" y="0"/>
                            <a:chExt cx="2855595" cy="1331595"/>
                          </a:xfrm>
                        </wpg:grpSpPr>
                        <wps:wsp>
                          <wps:cNvPr id="85" name="Graphic 84"/>
                          <wps:cNvSpPr/>
                          <wps:spPr>
                            <a:xfrm>
                              <a:off x="28116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Graphic 85"/>
                          <wps:cNvSpPr/>
                          <wps:spPr>
                            <a:xfrm>
                              <a:off x="28116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Graphic 86"/>
                          <wps:cNvSpPr/>
                          <wps:spPr>
                            <a:xfrm>
                              <a:off x="28116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Graphic 87"/>
                          <wps:cNvSpPr/>
                          <wps:spPr>
                            <a:xfrm>
                              <a:off x="392525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Graphic 88"/>
                          <wps:cNvSpPr/>
                          <wps:spPr>
                            <a:xfrm>
                              <a:off x="392525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Graphic 89"/>
                          <wps:cNvSpPr/>
                          <wps:spPr>
                            <a:xfrm>
                              <a:off x="392525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Graphic 90"/>
                          <wps:cNvSpPr/>
                          <wps:spPr>
                            <a:xfrm>
                              <a:off x="756934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Graphic 91"/>
                          <wps:cNvSpPr/>
                          <wps:spPr>
                            <a:xfrm>
                              <a:off x="75693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Graphic 92"/>
                          <wps:cNvSpPr/>
                          <wps:spPr>
                            <a:xfrm>
                              <a:off x="75693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Graphic 93"/>
                          <wps:cNvSpPr/>
                          <wps:spPr>
                            <a:xfrm>
                              <a:off x="1121344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Graphic 94"/>
                          <wps:cNvSpPr/>
                          <wps:spPr>
                            <a:xfrm>
                              <a:off x="112134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Graphic 95"/>
                          <wps:cNvSpPr/>
                          <wps:spPr>
                            <a:xfrm>
                              <a:off x="112134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Graphic 96"/>
                          <wps:cNvSpPr/>
                          <wps:spPr>
                            <a:xfrm>
                              <a:off x="1485753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Graphic 97"/>
                          <wps:cNvSpPr/>
                          <wps:spPr>
                            <a:xfrm>
                              <a:off x="1485753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Graphic 98"/>
                          <wps:cNvSpPr/>
                          <wps:spPr>
                            <a:xfrm>
                              <a:off x="1485753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Graphic 99"/>
                          <wps:cNvSpPr/>
                          <wps:spPr>
                            <a:xfrm>
                              <a:off x="1850162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Graphic 100"/>
                          <wps:cNvSpPr/>
                          <wps:spPr>
                            <a:xfrm>
                              <a:off x="185016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Graphic 101"/>
                          <wps:cNvSpPr/>
                          <wps:spPr>
                            <a:xfrm>
                              <a:off x="185016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Graphic 102"/>
                          <wps:cNvSpPr/>
                          <wps:spPr>
                            <a:xfrm>
                              <a:off x="2214572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Graphic 103"/>
                          <wps:cNvSpPr/>
                          <wps:spPr>
                            <a:xfrm>
                              <a:off x="221457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Graphic 104"/>
                          <wps:cNvSpPr/>
                          <wps:spPr>
                            <a:xfrm>
                              <a:off x="221457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Graphic 105"/>
                          <wps:cNvSpPr/>
                          <wps:spPr>
                            <a:xfrm>
                              <a:off x="2578981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Graphic 106"/>
                          <wps:cNvSpPr/>
                          <wps:spPr>
                            <a:xfrm>
                              <a:off x="2578981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Graphic 107"/>
                          <wps:cNvSpPr/>
                          <wps:spPr>
                            <a:xfrm>
                              <a:off x="2578981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Graphic 108"/>
                          <wps:cNvSpPr/>
                          <wps:spPr>
                            <a:xfrm>
                              <a:off x="1326601" y="981331"/>
                              <a:ext cx="15259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5905">
                                  <a:moveTo>
                                    <a:pt x="0" y="0"/>
                                  </a:moveTo>
                                  <a:lnTo>
                                    <a:pt x="1525686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Graphic 109"/>
                          <wps:cNvSpPr/>
                          <wps:spPr>
                            <a:xfrm>
                              <a:off x="0" y="981331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Graphic 110"/>
                          <wps:cNvSpPr/>
                          <wps:spPr>
                            <a:xfrm>
                              <a:off x="0" y="981331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Graphic 111"/>
                          <wps:cNvSpPr/>
                          <wps:spPr>
                            <a:xfrm>
                              <a:off x="1729907" y="324876"/>
                              <a:ext cx="11226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2680">
                                  <a:moveTo>
                                    <a:pt x="0" y="0"/>
                                  </a:moveTo>
                                  <a:lnTo>
                                    <a:pt x="112238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Graphic 112"/>
                          <wps:cNvSpPr/>
                          <wps:spPr>
                            <a:xfrm>
                              <a:off x="0" y="324876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Graphic 113"/>
                          <wps:cNvSpPr/>
                          <wps:spPr>
                            <a:xfrm>
                              <a:off x="0" y="324876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Graphic 114"/>
                          <wps:cNvSpPr/>
                          <wps:spPr>
                            <a:xfrm>
                              <a:off x="28116" y="718749"/>
                              <a:ext cx="1298575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8575" h="525780">
                                  <a:moveTo>
                                    <a:pt x="129848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lnTo>
                                    <a:pt x="1298485" y="525164"/>
                                  </a:lnTo>
                                  <a:lnTo>
                                    <a:pt x="12984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Graphic 115"/>
                          <wps:cNvSpPr/>
                          <wps:spPr>
                            <a:xfrm>
                              <a:off x="28116" y="718749"/>
                              <a:ext cx="1298575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8575" h="525780">
                                  <a:moveTo>
                                    <a:pt x="0" y="525164"/>
                                  </a:moveTo>
                                  <a:lnTo>
                                    <a:pt x="1298485" y="525164"/>
                                  </a:lnTo>
                                  <a:lnTo>
                                    <a:pt x="129848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close/>
                                </a:path>
                              </a:pathLst>
                            </a:custGeom>
                            <a:ln w="401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Graphic 116"/>
                          <wps:cNvSpPr/>
                          <wps:spPr>
                            <a:xfrm>
                              <a:off x="28116" y="62294"/>
                              <a:ext cx="170180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01800" h="525780">
                                  <a:moveTo>
                                    <a:pt x="17017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lnTo>
                                    <a:pt x="1701791" y="525164"/>
                                  </a:lnTo>
                                  <a:lnTo>
                                    <a:pt x="17017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Graphic 117"/>
                          <wps:cNvSpPr/>
                          <wps:spPr>
                            <a:xfrm>
                              <a:off x="28116" y="62294"/>
                              <a:ext cx="170180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01800" h="525780">
                                  <a:moveTo>
                                    <a:pt x="0" y="525164"/>
                                  </a:moveTo>
                                  <a:lnTo>
                                    <a:pt x="1701791" y="525164"/>
                                  </a:lnTo>
                                  <a:lnTo>
                                    <a:pt x="17017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close/>
                                </a:path>
                              </a:pathLst>
                            </a:custGeom>
                            <a:ln w="401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Graphic 118"/>
                          <wps:cNvSpPr/>
                          <wps:spPr>
                            <a:xfrm>
                              <a:off x="28116" y="3213"/>
                              <a:ext cx="282448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4480"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  <a:path w="2824480" h="1299845">
                                  <a:moveTo>
                                    <a:pt x="2824172" y="1299781"/>
                                  </a:moveTo>
                                  <a:lnTo>
                                    <a:pt x="2824172" y="0"/>
                                  </a:lnTo>
                                </a:path>
                                <a:path w="2824480" h="1299845">
                                  <a:moveTo>
                                    <a:pt x="0" y="1299781"/>
                                  </a:moveTo>
                                  <a:lnTo>
                                    <a:pt x="2824172" y="1299781"/>
                                  </a:lnTo>
                                </a:path>
                                <a:path w="2824480" h="1299845">
                                  <a:moveTo>
                                    <a:pt x="0" y="0"/>
                                  </a:moveTo>
                                  <a:lnTo>
                                    <a:pt x="2824172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Textbox 119"/>
                          <wps:cNvSpPr txBox="1"/>
                          <wps:spPr>
                            <a:xfrm>
                              <a:off x="1530971" y="278223"/>
                              <a:ext cx="166370" cy="9334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2368D9C" w14:textId="77777777" w:rsidR="009D3118" w:rsidRDefault="009D3118">
                                <w:pPr>
                                  <w:spacing w:line="147" w:lineRule="exact"/>
                                  <w:rPr>
                                    <w:ins w:id="594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595" w:author="Author" w:date="2024-02-01T10:43:00Z">
                                  <w:r>
                                    <w:rPr>
                                      <w:rFonts w:ascii="Verdana"/>
                                      <w:color w:val="FFFFFF"/>
                                      <w:spacing w:val="-5"/>
                                      <w:w w:val="90"/>
                                      <w:sz w:val="17"/>
                                    </w:rPr>
                                    <w:t>9.3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1" name="Textbox 120"/>
                          <wps:cNvSpPr txBox="1"/>
                          <wps:spPr>
                            <a:xfrm>
                              <a:off x="1127665" y="934678"/>
                              <a:ext cx="166370" cy="9334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B8314E7" w14:textId="77777777" w:rsidR="009D3118" w:rsidRDefault="009D3118">
                                <w:pPr>
                                  <w:spacing w:line="147" w:lineRule="exact"/>
                                  <w:rPr>
                                    <w:ins w:id="596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597" w:author="Author" w:date="2024-02-01T10:43:00Z">
                                  <w:r>
                                    <w:rPr>
                                      <w:rFonts w:ascii="Verdana"/>
                                      <w:color w:val="FFFFFF"/>
                                      <w:spacing w:val="-5"/>
                                      <w:w w:val="90"/>
                                      <w:sz w:val="17"/>
                                    </w:rPr>
                                    <w:t>7.1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7EF83727" id="Group 83" o:spid="_x0000_s1198" style="position:absolute;left:0;text-align:left;margin-left:211.2pt;margin-top:-19.9pt;width:224.85pt;height:104.85pt;z-index:15739392;mso-wrap-distance-left:0;mso-wrap-distance-right:0;mso-position-horizontal-relative:page" coordsize="28555,13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">
                  <v:shape id="Graphic 84" o:spid="_x0000_s1199" style="position:absolute;left:281;top:32;width:12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" path="m,1299781l,e" filled="f" strokecolor="#748d99" strokeweight=".1785mm">
                    <v:path arrowok="t"/>
                  </v:shape>
                  <v:shape id="Graphic 85" o:spid="_x0000_s1200" style="position:absolute;left:281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" path="m,l,28116e" fillcolor="black" stroked="f">
                    <v:path arrowok="t"/>
                  </v:shape>
                  <v:shape id="Graphic 86" o:spid="_x0000_s1201" style="position:absolute;left:281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" path="m,l,28116e" filled="f" strokeweight=".1785mm">
                    <v:path arrowok="t"/>
                  </v:shape>
                  <v:shape id="Graphic 87" o:spid="_x0000_s1202" style="position:absolute;left:3925;top:32;width:12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" path="m,1240700r,59081em,584245l,715536em,l,59080e" filled="f" strokecolor="#748d99" strokeweight=".1785mm">
                    <v:path arrowok="t"/>
                  </v:shape>
                  <v:shape id="Graphic 88" o:spid="_x0000_s1203" style="position:absolute;left:3925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" path="m,l,28116e" fillcolor="black" stroked="f">
                    <v:path arrowok="t"/>
                  </v:shape>
                  <v:shape id="Graphic 89" o:spid="_x0000_s1204" style="position:absolute;left:3925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" path="m,l,28116e" filled="f" strokeweight=".1785mm">
                    <v:path arrowok="t"/>
                  </v:shape>
                  <v:shape id="Graphic 90" o:spid="_x0000_s1205" style="position:absolute;left:7569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" path="m,1240700r,59081em,584245l,715536em,l,59080e" filled="f" strokecolor="#748d99" strokeweight=".1785mm">
                    <v:path arrowok="t"/>
                  </v:shape>
                  <v:shape id="Graphic 91" o:spid="_x0000_s1206" style="position:absolute;left:756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" path="m,l,28116e" fillcolor="black" stroked="f">
                    <v:path arrowok="t"/>
                  </v:shape>
                  <v:shape id="Graphic 92" o:spid="_x0000_s1207" style="position:absolute;left:756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" path="m,l,28116e" filled="f" strokeweight=".1785mm">
                    <v:path arrowok="t"/>
                  </v:shape>
                  <v:shape id="Graphic 93" o:spid="_x0000_s1208" style="position:absolute;left:11213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" path="m,1240700r,59081em,584245l,715536em,l,59080e" filled="f" strokecolor="#748d99" strokeweight=".1785mm">
                    <v:path arrowok="t"/>
                  </v:shape>
                  <v:shape id="Graphic 94" o:spid="_x0000_s1209" style="position:absolute;left:11213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" path="m,l,28116e" fillcolor="black" stroked="f">
                    <v:path arrowok="t"/>
                  </v:shape>
                  <v:shape id="Graphic 95" o:spid="_x0000_s1210" style="position:absolute;left:11213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" path="m,l,28116e" filled="f" strokeweight=".1785mm">
                    <v:path arrowok="t"/>
                  </v:shape>
                  <v:shape id="Graphic 96" o:spid="_x0000_s1211" style="position:absolute;left:14857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" path="m,584245r,715536em,l,59080e" filled="f" strokecolor="#748d99" strokeweight=".1785mm">
                    <v:path arrowok="t"/>
                  </v:shape>
                  <v:shape id="Graphic 97" o:spid="_x0000_s1212" style="position:absolute;left:14857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" path="m,l,28116e" fillcolor="black" stroked="f">
                    <v:path arrowok="t"/>
                  </v:shape>
                  <v:shape id="Graphic 98" o:spid="_x0000_s1213" style="position:absolute;left:14857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" path="m,l,28116e" filled="f" strokeweight=".1785mm">
                    <v:path arrowok="t"/>
                  </v:shape>
                  <v:shape id="Graphic 99" o:spid="_x0000_s1214" style="position:absolute;left:18501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" path="m,1299781l,e" filled="f" strokecolor="#748d99" strokeweight=".1785mm">
                    <v:path arrowok="t"/>
                  </v:shape>
                  <v:shape id="Graphic 100" o:spid="_x0000_s1215" style="position:absolute;left:18501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" path="m,l,28116e" fillcolor="black" stroked="f">
                    <v:path arrowok="t"/>
                  </v:shape>
                  <v:shape id="Graphic 101" o:spid="_x0000_s1216" style="position:absolute;left:18501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" path="m,l,28116e" filled="f" strokeweight=".1785mm">
                    <v:path arrowok="t"/>
                  </v:shape>
                  <v:shape id="Graphic 102" o:spid="_x0000_s1217" style="position:absolute;left:22145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" path="m,1299781l,e" filled="f" strokecolor="#748d99" strokeweight=".1785mm">
                    <v:path arrowok="t"/>
                  </v:shape>
                  <v:shape id="Graphic 103" o:spid="_x0000_s1218" style="position:absolute;left:22145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" path="m,l,28116e" fillcolor="black" stroked="f">
                    <v:path arrowok="t"/>
                  </v:shape>
                  <v:shape id="Graphic 104" o:spid="_x0000_s1219" style="position:absolute;left:22145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" path="m,l,28116e" filled="f" strokeweight=".1785mm">
                    <v:path arrowok="t"/>
                  </v:shape>
                  <v:shape id="Graphic 105" o:spid="_x0000_s1220" style="position:absolute;left:25789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" path="m,1299781l,e" filled="f" strokecolor="#748d99" strokeweight=".1785mm">
                    <v:path arrowok="t"/>
                  </v:shape>
                  <v:shape id="Graphic 106" o:spid="_x0000_s1221" style="position:absolute;left:2578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" path="m,l,28116e" fillcolor="black" stroked="f">
                    <v:path arrowok="t"/>
                  </v:shape>
                  <v:shape id="Graphic 107" o:spid="_x0000_s1222" style="position:absolute;left:2578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" path="m,l,28116e" filled="f" strokeweight=".1785mm">
                    <v:path arrowok="t"/>
                  </v:shape>
                  <v:shape id="Graphic 108" o:spid="_x0000_s1223" style="position:absolute;left:13266;top:9813;width:15259;height:13;visibility:visible;mso-wrap-style:square;v-text-anchor:top" coordsize="152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" path="m,l1525686,e" filled="f" strokecolor="#748d99" strokeweight=".1785mm">
                    <v:path arrowok="t"/>
                  </v:shape>
                  <v:shape id="Graphic 109" o:spid="_x0000_s1224" style="position:absolute;top:9813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" path="m28116,l,e" fillcolor="black" stroked="f">
                    <v:path arrowok="t"/>
                  </v:shape>
                  <v:shape id="Graphic 110" o:spid="_x0000_s1225" style="position:absolute;top:9813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" path="m28116,l,e" filled="f" strokeweight=".1785mm">
                    <v:path arrowok="t"/>
                  </v:shape>
                  <v:shape id="Graphic 111" o:spid="_x0000_s1226" style="position:absolute;left:17299;top:3248;width:11226;height:13;visibility:visible;mso-wrap-style:square;v-text-anchor:top" coordsize="11226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" path="m,l1122380,e" filled="f" strokecolor="#748d99" strokeweight=".1785mm">
                    <v:path arrowok="t"/>
                  </v:shape>
                  <v:shape id="Graphic 112" o:spid="_x0000_s1227" style="position:absolute;top:3248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" path="m28116,l,e" fillcolor="black" stroked="f">
                    <v:path arrowok="t"/>
                  </v:shape>
                  <v:shape id="Graphic 113" o:spid="_x0000_s1228" style="position:absolute;top:3248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" path="m28116,l,e" filled="f" strokeweight=".1785mm">
                    <v:path arrowok="t"/>
                  </v:shape>
                  <v:shape id="Graphic 114" o:spid="_x0000_s1229" style="position:absolute;left:281;top:7187;width:12985;height:5258;visibility:visible;mso-wrap-style:square;v-text-anchor:top" coordsize="1298575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" path="m1298485,l,,,525164r1298485,l1298485,xe" fillcolor="#bca37f" stroked="f">
                    <v:path arrowok="t"/>
                  </v:shape>
                  <v:shape id="Graphic 115" o:spid="_x0000_s1230" style="position:absolute;left:281;top:7187;width:12985;height:5258;visibility:visible;mso-wrap-style:square;v-text-anchor:top" coordsize="1298575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" path="m,525164r1298485,l1298485,,,,,525164xe" filled="f" strokeweight=".1116mm">
                    <v:path arrowok="t"/>
                  </v:shape>
                  <v:shape id="Graphic 116" o:spid="_x0000_s1231" style="position:absolute;left:281;top:622;width:17018;height:5258;visibility:visible;mso-wrap-style:square;v-text-anchor:top" coordsize="170180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" path="m1701791,l,,,525164r1701791,l1701791,xe" fillcolor="#113945" stroked="f">
                    <v:path arrowok="t"/>
                  </v:shape>
                  <v:shape id="Graphic 117" o:spid="_x0000_s1232" style="position:absolute;left:281;top:622;width:17018;height:5258;visibility:visible;mso-wrap-style:square;v-text-anchor:top" coordsize="170180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" path="m,525164r1701791,l1701791,,,,,525164xe" filled="f" strokeweight=".1116mm">
                    <v:path arrowok="t"/>
                  </v:shape>
                  <v:shape id="Graphic 118" o:spid="_x0000_s1233" style="position:absolute;left:281;top:32;width:28244;height:12998;visibility:visible;mso-wrap-style:square;v-text-anchor:top" coordsize="282448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" path="m,1299781l,em2824172,1299781l2824172,em,1299781r2824172,em,l2824172,e" filled="f" strokeweight=".1785mm">
                    <v:path arrowok="t"/>
                  </v:shape>
                  <v:shape id="Textbox 119" o:spid="_x0000_s1234" type="#_x0000_t202" style="position:absolute;left:15309;top:2782;width:1664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  <v:textbox inset="0,0,0,0">
                      <w:txbxContent>
                        <w:p w14:paraId="32368D9C" w14:textId="77777777" w:rsidR="009D3118" w:rsidRDefault="009D3118">
                          <w:pPr>
                            <w:spacing w:line="147" w:lineRule="exact"/>
                            <w:rPr>
                              <w:ins w:id="598" w:author="Author" w:date="2024-02-01T10:43:00Z"/>
                              <w:rFonts w:ascii="Verdana"/>
                              <w:sz w:val="17"/>
                            </w:rPr>
                          </w:pPr>
                          <w:ins w:id="599" w:author="Author" w:date="2024-02-01T10:43:00Z">
                            <w:r>
                              <w:rPr>
                                <w:rFonts w:ascii="Verdana"/>
                                <w:color w:val="FFFFFF"/>
                                <w:spacing w:val="-5"/>
                                <w:w w:val="90"/>
                                <w:sz w:val="17"/>
                              </w:rPr>
                              <w:t>9.3</w:t>
                            </w:r>
                          </w:ins>
                        </w:p>
                      </w:txbxContent>
                    </v:textbox>
                  </v:shape>
                  <v:shape id="Textbox 120" o:spid="_x0000_s1235" type="#_x0000_t202" style="position:absolute;left:11276;top:9346;width:1664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  <v:textbox inset="0,0,0,0">
                      <w:txbxContent>
                        <w:p w14:paraId="3B8314E7" w14:textId="77777777" w:rsidR="009D3118" w:rsidRDefault="009D3118">
                          <w:pPr>
                            <w:spacing w:line="147" w:lineRule="exact"/>
                            <w:rPr>
                              <w:ins w:id="600" w:author="Author" w:date="2024-02-01T10:43:00Z"/>
                              <w:rFonts w:ascii="Verdana"/>
                              <w:sz w:val="17"/>
                            </w:rPr>
                          </w:pPr>
                          <w:ins w:id="601" w:author="Author" w:date="2024-02-01T10:43:00Z">
                            <w:r>
                              <w:rPr>
                                <w:rFonts w:ascii="Verdana"/>
                                <w:color w:val="FFFFFF"/>
                                <w:spacing w:val="-5"/>
                                <w:w w:val="90"/>
                                <w:sz w:val="17"/>
                              </w:rPr>
                              <w:t>7.1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bookmarkStart w:id="602" w:name="_bookmark24"/>
      <w:bookmarkEnd w:id="602"/>
      <w:r w:rsidR="00FF3C28" w:rsidRPr="00E60ED9">
        <w:rPr>
          <w:rFonts w:ascii="Verdana"/>
          <w:spacing w:val="-2"/>
          <w:sz w:val="17"/>
        </w:rPr>
        <w:t>Marginal</w:t>
      </w:r>
    </w:p>
    <w:p w14:paraId="0EFB4072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57E3FF00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60BA7592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6C3D4252" w14:textId="77777777" w:rsidR="007F257B" w:rsidRPr="00E60ED9" w:rsidRDefault="007F257B">
      <w:pPr>
        <w:pStyle w:val="Textkrper"/>
        <w:spacing w:before="98"/>
        <w:rPr>
          <w:rFonts w:ascii="Verdana"/>
          <w:sz w:val="15"/>
        </w:rPr>
      </w:pPr>
    </w:p>
    <w:p w14:paraId="05262D4B" w14:textId="77777777" w:rsidR="007F257B" w:rsidRPr="00E60ED9" w:rsidRDefault="00FF3C28">
      <w:pPr>
        <w:ind w:left="2516"/>
        <w:rPr>
          <w:rFonts w:ascii="Verdana"/>
          <w:sz w:val="17"/>
        </w:rPr>
      </w:pPr>
      <w:r w:rsidRPr="00E60ED9">
        <w:rPr>
          <w:rFonts w:ascii="Verdana"/>
          <w:spacing w:val="-2"/>
          <w:sz w:val="17"/>
        </w:rPr>
        <w:t>Average</w:t>
      </w:r>
    </w:p>
    <w:p w14:paraId="24A44022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4C3D206F" w14:textId="77777777" w:rsidR="007F257B" w:rsidRPr="00E60ED9" w:rsidRDefault="007F257B">
      <w:pPr>
        <w:pStyle w:val="Textkrper"/>
        <w:spacing w:before="81"/>
        <w:rPr>
          <w:rFonts w:ascii="Verdana"/>
          <w:sz w:val="15"/>
        </w:rPr>
      </w:pPr>
    </w:p>
    <w:p w14:paraId="6012121F" w14:textId="77777777" w:rsidR="007F257B" w:rsidRPr="00E60ED9" w:rsidRDefault="00FF3C28">
      <w:pPr>
        <w:tabs>
          <w:tab w:val="left" w:pos="3754"/>
          <w:tab w:val="left" w:pos="4327"/>
          <w:tab w:val="left" w:pos="4901"/>
          <w:tab w:val="left" w:pos="5475"/>
          <w:tab w:val="left" w:pos="6001"/>
          <w:tab w:val="left" w:pos="6575"/>
          <w:tab w:val="left" w:pos="7148"/>
        </w:tabs>
        <w:spacing w:line="202" w:lineRule="exact"/>
        <w:ind w:left="3180"/>
        <w:rPr>
          <w:rFonts w:ascii="Verdana"/>
          <w:sz w:val="17"/>
        </w:rPr>
      </w:pPr>
      <w:r w:rsidRPr="00E60ED9">
        <w:rPr>
          <w:rFonts w:ascii="Verdana"/>
          <w:spacing w:val="-10"/>
          <w:sz w:val="17"/>
        </w:rPr>
        <w:t>0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10"/>
          <w:sz w:val="17"/>
        </w:rPr>
        <w:t>2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10"/>
          <w:sz w:val="17"/>
        </w:rPr>
        <w:t>4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10"/>
          <w:sz w:val="17"/>
        </w:rPr>
        <w:t>6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10"/>
          <w:sz w:val="17"/>
        </w:rPr>
        <w:t>8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5"/>
          <w:sz w:val="17"/>
        </w:rPr>
        <w:t>10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5"/>
          <w:sz w:val="17"/>
        </w:rPr>
        <w:t>12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5"/>
          <w:sz w:val="17"/>
        </w:rPr>
        <w:t>14</w:t>
      </w:r>
    </w:p>
    <w:p w14:paraId="304E1A43" w14:textId="77777777" w:rsidR="007F257B" w:rsidRPr="00E60ED9" w:rsidRDefault="00FF3C28">
      <w:pPr>
        <w:spacing w:line="202" w:lineRule="exact"/>
        <w:ind w:left="3991"/>
        <w:rPr>
          <w:rFonts w:ascii="Verdana"/>
          <w:sz w:val="17"/>
        </w:rPr>
      </w:pPr>
      <w:r w:rsidRPr="00E60ED9">
        <w:rPr>
          <w:rFonts w:ascii="Verdana"/>
          <w:w w:val="85"/>
          <w:sz w:val="17"/>
        </w:rPr>
        <w:t>Supply</w:t>
      </w:r>
      <w:r w:rsidRPr="00E60ED9">
        <w:rPr>
          <w:rFonts w:ascii="Verdana"/>
          <w:spacing w:val="3"/>
          <w:sz w:val="17"/>
        </w:rPr>
        <w:t xml:space="preserve"> </w:t>
      </w:r>
      <w:r w:rsidRPr="00E60ED9">
        <w:rPr>
          <w:rFonts w:ascii="Verdana"/>
          <w:w w:val="85"/>
          <w:sz w:val="17"/>
        </w:rPr>
        <w:t>cost</w:t>
      </w:r>
      <w:r w:rsidRPr="00E60ED9">
        <w:rPr>
          <w:rFonts w:ascii="Verdana"/>
          <w:spacing w:val="3"/>
          <w:sz w:val="17"/>
        </w:rPr>
        <w:t xml:space="preserve"> </w:t>
      </w:r>
      <w:r w:rsidRPr="00E60ED9">
        <w:rPr>
          <w:rFonts w:ascii="Verdana"/>
          <w:w w:val="85"/>
          <w:sz w:val="17"/>
        </w:rPr>
        <w:t>in</w:t>
      </w:r>
      <w:r w:rsidRPr="00E60ED9">
        <w:rPr>
          <w:rFonts w:ascii="Verdana"/>
          <w:spacing w:val="3"/>
          <w:sz w:val="17"/>
        </w:rPr>
        <w:t xml:space="preserve"> </w:t>
      </w:r>
      <w:r w:rsidRPr="00E60ED9">
        <w:rPr>
          <w:rFonts w:ascii="Verdana"/>
          <w:w w:val="85"/>
          <w:sz w:val="17"/>
        </w:rPr>
        <w:t>Europe</w:t>
      </w:r>
      <w:r w:rsidRPr="00E60ED9">
        <w:rPr>
          <w:rFonts w:ascii="Verdana"/>
          <w:spacing w:val="3"/>
          <w:sz w:val="17"/>
        </w:rPr>
        <w:t xml:space="preserve"> </w:t>
      </w:r>
      <w:r w:rsidRPr="00E60ED9">
        <w:rPr>
          <w:rFonts w:ascii="Verdana"/>
          <w:w w:val="85"/>
          <w:sz w:val="17"/>
        </w:rPr>
        <w:t>2040</w:t>
      </w:r>
      <w:r w:rsidRPr="00E60ED9">
        <w:rPr>
          <w:rFonts w:ascii="Verdana"/>
          <w:spacing w:val="2"/>
          <w:sz w:val="17"/>
        </w:rPr>
        <w:t xml:space="preserve"> </w:t>
      </w:r>
      <w:r w:rsidRPr="00E60ED9">
        <w:rPr>
          <w:rFonts w:ascii="Verdana"/>
          <w:spacing w:val="-2"/>
          <w:w w:val="85"/>
          <w:sz w:val="17"/>
        </w:rPr>
        <w:t>[$/MMBtu]</w:t>
      </w:r>
    </w:p>
    <w:p w14:paraId="3F523E80" w14:textId="77777777" w:rsidR="007F257B" w:rsidRPr="00E60ED9" w:rsidRDefault="007F257B">
      <w:pPr>
        <w:pStyle w:val="Textkrper"/>
        <w:spacing w:before="52"/>
        <w:rPr>
          <w:rFonts w:ascii="Verdana"/>
        </w:rPr>
      </w:pPr>
    </w:p>
    <w:p w14:paraId="51349D40" w14:textId="77777777" w:rsidR="007F257B" w:rsidRPr="00E60ED9" w:rsidRDefault="00FF3C28">
      <w:pPr>
        <w:pStyle w:val="Textkrper"/>
        <w:spacing w:line="206" w:lineRule="auto"/>
        <w:ind w:left="112" w:right="607"/>
        <w:jc w:val="both"/>
      </w:pPr>
      <w:r w:rsidRPr="00E60ED9">
        <w:t>Figure</w:t>
      </w:r>
      <w:r w:rsidRPr="00E60ED9">
        <w:rPr>
          <w:spacing w:val="-3"/>
        </w:rPr>
        <w:t xml:space="preserve"> </w:t>
      </w:r>
      <w:r w:rsidRPr="00E60ED9">
        <w:t>2:</w:t>
      </w:r>
      <w:r w:rsidRPr="00E60ED9">
        <w:rPr>
          <w:spacing w:val="17"/>
        </w:rPr>
        <w:t xml:space="preserve"> </w:t>
      </w:r>
      <w:r w:rsidRPr="00E60ED9">
        <w:t>Marginal</w:t>
      </w:r>
      <w:r w:rsidRPr="00E60ED9">
        <w:rPr>
          <w:spacing w:val="-3"/>
        </w:rPr>
        <w:t xml:space="preserve"> </w:t>
      </w:r>
      <w:r w:rsidRPr="00E60ED9">
        <w:t>(top,</w:t>
      </w:r>
      <w:r w:rsidRPr="00E60ED9">
        <w:rPr>
          <w:spacing w:val="-2"/>
        </w:rPr>
        <w:t xml:space="preserve"> </w:t>
      </w:r>
      <w:r w:rsidRPr="00E60ED9">
        <w:t>blue)</w:t>
      </w:r>
      <w:r w:rsidRPr="00E60ED9">
        <w:rPr>
          <w:spacing w:val="-3"/>
        </w:rPr>
        <w:t xml:space="preserve"> </w:t>
      </w:r>
      <w:r w:rsidRPr="00E60ED9">
        <w:t>and</w:t>
      </w:r>
      <w:r w:rsidRPr="00E60ED9">
        <w:rPr>
          <w:spacing w:val="-3"/>
        </w:rPr>
        <w:t xml:space="preserve"> </w:t>
      </w:r>
      <w:r w:rsidRPr="00E60ED9">
        <w:t>average</w:t>
      </w:r>
      <w:r w:rsidRPr="00E60ED9">
        <w:rPr>
          <w:spacing w:val="-3"/>
        </w:rPr>
        <w:t xml:space="preserve"> </w:t>
      </w:r>
      <w:r w:rsidRPr="00E60ED9">
        <w:t>(bottom,</w:t>
      </w:r>
      <w:r w:rsidRPr="00E60ED9">
        <w:rPr>
          <w:spacing w:val="-2"/>
        </w:rPr>
        <w:t xml:space="preserve"> </w:t>
      </w:r>
      <w:r w:rsidRPr="00E60ED9">
        <w:t>brown)</w:t>
      </w:r>
      <w:r w:rsidRPr="00E60ED9">
        <w:rPr>
          <w:spacing w:val="-3"/>
        </w:rPr>
        <w:t xml:space="preserve"> </w:t>
      </w:r>
      <w:r w:rsidRPr="00E60ED9">
        <w:t>supply</w:t>
      </w:r>
      <w:r w:rsidRPr="00E60ED9">
        <w:rPr>
          <w:spacing w:val="-3"/>
        </w:rPr>
        <w:t xml:space="preserve"> </w:t>
      </w:r>
      <w:r w:rsidRPr="00E60ED9">
        <w:t>costs</w:t>
      </w:r>
      <w:r w:rsidRPr="00E60ED9">
        <w:rPr>
          <w:spacing w:val="-3"/>
        </w:rPr>
        <w:t xml:space="preserve"> </w:t>
      </w:r>
      <w:r w:rsidRPr="00E60ED9">
        <w:t>to</w:t>
      </w:r>
      <w:r w:rsidRPr="00E60ED9">
        <w:rPr>
          <w:spacing w:val="-3"/>
        </w:rPr>
        <w:t xml:space="preserve"> </w:t>
      </w:r>
      <w:r w:rsidRPr="00E60ED9">
        <w:t>meet</w:t>
      </w:r>
      <w:r w:rsidRPr="00E60ED9">
        <w:rPr>
          <w:spacing w:val="-3"/>
        </w:rPr>
        <w:t xml:space="preserve"> </w:t>
      </w:r>
      <w:r w:rsidRPr="00E60ED9">
        <w:t>European</w:t>
      </w:r>
      <w:r w:rsidRPr="00E60ED9">
        <w:rPr>
          <w:spacing w:val="-3"/>
        </w:rPr>
        <w:t xml:space="preserve"> </w:t>
      </w:r>
      <w:r w:rsidRPr="00E60ED9">
        <w:t>demand</w:t>
      </w:r>
      <w:r w:rsidRPr="00E60ED9">
        <w:rPr>
          <w:spacing w:val="-3"/>
        </w:rPr>
        <w:t xml:space="preserve"> </w:t>
      </w:r>
      <w:r w:rsidRPr="00E60ED9">
        <w:t>in 2040 in $</w:t>
      </w:r>
      <w:r w:rsidRPr="00E60ED9">
        <w:rPr>
          <w:rFonts w:ascii="Bookman Old Style"/>
          <w:i/>
        </w:rPr>
        <w:t>/</w:t>
      </w:r>
      <w:r w:rsidRPr="00E60ED9">
        <w:t xml:space="preserve">MMBtu, </w:t>
      </w:r>
      <w:r w:rsidRPr="00E60ED9">
        <w:rPr>
          <w:rFonts w:ascii="Euclid"/>
          <w:i/>
        </w:rPr>
        <w:t xml:space="preserve">Net Zero </w:t>
      </w:r>
      <w:r w:rsidRPr="00E60ED9">
        <w:t>scenario.</w:t>
      </w:r>
    </w:p>
    <w:p w14:paraId="6A81778A" w14:textId="77777777" w:rsidR="007F257B" w:rsidRPr="00E60ED9" w:rsidRDefault="007F257B">
      <w:pPr>
        <w:pStyle w:val="Textkrper"/>
        <w:spacing w:before="67"/>
      </w:pPr>
    </w:p>
    <w:p w14:paraId="03D3DA6E" w14:textId="77777777" w:rsidR="007F257B" w:rsidRPr="00E60ED9" w:rsidRDefault="00FF3C28" w:rsidP="003741D5">
      <w:pPr>
        <w:pStyle w:val="berschrift4"/>
        <w:numPr>
          <w:ilvl w:val="2"/>
          <w:numId w:val="10"/>
        </w:numPr>
        <w:tabs>
          <w:tab w:val="left" w:pos="878"/>
        </w:tabs>
      </w:pPr>
      <w:bookmarkStart w:id="603" w:name="Persisting_Fossil_Demand"/>
      <w:bookmarkStart w:id="604" w:name="_bookmark25"/>
      <w:bookmarkEnd w:id="603"/>
      <w:bookmarkEnd w:id="604"/>
      <w:r w:rsidRPr="00E60ED9">
        <w:t>Persisting</w:t>
      </w:r>
      <w:r w:rsidRPr="00E60ED9">
        <w:rPr>
          <w:spacing w:val="-20"/>
        </w:rPr>
        <w:t xml:space="preserve"> </w:t>
      </w:r>
      <w:r w:rsidRPr="00E60ED9">
        <w:t>Fossil</w:t>
      </w:r>
      <w:r w:rsidRPr="00E60ED9">
        <w:rPr>
          <w:spacing w:val="-20"/>
        </w:rPr>
        <w:t xml:space="preserve"> </w:t>
      </w:r>
      <w:r w:rsidRPr="00E60ED9">
        <w:rPr>
          <w:spacing w:val="-2"/>
        </w:rPr>
        <w:t>Demand</w:t>
      </w:r>
    </w:p>
    <w:p w14:paraId="716F53A6" w14:textId="77777777" w:rsidR="007F257B" w:rsidRPr="00E60ED9" w:rsidRDefault="00FF3C28">
      <w:pPr>
        <w:pStyle w:val="Textkrper"/>
        <w:spacing w:before="57" w:line="218" w:lineRule="auto"/>
        <w:ind w:left="111" w:right="608"/>
        <w:jc w:val="both"/>
      </w:pPr>
      <w:r w:rsidRPr="00E60ED9">
        <w:t xml:space="preserve">For the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7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7"/>
        </w:rPr>
        <w:t xml:space="preserve"> </w:t>
      </w:r>
      <w:r w:rsidRPr="00E60ED9">
        <w:rPr>
          <w:rFonts w:ascii="Euclid"/>
          <w:i/>
        </w:rPr>
        <w:t xml:space="preserve">Demand </w:t>
      </w:r>
      <w:r w:rsidRPr="00E60ED9">
        <w:t xml:space="preserve">scenario, Figure </w:t>
      </w:r>
      <w:hyperlink w:anchor="_bookmark26" w:history="1">
        <w:r w:rsidRPr="00E60ED9">
          <w:t>3</w:t>
        </w:r>
      </w:hyperlink>
      <w:r w:rsidRPr="00E60ED9">
        <w:t xml:space="preserve"> </w:t>
      </w:r>
      <w:del w:id="605" w:author="Author" w:date="2024-02-01T10:43:00Z">
        <w:r w:rsidR="00581875">
          <w:delText>shows</w:delText>
        </w:r>
      </w:del>
      <w:ins w:id="606" w:author="Author" w:date="2024-02-01T10:43:00Z">
        <w:r w:rsidR="00F640E0">
          <w:t>presents</w:t>
        </w:r>
        <w:r w:rsidR="00F640E0" w:rsidRPr="00E60ED9">
          <w:t xml:space="preserve"> </w:t>
        </w:r>
        <w:r w:rsidR="00F640E0">
          <w:t>the</w:t>
        </w:r>
      </w:ins>
      <w:r w:rsidR="00F640E0">
        <w:t xml:space="preserve"> </w:t>
      </w:r>
      <w:r w:rsidRPr="00E60ED9">
        <w:t xml:space="preserve">LNG import volumes in </w:t>
      </w:r>
      <w:del w:id="607" w:author="Author" w:date="2024-02-01T10:43:00Z">
        <w:r w:rsidR="00581875">
          <w:delText>billion</w:delText>
        </w:r>
      </w:del>
      <w:ins w:id="608" w:author="Author" w:date="2024-02-01T10:43:00Z">
        <w:r w:rsidRPr="00E60ED9">
          <w:t>billion</w:t>
        </w:r>
        <w:r w:rsidR="002D6C42">
          <w:t>s</w:t>
        </w:r>
      </w:ins>
      <w:r w:rsidRPr="00E60ED9">
        <w:t xml:space="preserve"> of MMBtu and the associated supply costs in $</w:t>
      </w:r>
      <w:r w:rsidRPr="00E60ED9">
        <w:rPr>
          <w:rFonts w:ascii="Bookman Old Style"/>
          <w:i/>
        </w:rPr>
        <w:t>/</w:t>
      </w:r>
      <w:r w:rsidRPr="00E60ED9">
        <w:t>MMBtu for Europe in 2040.</w:t>
      </w:r>
      <w:r w:rsidRPr="00E60ED9">
        <w:rPr>
          <w:spacing w:val="40"/>
        </w:rPr>
        <w:t xml:space="preserve"> </w:t>
      </w:r>
      <w:r w:rsidRPr="00E60ED9">
        <w:t xml:space="preserve">Compared </w:t>
      </w:r>
      <w:del w:id="609" w:author="Author" w:date="2024-02-01T10:43:00Z">
        <w:r w:rsidR="00581875">
          <w:delText>to</w:delText>
        </w:r>
      </w:del>
      <w:ins w:id="610" w:author="Author" w:date="2024-02-01T10:43:00Z">
        <w:r w:rsidR="00F640E0">
          <w:t>with</w:t>
        </w:r>
      </w:ins>
      <w:r w:rsidR="00F640E0" w:rsidRPr="00E60ED9">
        <w:t xml:space="preserve"> </w:t>
      </w:r>
      <w:r w:rsidRPr="00E60ED9">
        <w:t>the previous results, the</w:t>
      </w:r>
      <w:r w:rsidRPr="00E60ED9">
        <w:rPr>
          <w:spacing w:val="1"/>
        </w:rPr>
        <w:t xml:space="preserve"> </w:t>
      </w:r>
      <w:r w:rsidRPr="00E60ED9">
        <w:t>assumption</w:t>
      </w:r>
      <w:r w:rsidRPr="00E60ED9">
        <w:rPr>
          <w:spacing w:val="2"/>
        </w:rPr>
        <w:t xml:space="preserve"> </w:t>
      </w:r>
      <w:r w:rsidRPr="00E60ED9">
        <w:t>of</w:t>
      </w:r>
      <w:r w:rsidRPr="00E60ED9">
        <w:rPr>
          <w:spacing w:val="2"/>
        </w:rPr>
        <w:t xml:space="preserve"> </w:t>
      </w:r>
      <w:r w:rsidRPr="00E60ED9">
        <w:t>higher</w:t>
      </w:r>
      <w:r w:rsidRPr="00E60ED9">
        <w:rPr>
          <w:spacing w:val="2"/>
        </w:rPr>
        <w:t xml:space="preserve"> </w:t>
      </w:r>
      <w:r w:rsidRPr="00E60ED9">
        <w:t>European</w:t>
      </w:r>
      <w:r w:rsidRPr="00E60ED9">
        <w:rPr>
          <w:spacing w:val="2"/>
        </w:rPr>
        <w:t xml:space="preserve"> </w:t>
      </w:r>
      <w:r w:rsidRPr="00E60ED9">
        <w:t>LNG</w:t>
      </w:r>
      <w:r w:rsidRPr="00E60ED9">
        <w:rPr>
          <w:spacing w:val="2"/>
        </w:rPr>
        <w:t xml:space="preserve"> </w:t>
      </w:r>
      <w:r w:rsidRPr="00E60ED9">
        <w:t>demand</w:t>
      </w:r>
      <w:r w:rsidRPr="00E60ED9">
        <w:rPr>
          <w:spacing w:val="1"/>
        </w:rPr>
        <w:t xml:space="preserve"> </w:t>
      </w:r>
      <w:r w:rsidRPr="00E60ED9">
        <w:t>in</w:t>
      </w:r>
      <w:r w:rsidRPr="00E60ED9">
        <w:rPr>
          <w:spacing w:val="3"/>
        </w:rPr>
        <w:t xml:space="preserve"> </w:t>
      </w:r>
      <w:r w:rsidRPr="00E60ED9">
        <w:t>this</w:t>
      </w:r>
      <w:r w:rsidRPr="00E60ED9">
        <w:rPr>
          <w:spacing w:val="1"/>
        </w:rPr>
        <w:t xml:space="preserve"> </w:t>
      </w:r>
      <w:r w:rsidRPr="00E60ED9">
        <w:t>scenario</w:t>
      </w:r>
      <w:r w:rsidRPr="00E60ED9">
        <w:rPr>
          <w:spacing w:val="2"/>
        </w:rPr>
        <w:t xml:space="preserve"> </w:t>
      </w:r>
      <w:r w:rsidRPr="00E60ED9">
        <w:t>leads</w:t>
      </w:r>
      <w:r w:rsidRPr="00E60ED9">
        <w:rPr>
          <w:spacing w:val="2"/>
        </w:rPr>
        <w:t xml:space="preserve"> </w:t>
      </w:r>
      <w:r w:rsidRPr="00E60ED9">
        <w:t>to</w:t>
      </w:r>
      <w:r w:rsidRPr="00E60ED9">
        <w:rPr>
          <w:spacing w:val="1"/>
        </w:rPr>
        <w:t xml:space="preserve"> </w:t>
      </w:r>
      <w:r w:rsidRPr="00E60ED9">
        <w:t>a</w:t>
      </w:r>
      <w:r w:rsidRPr="00E60ED9">
        <w:rPr>
          <w:spacing w:val="3"/>
        </w:rPr>
        <w:t xml:space="preserve"> </w:t>
      </w:r>
      <w:r w:rsidRPr="00E60ED9">
        <w:t>higher</w:t>
      </w:r>
      <w:r w:rsidRPr="00E60ED9">
        <w:rPr>
          <w:spacing w:val="1"/>
        </w:rPr>
        <w:t xml:space="preserve"> </w:t>
      </w:r>
      <w:r w:rsidRPr="00E60ED9">
        <w:t>number</w:t>
      </w:r>
      <w:r w:rsidRPr="00E60ED9">
        <w:rPr>
          <w:spacing w:val="2"/>
        </w:rPr>
        <w:t xml:space="preserve"> </w:t>
      </w:r>
      <w:r w:rsidRPr="00E60ED9">
        <w:t>(seven)</w:t>
      </w:r>
      <w:r w:rsidRPr="00E60ED9">
        <w:rPr>
          <w:spacing w:val="3"/>
        </w:rPr>
        <w:t xml:space="preserve"> </w:t>
      </w:r>
      <w:r w:rsidRPr="00E60ED9">
        <w:rPr>
          <w:spacing w:val="-5"/>
        </w:rPr>
        <w:t>of</w:t>
      </w:r>
    </w:p>
    <w:p w14:paraId="56E8EF27" w14:textId="77777777" w:rsidR="007F257B" w:rsidRPr="00E60ED9" w:rsidRDefault="00FF3C28">
      <w:pPr>
        <w:pStyle w:val="Textkrper"/>
        <w:spacing w:before="4" w:line="237" w:lineRule="auto"/>
        <w:ind w:left="111" w:right="607"/>
        <w:jc w:val="both"/>
      </w:pPr>
      <w:proofErr w:type="gramStart"/>
      <w:r w:rsidRPr="00E60ED9">
        <w:t>required</w:t>
      </w:r>
      <w:proofErr w:type="gramEnd"/>
      <w:r w:rsidRPr="00E60ED9">
        <w:rPr>
          <w:spacing w:val="-8"/>
        </w:rPr>
        <w:t xml:space="preserve"> </w:t>
      </w:r>
      <w:r w:rsidRPr="00E60ED9">
        <w:t>exporters.</w:t>
      </w:r>
      <w:r w:rsidRPr="00E60ED9">
        <w:rPr>
          <w:spacing w:val="12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regions</w:t>
      </w:r>
      <w:r w:rsidRPr="00E60ED9">
        <w:rPr>
          <w:spacing w:val="-8"/>
        </w:rPr>
        <w:t xml:space="preserve"> </w:t>
      </w:r>
      <w:r w:rsidRPr="00E60ED9">
        <w:t>with</w:t>
      </w:r>
      <w:r w:rsidRPr="00E60ED9">
        <w:rPr>
          <w:spacing w:val="-8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highest</w:t>
      </w:r>
      <w:r w:rsidRPr="00E60ED9">
        <w:rPr>
          <w:spacing w:val="-8"/>
        </w:rPr>
        <w:t xml:space="preserve"> </w:t>
      </w:r>
      <w:r w:rsidRPr="00E60ED9">
        <w:t>supply</w:t>
      </w:r>
      <w:r w:rsidRPr="00E60ED9">
        <w:rPr>
          <w:spacing w:val="-8"/>
        </w:rPr>
        <w:t xml:space="preserve"> </w:t>
      </w:r>
      <w:r w:rsidRPr="00E60ED9">
        <w:t>shares</w:t>
      </w:r>
      <w:r w:rsidRPr="00E60ED9">
        <w:rPr>
          <w:spacing w:val="-8"/>
        </w:rPr>
        <w:t xml:space="preserve"> </w:t>
      </w:r>
      <w:r w:rsidRPr="00E60ED9">
        <w:t>of</w:t>
      </w:r>
      <w:r w:rsidRPr="00E60ED9">
        <w:rPr>
          <w:spacing w:val="-8"/>
        </w:rPr>
        <w:t xml:space="preserve"> </w:t>
      </w:r>
      <w:r w:rsidRPr="00E60ED9">
        <w:t>total</w:t>
      </w:r>
      <w:r w:rsidRPr="00E60ED9">
        <w:rPr>
          <w:spacing w:val="-8"/>
        </w:rPr>
        <w:t xml:space="preserve"> </w:t>
      </w:r>
      <w:r w:rsidRPr="00E60ED9">
        <w:t>demand</w:t>
      </w:r>
      <w:r w:rsidRPr="00E60ED9">
        <w:rPr>
          <w:spacing w:val="-8"/>
        </w:rPr>
        <w:t xml:space="preserve"> </w:t>
      </w:r>
      <w:r w:rsidRPr="00E60ED9">
        <w:t>are</w:t>
      </w:r>
      <w:r w:rsidRPr="00E60ED9">
        <w:rPr>
          <w:spacing w:val="-8"/>
        </w:rPr>
        <w:t xml:space="preserve"> </w:t>
      </w:r>
      <w:r w:rsidRPr="00E60ED9">
        <w:t>Nigeria,</w:t>
      </w:r>
      <w:r w:rsidRPr="00E60ED9">
        <w:rPr>
          <w:spacing w:val="-7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del w:id="611" w:author="Author" w:date="2024-02-01T10:43:00Z">
        <w:r w:rsidR="00581875">
          <w:delText>United States</w:delText>
        </w:r>
      </w:del>
      <w:ins w:id="612" w:author="Author" w:date="2024-02-01T10:43:00Z">
        <w:r w:rsidR="00F640E0">
          <w:t>USA</w:t>
        </w:r>
      </w:ins>
      <w:r w:rsidRPr="00E60ED9">
        <w:t>, and Trinidad and Tobago.</w:t>
      </w:r>
      <w:r w:rsidRPr="00E60ED9">
        <w:rPr>
          <w:spacing w:val="40"/>
        </w:rPr>
        <w:t xml:space="preserve"> </w:t>
      </w:r>
      <w:r w:rsidRPr="00E60ED9">
        <w:t>These three exporters cater for 76</w:t>
      </w:r>
      <w:del w:id="613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% of</w:t>
      </w:r>
      <w:ins w:id="614" w:author="Author" w:date="2024-02-01T10:43:00Z">
        <w:r w:rsidR="00F640E0">
          <w:t xml:space="preserve"> the</w:t>
        </w:r>
      </w:ins>
      <w:r w:rsidRPr="00E60ED9">
        <w:t xml:space="preserve"> total European demand.</w:t>
      </w:r>
      <w:r w:rsidRPr="00E60ED9">
        <w:rPr>
          <w:spacing w:val="40"/>
        </w:rPr>
        <w:t xml:space="preserve"> </w:t>
      </w:r>
      <w:r w:rsidRPr="00E60ED9">
        <w:t>In addition,</w:t>
      </w:r>
      <w:r w:rsidRPr="00E60ED9">
        <w:rPr>
          <w:spacing w:val="-11"/>
        </w:rPr>
        <w:t xml:space="preserve"> </w:t>
      </w:r>
      <w:r w:rsidRPr="00E60ED9">
        <w:t>fringe</w:t>
      </w:r>
      <w:r w:rsidRPr="00E60ED9">
        <w:rPr>
          <w:spacing w:val="-12"/>
        </w:rPr>
        <w:t xml:space="preserve"> </w:t>
      </w:r>
      <w:r w:rsidRPr="00E60ED9">
        <w:t>exporters</w:t>
      </w:r>
      <w:r w:rsidRPr="00E60ED9">
        <w:rPr>
          <w:spacing w:val="-12"/>
        </w:rPr>
        <w:t xml:space="preserve"> </w:t>
      </w:r>
      <w:r w:rsidRPr="00E60ED9">
        <w:t>such</w:t>
      </w:r>
      <w:r w:rsidRPr="00E60ED9">
        <w:rPr>
          <w:spacing w:val="-11"/>
        </w:rPr>
        <w:t xml:space="preserve"> </w:t>
      </w:r>
      <w:r w:rsidRPr="00E60ED9">
        <w:t>as</w:t>
      </w:r>
      <w:r w:rsidRPr="00E60ED9">
        <w:rPr>
          <w:spacing w:val="-12"/>
        </w:rPr>
        <w:t xml:space="preserve"> </w:t>
      </w:r>
      <w:r w:rsidRPr="00E60ED9">
        <w:t>Other</w:t>
      </w:r>
      <w:r w:rsidRPr="00E60ED9">
        <w:rPr>
          <w:spacing w:val="-12"/>
        </w:rPr>
        <w:t xml:space="preserve"> </w:t>
      </w:r>
      <w:r w:rsidRPr="00E60ED9">
        <w:t>Americas,</w:t>
      </w:r>
      <w:r w:rsidRPr="00E60ED9">
        <w:rPr>
          <w:spacing w:val="-11"/>
        </w:rPr>
        <w:t xml:space="preserve"> </w:t>
      </w:r>
      <w:r w:rsidRPr="00E60ED9">
        <w:t>Other</w:t>
      </w:r>
      <w:r w:rsidRPr="00E60ED9">
        <w:rPr>
          <w:spacing w:val="-12"/>
        </w:rPr>
        <w:t xml:space="preserve"> </w:t>
      </w:r>
      <w:r w:rsidRPr="00E60ED9">
        <w:t>Europe,</w:t>
      </w:r>
      <w:r w:rsidRPr="00E60ED9">
        <w:rPr>
          <w:spacing w:val="-11"/>
        </w:rPr>
        <w:t xml:space="preserve"> </w:t>
      </w:r>
      <w:r w:rsidRPr="00E60ED9">
        <w:t>and</w:t>
      </w:r>
      <w:r w:rsidRPr="00E60ED9">
        <w:rPr>
          <w:spacing w:val="-12"/>
        </w:rPr>
        <w:t xml:space="preserve"> </w:t>
      </w:r>
      <w:r w:rsidRPr="00E60ED9">
        <w:t>Other</w:t>
      </w:r>
      <w:r w:rsidRPr="00E60ED9">
        <w:rPr>
          <w:spacing w:val="-11"/>
        </w:rPr>
        <w:t xml:space="preserve"> </w:t>
      </w:r>
      <w:r w:rsidRPr="00E60ED9">
        <w:t>Africa</w:t>
      </w:r>
      <w:r w:rsidRPr="00E60ED9">
        <w:rPr>
          <w:spacing w:val="-12"/>
        </w:rPr>
        <w:t xml:space="preserve"> </w:t>
      </w:r>
      <w:r w:rsidRPr="00E60ED9">
        <w:t>cover</w:t>
      </w:r>
      <w:r w:rsidRPr="00E60ED9">
        <w:rPr>
          <w:spacing w:val="-11"/>
        </w:rPr>
        <w:t xml:space="preserve"> </w:t>
      </w:r>
      <w:r w:rsidRPr="00E60ED9">
        <w:t>the</w:t>
      </w:r>
      <w:r w:rsidRPr="00E60ED9">
        <w:rPr>
          <w:spacing w:val="-11"/>
        </w:rPr>
        <w:t xml:space="preserve"> </w:t>
      </w:r>
      <w:r w:rsidRPr="00E60ED9">
        <w:t xml:space="preserve">remaining </w:t>
      </w:r>
      <w:r w:rsidRPr="00E60ED9">
        <w:rPr>
          <w:spacing w:val="-2"/>
        </w:rPr>
        <w:t>demand.</w:t>
      </w:r>
      <w:r w:rsidRPr="00E60ED9">
        <w:rPr>
          <w:spacing w:val="14"/>
        </w:rPr>
        <w:t xml:space="preserve"> </w:t>
      </w:r>
      <w:r w:rsidRPr="00E60ED9">
        <w:rPr>
          <w:spacing w:val="-2"/>
        </w:rPr>
        <w:t>Among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these,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Americas</w:t>
      </w:r>
      <w:r w:rsidRPr="00E60ED9">
        <w:rPr>
          <w:spacing w:val="-8"/>
        </w:rPr>
        <w:t xml:space="preserve"> </w:t>
      </w:r>
      <w:del w:id="615" w:author="Author" w:date="2024-02-01T10:43:00Z">
        <w:r w:rsidR="00581875">
          <w:rPr>
            <w:spacing w:val="-2"/>
          </w:rPr>
          <w:delText>serves</w:delText>
        </w:r>
      </w:del>
      <w:ins w:id="616" w:author="Author" w:date="2024-02-01T10:43:00Z">
        <w:r w:rsidRPr="00E60ED9">
          <w:rPr>
            <w:spacing w:val="-2"/>
          </w:rPr>
          <w:t>serve</w:t>
        </w:r>
      </w:ins>
      <w:r w:rsidRPr="00E60ED9">
        <w:rPr>
          <w:spacing w:val="-8"/>
        </w:rPr>
        <w:t xml:space="preserve"> </w:t>
      </w:r>
      <w:r w:rsidRPr="00E60ED9">
        <w:rPr>
          <w:spacing w:val="-2"/>
        </w:rPr>
        <w:t>as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marginal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exporter.</w:t>
      </w:r>
      <w:r w:rsidRPr="00E60ED9">
        <w:rPr>
          <w:spacing w:val="14"/>
        </w:rPr>
        <w:t xml:space="preserve"> </w:t>
      </w:r>
      <w:r w:rsidRPr="00E60ED9">
        <w:rPr>
          <w:spacing w:val="-2"/>
        </w:rPr>
        <w:t>Note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different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scaling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 xml:space="preserve">the </w:t>
      </w:r>
      <w:r w:rsidRPr="00E60ED9">
        <w:t xml:space="preserve">x-axis between Figures </w:t>
      </w:r>
      <w:hyperlink w:anchor="_bookmark23" w:history="1">
        <w:r w:rsidRPr="00E60ED9">
          <w:t>1</w:t>
        </w:r>
      </w:hyperlink>
      <w:r w:rsidRPr="00E60ED9">
        <w:t xml:space="preserve"> and </w:t>
      </w:r>
      <w:hyperlink w:anchor="_bookmark26" w:history="1">
        <w:r w:rsidRPr="00E60ED9">
          <w:t>3.</w:t>
        </w:r>
      </w:hyperlink>
    </w:p>
    <w:p w14:paraId="412BA214" w14:textId="77777777" w:rsidR="007F257B" w:rsidRPr="00E60ED9" w:rsidRDefault="007F257B">
      <w:pPr>
        <w:pStyle w:val="Textkrper"/>
        <w:rPr>
          <w:sz w:val="17"/>
        </w:rPr>
      </w:pPr>
    </w:p>
    <w:p w14:paraId="41F5BD38" w14:textId="77777777" w:rsidR="007F257B" w:rsidRPr="00E60ED9" w:rsidRDefault="007F257B">
      <w:pPr>
        <w:pStyle w:val="Textkrper"/>
        <w:rPr>
          <w:sz w:val="17"/>
        </w:rPr>
      </w:pPr>
    </w:p>
    <w:p w14:paraId="0B68F306" w14:textId="77777777" w:rsidR="007F257B" w:rsidRPr="00E60ED9" w:rsidRDefault="007F257B">
      <w:pPr>
        <w:pStyle w:val="Textkrper"/>
        <w:rPr>
          <w:sz w:val="17"/>
        </w:rPr>
      </w:pPr>
    </w:p>
    <w:p w14:paraId="543FF350" w14:textId="77777777" w:rsidR="007F257B" w:rsidRPr="00E60ED9" w:rsidRDefault="00FF3C28">
      <w:pPr>
        <w:ind w:left="2209"/>
        <w:rPr>
          <w:rFonts w:ascii="Verdana"/>
          <w:sz w:val="19"/>
        </w:rPr>
      </w:pPr>
      <w:r w:rsidRPr="00E60ED9">
        <w:rPr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6344443" wp14:editId="0E2B8A05">
                <wp:simplePos x="0" y="0"/>
                <wp:positionH relativeFrom="page">
                  <wp:posOffset>2230850</wp:posOffset>
                </wp:positionH>
                <wp:positionV relativeFrom="paragraph">
                  <wp:posOffset>-170933</wp:posOffset>
                </wp:positionV>
                <wp:extent cx="3496310" cy="259969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6310" cy="2599690"/>
                          <a:chOff x="0" y="0"/>
                          <a:chExt cx="3496310" cy="259969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31150" y="3560"/>
                            <a:ext cx="1270" cy="256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564765">
                                <a:moveTo>
                                  <a:pt x="0" y="25645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1150" y="2568158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0"/>
                                </a:moveTo>
                                <a:lnTo>
                                  <a:pt x="0" y="3115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1150" y="2568158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0"/>
                                </a:moveTo>
                                <a:lnTo>
                                  <a:pt x="0" y="3115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748625" y="3560"/>
                            <a:ext cx="1270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0610">
                                <a:moveTo>
                                  <a:pt x="0" y="0"/>
                                </a:moveTo>
                                <a:lnTo>
                                  <a:pt x="0" y="1070525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748625" y="2568158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0"/>
                                </a:moveTo>
                                <a:lnTo>
                                  <a:pt x="0" y="3115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748625" y="2568158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0"/>
                                </a:moveTo>
                                <a:lnTo>
                                  <a:pt x="0" y="3115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466101" y="3560"/>
                            <a:ext cx="1270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0610">
                                <a:moveTo>
                                  <a:pt x="0" y="0"/>
                                </a:moveTo>
                                <a:lnTo>
                                  <a:pt x="0" y="1070525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466101" y="2568158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0"/>
                                </a:moveTo>
                                <a:lnTo>
                                  <a:pt x="0" y="3115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466101" y="2568158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0"/>
                                </a:moveTo>
                                <a:lnTo>
                                  <a:pt x="0" y="3115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183576" y="3560"/>
                            <a:ext cx="1270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3870">
                                <a:moveTo>
                                  <a:pt x="0" y="200838"/>
                                </a:moveTo>
                                <a:lnTo>
                                  <a:pt x="0" y="282942"/>
                                </a:lnTo>
                              </a:path>
                              <a:path h="483870">
                                <a:moveTo>
                                  <a:pt x="0" y="357704"/>
                                </a:moveTo>
                                <a:lnTo>
                                  <a:pt x="0" y="483416"/>
                                </a:lnTo>
                              </a:path>
                              <a:path h="483870">
                                <a:moveTo>
                                  <a:pt x="0" y="0"/>
                                </a:moveTo>
                                <a:lnTo>
                                  <a:pt x="0" y="126077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183576" y="2568158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0"/>
                                </a:moveTo>
                                <a:lnTo>
                                  <a:pt x="0" y="3115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183576" y="2568158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0"/>
                                </a:moveTo>
                                <a:lnTo>
                                  <a:pt x="0" y="3115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901051" y="3560"/>
                            <a:ext cx="1270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3870">
                                <a:moveTo>
                                  <a:pt x="0" y="0"/>
                                </a:moveTo>
                                <a:lnTo>
                                  <a:pt x="0" y="483416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901051" y="2568158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0"/>
                                </a:moveTo>
                                <a:lnTo>
                                  <a:pt x="0" y="3115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01051" y="2568158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0"/>
                                </a:moveTo>
                                <a:lnTo>
                                  <a:pt x="0" y="3115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1150" y="2568158"/>
                            <a:ext cx="3462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2020">
                                <a:moveTo>
                                  <a:pt x="0" y="0"/>
                                </a:moveTo>
                                <a:lnTo>
                                  <a:pt x="346140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0" y="256815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0" y="256815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223724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0" y="223724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190632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190632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1150" y="1575411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>
                                <a:moveTo>
                                  <a:pt x="0" y="0"/>
                                </a:moveTo>
                                <a:lnTo>
                                  <a:pt x="33833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157541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157541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1150" y="1244495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>
                                <a:moveTo>
                                  <a:pt x="0" y="0"/>
                                </a:moveTo>
                                <a:lnTo>
                                  <a:pt x="33833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124449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124449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1150" y="913579"/>
                            <a:ext cx="1711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1325">
                                <a:moveTo>
                                  <a:pt x="0" y="0"/>
                                </a:moveTo>
                                <a:lnTo>
                                  <a:pt x="1710864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91357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91357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1150" y="582663"/>
                            <a:ext cx="2065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>
                                <a:moveTo>
                                  <a:pt x="0" y="0"/>
                                </a:moveTo>
                                <a:lnTo>
                                  <a:pt x="206550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58266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58266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1150" y="251747"/>
                            <a:ext cx="3462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2020">
                                <a:moveTo>
                                  <a:pt x="0" y="0"/>
                                </a:moveTo>
                                <a:lnTo>
                                  <a:pt x="346140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25174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0" y="25174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>
                                <a:moveTo>
                                  <a:pt x="311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31150" y="1748541"/>
                            <a:ext cx="338455" cy="819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819785">
                                <a:moveTo>
                                  <a:pt x="338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9617"/>
                                </a:lnTo>
                                <a:lnTo>
                                  <a:pt x="338330" y="819617"/>
                                </a:lnTo>
                                <a:lnTo>
                                  <a:pt x="338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9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1150" y="1748541"/>
                            <a:ext cx="338455" cy="819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819785">
                                <a:moveTo>
                                  <a:pt x="0" y="819617"/>
                                </a:moveTo>
                                <a:lnTo>
                                  <a:pt x="338330" y="819617"/>
                                </a:lnTo>
                                <a:lnTo>
                                  <a:pt x="338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617"/>
                                </a:lnTo>
                                <a:close/>
                              </a:path>
                            </a:pathLst>
                          </a:custGeom>
                          <a:ln w="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69480" y="1074085"/>
                            <a:ext cx="1153795" cy="14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3795" h="1494155">
                                <a:moveTo>
                                  <a:pt x="1153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4073"/>
                                </a:lnTo>
                                <a:lnTo>
                                  <a:pt x="1153800" y="1494073"/>
                                </a:lnTo>
                                <a:lnTo>
                                  <a:pt x="1153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1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69480" y="1074085"/>
                            <a:ext cx="1153795" cy="14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3795" h="1494155">
                                <a:moveTo>
                                  <a:pt x="0" y="1494073"/>
                                </a:moveTo>
                                <a:lnTo>
                                  <a:pt x="1153800" y="1494073"/>
                                </a:lnTo>
                                <a:lnTo>
                                  <a:pt x="1153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94073"/>
                                </a:lnTo>
                                <a:close/>
                              </a:path>
                            </a:pathLst>
                          </a:custGeom>
                          <a:ln w="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523281" y="1022781"/>
                            <a:ext cx="67945" cy="154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1545590">
                                <a:moveTo>
                                  <a:pt x="679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5377"/>
                                </a:lnTo>
                                <a:lnTo>
                                  <a:pt x="67908" y="1545377"/>
                                </a:lnTo>
                                <a:lnTo>
                                  <a:pt x="67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0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523281" y="1022781"/>
                            <a:ext cx="67945" cy="154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1545590">
                                <a:moveTo>
                                  <a:pt x="0" y="1545377"/>
                                </a:moveTo>
                                <a:lnTo>
                                  <a:pt x="67908" y="1545377"/>
                                </a:lnTo>
                                <a:lnTo>
                                  <a:pt x="679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45377"/>
                                </a:lnTo>
                                <a:close/>
                              </a:path>
                            </a:pathLst>
                          </a:custGeom>
                          <a:ln w="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591189" y="948325"/>
                            <a:ext cx="151130" cy="161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1619885">
                                <a:moveTo>
                                  <a:pt x="150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833"/>
                                </a:lnTo>
                                <a:lnTo>
                                  <a:pt x="150825" y="1619833"/>
                                </a:lnTo>
                                <a:lnTo>
                                  <a:pt x="150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1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591189" y="948325"/>
                            <a:ext cx="151130" cy="161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1619885">
                                <a:moveTo>
                                  <a:pt x="0" y="1619833"/>
                                </a:moveTo>
                                <a:lnTo>
                                  <a:pt x="150825" y="1619833"/>
                                </a:lnTo>
                                <a:lnTo>
                                  <a:pt x="1508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19833"/>
                                </a:lnTo>
                                <a:close/>
                              </a:path>
                            </a:pathLst>
                          </a:custGeom>
                          <a:ln w="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742015" y="814125"/>
                            <a:ext cx="354965" cy="175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965" h="1754505">
                                <a:moveTo>
                                  <a:pt x="35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032"/>
                                </a:lnTo>
                                <a:lnTo>
                                  <a:pt x="354636" y="1754032"/>
                                </a:lnTo>
                                <a:lnTo>
                                  <a:pt x="35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68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742015" y="814125"/>
                            <a:ext cx="354965" cy="175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965" h="1754505">
                                <a:moveTo>
                                  <a:pt x="0" y="1754032"/>
                                </a:moveTo>
                                <a:lnTo>
                                  <a:pt x="354636" y="1754032"/>
                                </a:lnTo>
                                <a:lnTo>
                                  <a:pt x="354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54032"/>
                                </a:lnTo>
                                <a:close/>
                              </a:path>
                            </a:pathLst>
                          </a:custGeom>
                          <a:ln w="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096651" y="486976"/>
                            <a:ext cx="1153795" cy="208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3795" h="2081530">
                                <a:moveTo>
                                  <a:pt x="1153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1182"/>
                                </a:lnTo>
                                <a:lnTo>
                                  <a:pt x="1153800" y="2081182"/>
                                </a:lnTo>
                                <a:lnTo>
                                  <a:pt x="1153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8E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096651" y="486976"/>
                            <a:ext cx="1153795" cy="208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3795" h="2081530">
                                <a:moveTo>
                                  <a:pt x="0" y="2081182"/>
                                </a:moveTo>
                                <a:lnTo>
                                  <a:pt x="1153800" y="2081182"/>
                                </a:lnTo>
                                <a:lnTo>
                                  <a:pt x="1153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1182"/>
                                </a:lnTo>
                                <a:close/>
                              </a:path>
                            </a:pathLst>
                          </a:custGeom>
                          <a:ln w="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3250451" y="319584"/>
                            <a:ext cx="242570" cy="2249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2249170">
                                <a:moveTo>
                                  <a:pt x="242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48574"/>
                                </a:lnTo>
                                <a:lnTo>
                                  <a:pt x="242099" y="2248574"/>
                                </a:lnTo>
                                <a:lnTo>
                                  <a:pt x="242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8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250451" y="319584"/>
                            <a:ext cx="242570" cy="2249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2249170">
                                <a:moveTo>
                                  <a:pt x="0" y="2248574"/>
                                </a:moveTo>
                                <a:lnTo>
                                  <a:pt x="242099" y="2248574"/>
                                </a:lnTo>
                                <a:lnTo>
                                  <a:pt x="242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48574"/>
                                </a:lnTo>
                                <a:close/>
                              </a:path>
                            </a:pathLst>
                          </a:custGeom>
                          <a:ln w="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1150" y="3560"/>
                            <a:ext cx="3462020" cy="256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2020" h="2564765">
                                <a:moveTo>
                                  <a:pt x="0" y="2564598"/>
                                </a:moveTo>
                                <a:lnTo>
                                  <a:pt x="0" y="0"/>
                                </a:lnTo>
                              </a:path>
                              <a:path w="3462020" h="2564765">
                                <a:moveTo>
                                  <a:pt x="3461400" y="2564598"/>
                                </a:moveTo>
                                <a:lnTo>
                                  <a:pt x="3461400" y="0"/>
                                </a:lnTo>
                              </a:path>
                              <a:path w="3462020" h="2564765">
                                <a:moveTo>
                                  <a:pt x="0" y="2564598"/>
                                </a:moveTo>
                                <a:lnTo>
                                  <a:pt x="3461400" y="2564598"/>
                                </a:lnTo>
                              </a:path>
                              <a:path w="3462020" h="2564765">
                                <a:moveTo>
                                  <a:pt x="0" y="0"/>
                                </a:moveTo>
                                <a:lnTo>
                                  <a:pt x="3461400" y="0"/>
                                </a:lnTo>
                              </a:path>
                            </a:pathLst>
                          </a:custGeom>
                          <a:ln w="7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55259" y="129637"/>
                            <a:ext cx="107314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74930">
                                <a:moveTo>
                                  <a:pt x="106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761"/>
                                </a:lnTo>
                                <a:lnTo>
                                  <a:pt x="106801" y="74761"/>
                                </a:lnTo>
                                <a:lnTo>
                                  <a:pt x="106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9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55259" y="286502"/>
                            <a:ext cx="107314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74930">
                                <a:moveTo>
                                  <a:pt x="106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761"/>
                                </a:lnTo>
                                <a:lnTo>
                                  <a:pt x="106801" y="74761"/>
                                </a:lnTo>
                                <a:lnTo>
                                  <a:pt x="106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1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55259" y="443368"/>
                            <a:ext cx="107314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74930">
                                <a:moveTo>
                                  <a:pt x="106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761"/>
                                </a:lnTo>
                                <a:lnTo>
                                  <a:pt x="106801" y="74761"/>
                                </a:lnTo>
                                <a:lnTo>
                                  <a:pt x="106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1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064605" y="129637"/>
                            <a:ext cx="107314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74930">
                                <a:moveTo>
                                  <a:pt x="106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761"/>
                                </a:lnTo>
                                <a:lnTo>
                                  <a:pt x="106801" y="74761"/>
                                </a:lnTo>
                                <a:lnTo>
                                  <a:pt x="106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8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064605" y="286502"/>
                            <a:ext cx="107314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74930">
                                <a:moveTo>
                                  <a:pt x="106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761"/>
                                </a:lnTo>
                                <a:lnTo>
                                  <a:pt x="106801" y="74761"/>
                                </a:lnTo>
                                <a:lnTo>
                                  <a:pt x="106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0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165165" y="129637"/>
                            <a:ext cx="107314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74930">
                                <a:moveTo>
                                  <a:pt x="106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761"/>
                                </a:lnTo>
                                <a:lnTo>
                                  <a:pt x="106801" y="74761"/>
                                </a:lnTo>
                                <a:lnTo>
                                  <a:pt x="106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68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165165" y="286502"/>
                            <a:ext cx="107314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74930">
                                <a:moveTo>
                                  <a:pt x="106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761"/>
                                </a:lnTo>
                                <a:lnTo>
                                  <a:pt x="106801" y="74761"/>
                                </a:lnTo>
                                <a:lnTo>
                                  <a:pt x="106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8E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315462" y="123229"/>
                            <a:ext cx="654685" cy="417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6D4B63" w14:textId="77777777" w:rsidR="009D3118" w:rsidRDefault="009D3118">
                              <w:pPr>
                                <w:spacing w:line="168" w:lineRule="exact"/>
                                <w:rPr>
                                  <w:rFonts w:ascii="Verdana"/>
                                  <w:sz w:val="1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19"/>
                                </w:rPr>
                                <w:t>Algeria</w:t>
                              </w:r>
                            </w:p>
                            <w:p w14:paraId="42F203A2" w14:textId="77777777" w:rsidR="009D3118" w:rsidRDefault="009D3118">
                              <w:pPr>
                                <w:spacing w:line="256" w:lineRule="auto"/>
                                <w:rPr>
                                  <w:rFonts w:ascii="Verdana"/>
                                  <w:sz w:val="1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19"/>
                                </w:rPr>
                                <w:t xml:space="preserve">Nigeria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19"/>
                                </w:rPr>
                                <w:t>Other</w:t>
                              </w:r>
                              <w:r>
                                <w:rPr>
                                  <w:rFonts w:ascii="Verdana"/>
                                  <w:spacing w:val="-7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19"/>
                                </w:rPr>
                                <w:t>Africa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1224808" y="123229"/>
                            <a:ext cx="846455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430017" w14:textId="77777777" w:rsidR="009D3118" w:rsidRDefault="009D3118">
                              <w:pPr>
                                <w:spacing w:line="168" w:lineRule="exact"/>
                                <w:rPr>
                                  <w:rFonts w:ascii="Verdana"/>
                                  <w:sz w:val="19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19"/>
                                </w:rPr>
                                <w:t>Other</w:t>
                              </w:r>
                              <w:r>
                                <w:rPr>
                                  <w:rFonts w:ascii="Verdana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9"/>
                                </w:rPr>
                                <w:t>Americas</w:t>
                              </w:r>
                            </w:p>
                            <w:p w14:paraId="266757E3" w14:textId="77777777" w:rsidR="009D3118" w:rsidRDefault="009D3118">
                              <w:pPr>
                                <w:spacing w:before="16" w:line="226" w:lineRule="exact"/>
                                <w:rPr>
                                  <w:rFonts w:ascii="Verdana"/>
                                  <w:sz w:val="19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19"/>
                                </w:rPr>
                                <w:t>Other</w:t>
                              </w:r>
                              <w:r>
                                <w:rPr>
                                  <w:rFonts w:ascii="Verdana"/>
                                  <w:spacing w:val="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19"/>
                                </w:rPr>
                                <w:t>Europe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2325368" y="123229"/>
                            <a:ext cx="96520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69B0F2" w14:textId="77777777" w:rsidR="009D3118" w:rsidRDefault="009D3118">
                              <w:pPr>
                                <w:spacing w:line="168" w:lineRule="exact"/>
                                <w:rPr>
                                  <w:rFonts w:ascii="Verdana"/>
                                  <w:sz w:val="19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19"/>
                                </w:rPr>
                                <w:t>Trinidad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19"/>
                                </w:rPr>
                                <w:t>&amp;</w:t>
                              </w:r>
                              <w:r>
                                <w:rPr>
                                  <w:rFonts w:ascii="Verdana"/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19"/>
                                </w:rPr>
                                <w:t>Tobago</w:t>
                              </w:r>
                            </w:p>
                            <w:p w14:paraId="5FB61219" w14:textId="77777777" w:rsidR="009D3118" w:rsidRDefault="009D3118">
                              <w:pPr>
                                <w:spacing w:before="16" w:line="226" w:lineRule="exact"/>
                                <w:rPr>
                                  <w:rFonts w:ascii="Verdana"/>
                                  <w:sz w:val="1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19"/>
                                </w:rPr>
                                <w:t>USA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344443" id="Group 22" o:spid="_x0000_s1236" style="position:absolute;left:0;text-align:left;margin-left:175.65pt;margin-top:-13.45pt;width:275.3pt;height:204.7pt;z-index:15739904;mso-wrap-distance-left:0;mso-wrap-distance-right:0;mso-position-horizontal-relative:page" coordsize="34963,25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">
                <v:shape id="Graphic 122" o:spid="_x0000_s1237" style="position:absolute;left:311;top:35;width:13;height:25648;visibility:visible;mso-wrap-style:square;v-text-anchor:top" coordsize="1270,256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" path="m,2564598l,e" filled="f" strokecolor="#748d99" strokeweight=".19778mm">
                  <v:path arrowok="t"/>
                </v:shape>
                <v:shape id="Graphic 123" o:spid="_x0000_s1238" style="position:absolute;left:31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" path="m,l,31150e" fillcolor="black" stroked="f">
                  <v:path arrowok="t"/>
                </v:shape>
                <v:shape id="Graphic 124" o:spid="_x0000_s1239" style="position:absolute;left:311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" path="m,l,31150e" filled="f" strokeweight=".19778mm">
                  <v:path arrowok="t"/>
                </v:shape>
                <v:shape id="Graphic 125" o:spid="_x0000_s1240" style="position:absolute;left:7486;top:35;width:12;height:10706;visibility:visible;mso-wrap-style:square;v-text-anchor:top" coordsize="1270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" path="m,l,1070525e" filled="f" strokecolor="#748d99" strokeweight=".19778mm">
                  <v:path arrowok="t"/>
                </v:shape>
                <v:shape id="Graphic 126" o:spid="_x0000_s1241" style="position:absolute;left:7486;top:25681;width:12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" path="m,l,31150e" fillcolor="black" stroked="f">
                  <v:path arrowok="t"/>
                </v:shape>
                <v:shape id="Graphic 127" o:spid="_x0000_s1242" style="position:absolute;left:7486;top:25681;width:12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" path="m,l,31150e" filled="f" strokeweight=".19778mm">
                  <v:path arrowok="t"/>
                </v:shape>
                <v:shape id="Graphic 128" o:spid="_x0000_s1243" style="position:absolute;left:14661;top:35;width:12;height:10706;visibility:visible;mso-wrap-style:square;v-text-anchor:top" coordsize="1270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" path="m,l,1070525e" filled="f" strokecolor="#748d99" strokeweight=".19778mm">
                  <v:path arrowok="t"/>
                </v:shape>
                <v:shape id="Graphic 129" o:spid="_x0000_s1244" style="position:absolute;left:14661;top:25681;width:12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" path="m,l,31150e" fillcolor="black" stroked="f">
                  <v:path arrowok="t"/>
                </v:shape>
                <v:shape id="Graphic 130" o:spid="_x0000_s1245" style="position:absolute;left:14661;top:25681;width:12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" path="m,l,31150e" filled="f" strokeweight=".19778mm">
                  <v:path arrowok="t"/>
                </v:shape>
                <v:shape id="Graphic 131" o:spid="_x0000_s1246" style="position:absolute;left:21835;top:35;width:13;height:4839;visibility:visible;mso-wrap-style:square;v-text-anchor:top" coordsize="1270,483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" path="m,200838r,82104em,357704l,483416em,l,126077e" filled="f" strokecolor="#748d99" strokeweight=".19778mm">
                  <v:path arrowok="t"/>
                </v:shape>
                <v:shape id="Graphic 132" o:spid="_x0000_s1247" style="position:absolute;left:21835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" path="m,l,31150e" fillcolor="black" stroked="f">
                  <v:path arrowok="t"/>
                </v:shape>
                <v:shape id="Graphic 133" o:spid="_x0000_s1248" style="position:absolute;left:21835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" path="m,l,31150e" filled="f" strokeweight=".19778mm">
                  <v:path arrowok="t"/>
                </v:shape>
                <v:shape id="Graphic 134" o:spid="_x0000_s1249" style="position:absolute;left:29010;top:35;width:13;height:4839;visibility:visible;mso-wrap-style:square;v-text-anchor:top" coordsize="1270,483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" path="m,l,483416e" filled="f" strokecolor="#748d99" strokeweight=".19778mm">
                  <v:path arrowok="t"/>
                </v:shape>
                <v:shape id="Graphic 135" o:spid="_x0000_s1250" style="position:absolute;left:29010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" path="m,l,31150e" fillcolor="black" stroked="f">
                  <v:path arrowok="t"/>
                </v:shape>
                <v:shape id="Graphic 136" o:spid="_x0000_s1251" style="position:absolute;left:29010;top:25681;width:13;height:318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" path="m,l,31150e" filled="f" strokeweight=".19778mm">
                  <v:path arrowok="t"/>
                </v:shape>
                <v:shape id="Graphic 137" o:spid="_x0000_s1252" style="position:absolute;left:311;top:25681;width:34620;height:13;visibility:visible;mso-wrap-style:square;v-text-anchor:top" coordsize="34620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" path="m,l3461400,e" filled="f" strokecolor="#748d99" strokeweight=".19778mm">
                  <v:path arrowok="t"/>
                </v:shape>
                <v:shape id="Graphic 138" o:spid="_x0000_s1253" style="position:absolute;top:25681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" path="m31150,l,e" fillcolor="black" stroked="f">
                  <v:path arrowok="t"/>
                </v:shape>
                <v:shape id="Graphic 139" o:spid="_x0000_s1254" style="position:absolute;top:25681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" path="m31150,l,e" filled="f" strokeweight=".19778mm">
                  <v:path arrowok="t"/>
                </v:shape>
                <v:shape id="Graphic 140" o:spid="_x0000_s1255" style="position:absolute;top:22372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" path="m31150,l,e" fillcolor="black" stroked="f">
                  <v:path arrowok="t"/>
                </v:shape>
                <v:shape id="Graphic 141" o:spid="_x0000_s1256" style="position:absolute;top:22372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" path="m31150,l,e" filled="f" strokeweight=".19778mm">
                  <v:path arrowok="t"/>
                </v:shape>
                <v:shape id="Graphic 142" o:spid="_x0000_s1257" style="position:absolute;top:19063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" path="m31150,l,e" fillcolor="black" stroked="f">
                  <v:path arrowok="t"/>
                </v:shape>
                <v:shape id="Graphic 143" o:spid="_x0000_s1258" style="position:absolute;top:19063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" path="m31150,l,e" filled="f" strokeweight=".19778mm">
                  <v:path arrowok="t"/>
                </v:shape>
                <v:shape id="Graphic 144" o:spid="_x0000_s1259" style="position:absolute;left:311;top:15754;width:3385;height:12;visibility:visible;mso-wrap-style:square;v-text-anchor:top" coordsize="3384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" path="m,l338330,e" filled="f" strokecolor="#748d99" strokeweight=".19778mm">
                  <v:path arrowok="t"/>
                </v:shape>
                <v:shape id="Graphic 145" o:spid="_x0000_s1260" style="position:absolute;top:15754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" path="m31150,l,e" fillcolor="black" stroked="f">
                  <v:path arrowok="t"/>
                </v:shape>
                <v:shape id="Graphic 146" o:spid="_x0000_s1261" style="position:absolute;top:15754;width:317;height:12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" path="m31150,l,e" filled="f" strokeweight=".19778mm">
                  <v:path arrowok="t"/>
                </v:shape>
                <v:shape id="Graphic 147" o:spid="_x0000_s1262" style="position:absolute;left:311;top:12444;width:3385;height:13;visibility:visible;mso-wrap-style:square;v-text-anchor:top" coordsize="3384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" path="m,l338330,e" filled="f" strokecolor="#748d99" strokeweight=".19778mm">
                  <v:path arrowok="t"/>
                </v:shape>
                <v:shape id="Graphic 148" o:spid="_x0000_s1263" style="position:absolute;top:12444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" path="m31150,l,e" fillcolor="black" stroked="f">
                  <v:path arrowok="t"/>
                </v:shape>
                <v:shape id="Graphic 149" o:spid="_x0000_s1264" style="position:absolute;top:12444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" path="m31150,l,e" filled="f" strokeweight=".19778mm">
                  <v:path arrowok="t"/>
                </v:shape>
                <v:shape id="Graphic 150" o:spid="_x0000_s1265" style="position:absolute;left:311;top:9135;width:17113;height:13;visibility:visible;mso-wrap-style:square;v-text-anchor:top" coordsize="1711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" path="m,l1710864,e" filled="f" strokecolor="#748d99" strokeweight=".19778mm">
                  <v:path arrowok="t"/>
                </v:shape>
                <v:shape id="Graphic 151" o:spid="_x0000_s1266" style="position:absolute;top:9135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" path="m31150,l,e" fillcolor="black" stroked="f">
                  <v:path arrowok="t"/>
                </v:shape>
                <v:shape id="Graphic 152" o:spid="_x0000_s1267" style="position:absolute;top:9135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" path="m31150,l,e" filled="f" strokeweight=".19778mm">
                  <v:path arrowok="t"/>
                </v:shape>
                <v:shape id="Graphic 153" o:spid="_x0000_s1268" style="position:absolute;left:311;top:5826;width:20657;height:13;visibility:visible;mso-wrap-style:square;v-text-anchor:top" coordsize="2065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" path="m,l2065500,e" filled="f" strokecolor="#748d99" strokeweight=".19778mm">
                  <v:path arrowok="t"/>
                </v:shape>
                <v:shape id="Graphic 154" o:spid="_x0000_s1269" style="position:absolute;top:5826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" path="m31150,l,e" fillcolor="black" stroked="f">
                  <v:path arrowok="t"/>
                </v:shape>
                <v:shape id="Graphic 155" o:spid="_x0000_s1270" style="position:absolute;top:5826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" path="m31150,l,e" filled="f" strokeweight=".19778mm">
                  <v:path arrowok="t"/>
                </v:shape>
                <v:shape id="Graphic 156" o:spid="_x0000_s1271" style="position:absolute;left:311;top:2517;width:34620;height:13;visibility:visible;mso-wrap-style:square;v-text-anchor:top" coordsize="34620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" path="m,l3461400,e" filled="f" strokecolor="#748d99" strokeweight=".19778mm">
                  <v:path arrowok="t"/>
                </v:shape>
                <v:shape id="Graphic 157" o:spid="_x0000_s1272" style="position:absolute;top:2517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" path="m31150,l,e" fillcolor="black" stroked="f">
                  <v:path arrowok="t"/>
                </v:shape>
                <v:shape id="Graphic 158" o:spid="_x0000_s1273" style="position:absolute;top:2517;width:317;height:13;visibility:visible;mso-wrap-style:square;v-text-anchor:top" coordsize="31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" path="m31150,l,e" filled="f" strokeweight=".19778mm">
                  <v:path arrowok="t"/>
                </v:shape>
                <v:shape id="Graphic 159" o:spid="_x0000_s1274" style="position:absolute;left:311;top:17485;width:3385;height:8198;visibility:visible;mso-wrap-style:square;v-text-anchor:top" coordsize="338455,819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" path="m338330,l,,,819617r338330,l338330,xe" fillcolor="#ffe9d2" stroked="f">
                  <v:path arrowok="t"/>
                </v:shape>
                <v:shape id="Graphic 160" o:spid="_x0000_s1275" style="position:absolute;left:311;top:17485;width:3385;height:8198;visibility:visible;mso-wrap-style:square;v-text-anchor:top" coordsize="338455,819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" path="m,819617r338330,l338330,,,,,819617xe" filled="f" strokeweight=".1236mm">
                  <v:path arrowok="t"/>
                </v:shape>
                <v:shape id="Graphic 161" o:spid="_x0000_s1276" style="position:absolute;left:3694;top:10740;width:11538;height:14942;visibility:visible;mso-wrap-style:square;v-text-anchor:top" coordsize="1153795,149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" path="m1153800,l,,,1494073r1153800,l1153800,xe" fillcolor="#abb1d6" stroked="f">
                  <v:path arrowok="t"/>
                </v:shape>
                <v:shape id="Graphic 162" o:spid="_x0000_s1277" style="position:absolute;left:3694;top:10740;width:11538;height:14942;visibility:visible;mso-wrap-style:square;v-text-anchor:top" coordsize="1153795,149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" path="m,1494073r1153800,l1153800,,,,,1494073xe" filled="f" strokeweight=".1236mm">
                  <v:path arrowok="t"/>
                </v:shape>
                <v:shape id="Graphic 163" o:spid="_x0000_s1278" style="position:absolute;left:15232;top:10227;width:680;height:15456;visibility:visible;mso-wrap-style:square;v-text-anchor:top" coordsize="67945,154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" path="m67908,l,,,1545377r67908,l67908,xe" fillcolor="#ff90bc" stroked="f">
                  <v:path arrowok="t"/>
                </v:shape>
                <v:shape id="Graphic 164" o:spid="_x0000_s1279" style="position:absolute;left:15232;top:10227;width:680;height:15456;visibility:visible;mso-wrap-style:square;v-text-anchor:top" coordsize="67945,154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" path="m,1545377r67908,l67908,,,,,1545377xe" filled="f" strokeweight=".1236mm">
                  <v:path arrowok="t"/>
                </v:shape>
                <v:shape id="Graphic 165" o:spid="_x0000_s1280" style="position:absolute;left:15911;top:9483;width:1512;height:16199;visibility:visible;mso-wrap-style:square;v-text-anchor:top" coordsize="151130,161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" path="m150825,l,,,1619833r150825,l150825,xe" fillcolor="#ed7113" stroked="f">
                  <v:path arrowok="t"/>
                </v:shape>
                <v:shape id="Graphic 166" o:spid="_x0000_s1281" style="position:absolute;left:15911;top:9483;width:1512;height:16199;visibility:visible;mso-wrap-style:square;v-text-anchor:top" coordsize="151130,161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" path="m,1619833r150825,l150825,,,,,1619833xe" filled="f" strokeweight=".1236mm">
                  <v:path arrowok="t"/>
                </v:shape>
                <v:shape id="Graphic 167" o:spid="_x0000_s1282" style="position:absolute;left:17420;top:8141;width:3549;height:17545;visibility:visible;mso-wrap-style:square;v-text-anchor:top" coordsize="354965,175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" path="m354636,l,,,1754032r354636,l354636,xe" fillcolor="#f7b686" stroked="f">
                  <v:path arrowok="t"/>
                </v:shape>
                <v:shape id="Graphic 168" o:spid="_x0000_s1283" style="position:absolute;left:17420;top:8141;width:3549;height:17545;visibility:visible;mso-wrap-style:square;v-text-anchor:top" coordsize="354965,175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" path="m,1754032r354636,l354636,,,,,1754032xe" filled="f" strokeweight=".1236mm">
                  <v:path arrowok="t"/>
                </v:shape>
                <v:shape id="Graphic 169" o:spid="_x0000_s1284" style="position:absolute;left:20966;top:4869;width:11538;height:20816;visibility:visible;mso-wrap-style:square;v-text-anchor:top" coordsize="1153795,208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" path="m1153800,l,,,2081182r1153800,l1153800,xe" fillcolor="#748e62" stroked="f">
                  <v:path arrowok="t"/>
                </v:shape>
                <v:shape id="Graphic 170" o:spid="_x0000_s1285" style="position:absolute;left:20966;top:4869;width:11538;height:20816;visibility:visible;mso-wrap-style:square;v-text-anchor:top" coordsize="1153795,208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" path="m,2081182r1153800,l1153800,,,,,2081182xe" filled="f" strokeweight=".1236mm">
                  <v:path arrowok="t"/>
                </v:shape>
                <v:shape id="Graphic 171" o:spid="_x0000_s1286" style="position:absolute;left:32504;top:3195;width:2426;height:22492;visibility:visible;mso-wrap-style:square;v-text-anchor:top" coordsize="242570,2249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" path="m242099,l,,,2248574r242099,l242099,xe" fillcolor="#9bb8cc" stroked="f">
                  <v:path arrowok="t"/>
                </v:shape>
                <v:shape id="Graphic 172" o:spid="_x0000_s1287" style="position:absolute;left:32504;top:3195;width:2426;height:22492;visibility:visible;mso-wrap-style:square;v-text-anchor:top" coordsize="242570,2249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" path="m,2248574r242099,l242099,,,,,2248574xe" filled="f" strokeweight=".1236mm">
                  <v:path arrowok="t"/>
                </v:shape>
                <v:shape id="Graphic 173" o:spid="_x0000_s1288" style="position:absolute;left:311;top:35;width:34620;height:25648;visibility:visible;mso-wrap-style:square;v-text-anchor:top" coordsize="3462020,256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" path="m,2564598l,em3461400,2564598l3461400,em,2564598r3461400,em,l3461400,e" filled="f" strokeweight=".19778mm">
                  <v:path arrowok="t"/>
                </v:shape>
                <v:shape id="Graphic 174" o:spid="_x0000_s1289" style="position:absolute;left:1552;top:1296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" path="m106801,l,,,74761r106801,l106801,xe" fillcolor="#ffe9d2" stroked="f">
                  <v:path arrowok="t"/>
                </v:shape>
                <v:shape id="Graphic 175" o:spid="_x0000_s1290" style="position:absolute;left:1552;top:2865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" path="m106801,l,,,74761r106801,l106801,xe" fillcolor="#abb1d6" stroked="f">
                  <v:path arrowok="t"/>
                </v:shape>
                <v:shape id="Graphic 176" o:spid="_x0000_s1291" style="position:absolute;left:1552;top:4433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" path="m106801,l,,,74761r106801,l106801,xe" fillcolor="#ed7113" stroked="f">
                  <v:path arrowok="t"/>
                </v:shape>
                <v:shape id="Graphic 177" o:spid="_x0000_s1292" style="position:absolute;left:10646;top:1296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" path="m106801,l,,,74761r106801,l106801,xe" fillcolor="#9bb8cc" stroked="f">
                  <v:path arrowok="t"/>
                </v:shape>
                <v:shape id="Graphic 178" o:spid="_x0000_s1293" style="position:absolute;left:10646;top:2865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" path="m106801,l,,,74761r106801,l106801,xe" fillcolor="#ff90bc" stroked="f">
                  <v:path arrowok="t"/>
                </v:shape>
                <v:shape id="Graphic 179" o:spid="_x0000_s1294" style="position:absolute;left:21651;top:1296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" path="m106801,l,,,74761r106801,l106801,xe" fillcolor="#f7b686" stroked="f">
                  <v:path arrowok="t"/>
                </v:shape>
                <v:shape id="Graphic 180" o:spid="_x0000_s1295" style="position:absolute;left:21651;top:2865;width:1073;height:749;visibility:visible;mso-wrap-style:square;v-text-anchor:top" coordsize="107314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" path="m106801,l,,,74761r106801,l106801,xe" fillcolor="#748e62" stroked="f">
                  <v:path arrowok="t"/>
                </v:shape>
                <v:shape id="Textbox 181" o:spid="_x0000_s1296" type="#_x0000_t202" style="position:absolute;left:3154;top:1232;width:6547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736D4B63" w14:textId="77777777" w:rsidR="009D3118" w:rsidRDefault="009D3118">
                        <w:pPr>
                          <w:spacing w:line="168" w:lineRule="exact"/>
                          <w:rPr>
                            <w:rFonts w:ascii="Verdana"/>
                            <w:sz w:val="1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19"/>
                          </w:rPr>
                          <w:t>Algeria</w:t>
                        </w:r>
                      </w:p>
                      <w:p w14:paraId="42F203A2" w14:textId="77777777" w:rsidR="009D3118" w:rsidRDefault="009D3118">
                        <w:pPr>
                          <w:spacing w:line="256" w:lineRule="auto"/>
                          <w:rPr>
                            <w:rFonts w:ascii="Verdana"/>
                            <w:sz w:val="1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19"/>
                          </w:rPr>
                          <w:t xml:space="preserve">Nigeria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19"/>
                          </w:rPr>
                          <w:t>Other</w:t>
                        </w:r>
                        <w:r>
                          <w:rPr>
                            <w:rFonts w:ascii="Verdana"/>
                            <w:spacing w:val="-7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19"/>
                          </w:rPr>
                          <w:t>Africa</w:t>
                        </w:r>
                      </w:p>
                    </w:txbxContent>
                  </v:textbox>
                </v:shape>
                <v:shape id="Textbox 182" o:spid="_x0000_s1297" type="#_x0000_t202" style="position:absolute;left:12248;top:1232;width:846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75430017" w14:textId="77777777" w:rsidR="009D3118" w:rsidRDefault="009D3118">
                        <w:pPr>
                          <w:spacing w:line="168" w:lineRule="exact"/>
                          <w:rPr>
                            <w:rFonts w:ascii="Verdana"/>
                            <w:sz w:val="19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19"/>
                          </w:rPr>
                          <w:t>Other</w:t>
                        </w:r>
                        <w:r>
                          <w:rPr>
                            <w:rFonts w:ascii="Verdana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19"/>
                          </w:rPr>
                          <w:t>Americas</w:t>
                        </w:r>
                      </w:p>
                      <w:p w14:paraId="266757E3" w14:textId="77777777" w:rsidR="009D3118" w:rsidRDefault="009D3118">
                        <w:pPr>
                          <w:spacing w:before="16" w:line="226" w:lineRule="exact"/>
                          <w:rPr>
                            <w:rFonts w:ascii="Verdana"/>
                            <w:sz w:val="19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19"/>
                          </w:rPr>
                          <w:t>Other</w:t>
                        </w:r>
                        <w:r>
                          <w:rPr>
                            <w:rFonts w:ascii="Verdana"/>
                            <w:spacing w:val="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19"/>
                          </w:rPr>
                          <w:t>Europe</w:t>
                        </w:r>
                      </w:p>
                    </w:txbxContent>
                  </v:textbox>
                </v:shape>
                <v:shape id="Textbox 183" o:spid="_x0000_s1298" type="#_x0000_t202" style="position:absolute;left:23253;top:1232;width:965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4669B0F2" w14:textId="77777777" w:rsidR="009D3118" w:rsidRDefault="009D3118">
                        <w:pPr>
                          <w:spacing w:line="168" w:lineRule="exact"/>
                          <w:rPr>
                            <w:rFonts w:ascii="Verdana"/>
                            <w:sz w:val="19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19"/>
                          </w:rPr>
                          <w:t>Trinidad</w:t>
                        </w:r>
                        <w:r>
                          <w:rPr>
                            <w:rFonts w:ascii="Verdana"/>
                            <w:spacing w:val="-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85"/>
                            <w:sz w:val="19"/>
                          </w:rPr>
                          <w:t>&amp;</w:t>
                        </w:r>
                        <w:r>
                          <w:rPr>
                            <w:rFonts w:ascii="Verdana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85"/>
                            <w:sz w:val="19"/>
                          </w:rPr>
                          <w:t>Tobago</w:t>
                        </w:r>
                      </w:p>
                      <w:p w14:paraId="5FB61219" w14:textId="77777777" w:rsidR="009D3118" w:rsidRDefault="009D3118">
                        <w:pPr>
                          <w:spacing w:before="16" w:line="226" w:lineRule="exact"/>
                          <w:rPr>
                            <w:rFonts w:ascii="Verdana"/>
                            <w:sz w:val="1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19"/>
                          </w:rPr>
                          <w:t>USA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617" w:name="_bookmark26"/>
      <w:bookmarkEnd w:id="617"/>
      <w:r w:rsidRPr="00E60ED9">
        <w:rPr>
          <w:rFonts w:ascii="Verdana"/>
          <w:spacing w:val="-5"/>
          <w:sz w:val="19"/>
        </w:rPr>
        <w:t>14</w:t>
      </w:r>
    </w:p>
    <w:p w14:paraId="34661E81" w14:textId="77777777" w:rsidR="007F257B" w:rsidRPr="00E60ED9" w:rsidRDefault="007F257B">
      <w:pPr>
        <w:pStyle w:val="Textkrper"/>
        <w:spacing w:before="83"/>
        <w:rPr>
          <w:rFonts w:ascii="Verdana"/>
          <w:sz w:val="17"/>
        </w:rPr>
      </w:pPr>
    </w:p>
    <w:p w14:paraId="4CACF78E" w14:textId="77777777" w:rsidR="007F257B" w:rsidRPr="00E60ED9" w:rsidRDefault="00FF3C28">
      <w:pPr>
        <w:spacing w:before="1"/>
        <w:ind w:left="2209"/>
        <w:rPr>
          <w:rFonts w:ascii="Verdana"/>
          <w:sz w:val="19"/>
        </w:rPr>
      </w:pPr>
      <w:r w:rsidRPr="00E60ED9">
        <w:rPr>
          <w:rFonts w:ascii="Verdana"/>
          <w:spacing w:val="-5"/>
          <w:sz w:val="19"/>
        </w:rPr>
        <w:t>12</w:t>
      </w:r>
    </w:p>
    <w:p w14:paraId="22A1E15F" w14:textId="77777777" w:rsidR="007F257B" w:rsidRPr="00E60ED9" w:rsidRDefault="007F257B">
      <w:pPr>
        <w:pStyle w:val="Textkrper"/>
        <w:spacing w:before="83"/>
        <w:rPr>
          <w:rFonts w:ascii="Verdana"/>
          <w:sz w:val="17"/>
        </w:rPr>
      </w:pPr>
    </w:p>
    <w:p w14:paraId="374FCABC" w14:textId="77777777" w:rsidR="007F257B" w:rsidRPr="00E60ED9" w:rsidRDefault="00FF3C28">
      <w:pPr>
        <w:ind w:left="2209"/>
        <w:rPr>
          <w:rFonts w:ascii="Verdana"/>
          <w:sz w:val="19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375AA6D4" wp14:editId="2BBED1A8">
                <wp:simplePos x="0" y="0"/>
                <wp:positionH relativeFrom="page">
                  <wp:posOffset>1911973</wp:posOffset>
                </wp:positionH>
                <wp:positionV relativeFrom="paragraph">
                  <wp:posOffset>-163337</wp:posOffset>
                </wp:positionV>
                <wp:extent cx="128905" cy="123380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8905" cy="1233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DFD411" w14:textId="77777777" w:rsidR="009D3118" w:rsidRDefault="009D3118">
                            <w:pPr>
                              <w:spacing w:line="188" w:lineRule="exact"/>
                              <w:ind w:left="20"/>
                              <w:rPr>
                                <w:rFonts w:ascii="Verdana"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9"/>
                              </w:rPr>
                              <w:t>Supply</w:t>
                            </w:r>
                            <w:r>
                              <w:rPr>
                                <w:rFonts w:ascii="Verdana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19"/>
                              </w:rPr>
                              <w:t>cost</w:t>
                            </w:r>
                            <w:r>
                              <w:rPr>
                                <w:rFonts w:ascii="Verdana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9"/>
                              </w:rPr>
                              <w:t>[$/MMBtu]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AA6D4" id="Textbox 184" o:spid="_x0000_s1299" type="#_x0000_t202" style="position:absolute;left:0;text-align:left;margin-left:150.55pt;margin-top:-12.85pt;width:10.15pt;height:97.1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" filled="f" stroked="f">
                <v:path arrowok="t"/>
                <v:textbox style="layout-flow:vertical;mso-layout-flow-alt:bottom-to-top" inset="0,0,0,0">
                  <w:txbxContent>
                    <w:p w14:paraId="67DFD411" w14:textId="77777777" w:rsidR="009D3118" w:rsidRDefault="009D3118">
                      <w:pPr>
                        <w:spacing w:line="188" w:lineRule="exact"/>
                        <w:ind w:left="20"/>
                        <w:rPr>
                          <w:rFonts w:ascii="Verdana"/>
                          <w:sz w:val="19"/>
                        </w:rPr>
                      </w:pPr>
                      <w:r>
                        <w:rPr>
                          <w:rFonts w:ascii="Verdana"/>
                          <w:w w:val="85"/>
                          <w:sz w:val="19"/>
                        </w:rPr>
                        <w:t>Supply</w:t>
                      </w:r>
                      <w:r>
                        <w:rPr>
                          <w:rFonts w:ascii="Verdana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19"/>
                        </w:rPr>
                        <w:t>cost</w:t>
                      </w:r>
                      <w:r>
                        <w:rPr>
                          <w:rFonts w:ascii="Verdana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9"/>
                        </w:rPr>
                        <w:t>[$/MMBtu]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Verdana"/>
          <w:spacing w:val="-5"/>
          <w:sz w:val="19"/>
        </w:rPr>
        <w:t>10</w:t>
      </w:r>
    </w:p>
    <w:p w14:paraId="0B21643E" w14:textId="77777777" w:rsidR="007F257B" w:rsidRPr="00E60ED9" w:rsidRDefault="007F257B">
      <w:pPr>
        <w:pStyle w:val="Textkrper"/>
        <w:spacing w:before="84"/>
        <w:rPr>
          <w:rFonts w:ascii="Verdana"/>
          <w:sz w:val="17"/>
        </w:rPr>
      </w:pPr>
    </w:p>
    <w:p w14:paraId="1B0F5F1D" w14:textId="77777777" w:rsidR="007F257B" w:rsidRPr="00E60ED9" w:rsidRDefault="00FF3C28">
      <w:pPr>
        <w:ind w:left="2317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8</w:t>
      </w:r>
    </w:p>
    <w:p w14:paraId="37C0A50A" w14:textId="77777777" w:rsidR="007F257B" w:rsidRPr="00E60ED9" w:rsidRDefault="007F257B">
      <w:pPr>
        <w:pStyle w:val="Textkrper"/>
        <w:spacing w:before="83"/>
        <w:rPr>
          <w:rFonts w:ascii="Verdana"/>
          <w:sz w:val="17"/>
        </w:rPr>
      </w:pPr>
    </w:p>
    <w:p w14:paraId="748851BD" w14:textId="77777777" w:rsidR="007F257B" w:rsidRPr="00E60ED9" w:rsidRDefault="00FF3C28">
      <w:pPr>
        <w:ind w:left="2317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6</w:t>
      </w:r>
    </w:p>
    <w:p w14:paraId="2CB4A916" w14:textId="77777777" w:rsidR="007F257B" w:rsidRPr="00E60ED9" w:rsidRDefault="007F257B">
      <w:pPr>
        <w:pStyle w:val="Textkrper"/>
        <w:spacing w:before="84"/>
        <w:rPr>
          <w:rFonts w:ascii="Verdana"/>
          <w:sz w:val="17"/>
        </w:rPr>
      </w:pPr>
    </w:p>
    <w:p w14:paraId="29C77A59" w14:textId="77777777" w:rsidR="007F257B" w:rsidRPr="00E60ED9" w:rsidRDefault="00FF3C28">
      <w:pPr>
        <w:ind w:left="2317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4</w:t>
      </w:r>
    </w:p>
    <w:p w14:paraId="64AD7B80" w14:textId="77777777" w:rsidR="007F257B" w:rsidRPr="00E60ED9" w:rsidRDefault="007F257B">
      <w:pPr>
        <w:pStyle w:val="Textkrper"/>
        <w:spacing w:before="83"/>
        <w:rPr>
          <w:rFonts w:ascii="Verdana"/>
          <w:sz w:val="17"/>
        </w:rPr>
      </w:pPr>
    </w:p>
    <w:p w14:paraId="6E67CF2A" w14:textId="77777777" w:rsidR="007F257B" w:rsidRPr="00E60ED9" w:rsidRDefault="00FF3C28">
      <w:pPr>
        <w:spacing w:before="1"/>
        <w:ind w:left="2317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2</w:t>
      </w:r>
    </w:p>
    <w:p w14:paraId="1F836D27" w14:textId="77777777" w:rsidR="007F257B" w:rsidRPr="00E60ED9" w:rsidRDefault="007F257B">
      <w:pPr>
        <w:pStyle w:val="Textkrper"/>
        <w:spacing w:before="83"/>
        <w:rPr>
          <w:rFonts w:ascii="Verdana"/>
          <w:sz w:val="17"/>
        </w:rPr>
      </w:pPr>
    </w:p>
    <w:p w14:paraId="0FFF446B" w14:textId="77777777" w:rsidR="007F257B" w:rsidRPr="00E60ED9" w:rsidRDefault="00FF3C28">
      <w:pPr>
        <w:spacing w:line="196" w:lineRule="exact"/>
        <w:ind w:left="2317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0</w:t>
      </w:r>
    </w:p>
    <w:p w14:paraId="4EF068C7" w14:textId="77777777" w:rsidR="007F257B" w:rsidRPr="00E60ED9" w:rsidRDefault="00FF3C28">
      <w:pPr>
        <w:tabs>
          <w:tab w:val="left" w:pos="3595"/>
          <w:tab w:val="left" w:pos="4725"/>
          <w:tab w:val="left" w:pos="5855"/>
          <w:tab w:val="left" w:pos="6985"/>
        </w:tabs>
        <w:spacing w:line="186" w:lineRule="exact"/>
        <w:ind w:left="2466"/>
        <w:rPr>
          <w:rFonts w:ascii="Verdana"/>
          <w:sz w:val="19"/>
        </w:rPr>
      </w:pPr>
      <w:r w:rsidRPr="00E60ED9">
        <w:rPr>
          <w:rFonts w:ascii="Verdana"/>
          <w:spacing w:val="-10"/>
          <w:sz w:val="19"/>
        </w:rPr>
        <w:t>0</w:t>
      </w:r>
      <w:r w:rsidRPr="00E60ED9">
        <w:rPr>
          <w:rFonts w:ascii="Verdana"/>
          <w:sz w:val="19"/>
        </w:rPr>
        <w:tab/>
      </w:r>
      <w:r w:rsidRPr="00E60ED9">
        <w:rPr>
          <w:rFonts w:ascii="Verdana"/>
          <w:spacing w:val="-10"/>
          <w:sz w:val="19"/>
        </w:rPr>
        <w:t>1</w:t>
      </w:r>
      <w:r w:rsidRPr="00E60ED9">
        <w:rPr>
          <w:rFonts w:ascii="Verdana"/>
          <w:sz w:val="19"/>
        </w:rPr>
        <w:tab/>
      </w:r>
      <w:r w:rsidRPr="00E60ED9">
        <w:rPr>
          <w:rFonts w:ascii="Verdana"/>
          <w:spacing w:val="-10"/>
          <w:sz w:val="19"/>
        </w:rPr>
        <w:t>2</w:t>
      </w:r>
      <w:r w:rsidRPr="00E60ED9">
        <w:rPr>
          <w:rFonts w:ascii="Verdana"/>
          <w:sz w:val="19"/>
        </w:rPr>
        <w:tab/>
      </w:r>
      <w:r w:rsidRPr="00E60ED9">
        <w:rPr>
          <w:rFonts w:ascii="Verdana"/>
          <w:spacing w:val="-10"/>
          <w:sz w:val="19"/>
        </w:rPr>
        <w:t>3</w:t>
      </w:r>
      <w:r w:rsidRPr="00E60ED9">
        <w:rPr>
          <w:rFonts w:ascii="Verdana"/>
          <w:sz w:val="19"/>
        </w:rPr>
        <w:tab/>
      </w:r>
      <w:r w:rsidRPr="00E60ED9">
        <w:rPr>
          <w:rFonts w:ascii="Verdana"/>
          <w:spacing w:val="-10"/>
          <w:sz w:val="19"/>
        </w:rPr>
        <w:t>4</w:t>
      </w:r>
    </w:p>
    <w:p w14:paraId="77F08510" w14:textId="77777777" w:rsidR="007F257B" w:rsidRPr="00E60ED9" w:rsidRDefault="00FF3C28">
      <w:pPr>
        <w:tabs>
          <w:tab w:val="left" w:pos="7524"/>
        </w:tabs>
        <w:spacing w:line="231" w:lineRule="exact"/>
        <w:ind w:left="3645"/>
        <w:rPr>
          <w:rFonts w:ascii="Verdana" w:hAnsi="Verdana"/>
          <w:sz w:val="19"/>
        </w:rPr>
      </w:pPr>
      <w:r w:rsidRPr="00E60ED9">
        <w:rPr>
          <w:rFonts w:ascii="Verdana" w:hAnsi="Verdana"/>
          <w:w w:val="85"/>
          <w:sz w:val="19"/>
        </w:rPr>
        <w:t>Import</w:t>
      </w:r>
      <w:r w:rsidRPr="00E60ED9">
        <w:rPr>
          <w:rFonts w:ascii="Verdana" w:hAnsi="Verdana"/>
          <w:spacing w:val="-4"/>
          <w:sz w:val="19"/>
        </w:rPr>
        <w:t xml:space="preserve"> </w:t>
      </w:r>
      <w:r w:rsidRPr="00E60ED9">
        <w:rPr>
          <w:rFonts w:ascii="Verdana" w:hAnsi="Verdana"/>
          <w:w w:val="85"/>
          <w:sz w:val="19"/>
        </w:rPr>
        <w:t>volumes</w:t>
      </w:r>
      <w:r w:rsidRPr="00E60ED9">
        <w:rPr>
          <w:rFonts w:ascii="Verdana" w:hAnsi="Verdana"/>
          <w:spacing w:val="-3"/>
          <w:sz w:val="19"/>
        </w:rPr>
        <w:t xml:space="preserve"> </w:t>
      </w:r>
      <w:r w:rsidRPr="00E60ED9">
        <w:rPr>
          <w:rFonts w:ascii="Verdana" w:hAnsi="Verdana"/>
          <w:w w:val="85"/>
          <w:sz w:val="19"/>
        </w:rPr>
        <w:t>from</w:t>
      </w:r>
      <w:r w:rsidRPr="00E60ED9">
        <w:rPr>
          <w:rFonts w:ascii="Verdana" w:hAnsi="Verdana"/>
          <w:spacing w:val="-3"/>
          <w:sz w:val="19"/>
        </w:rPr>
        <w:t xml:space="preserve"> </w:t>
      </w:r>
      <w:r w:rsidRPr="00E60ED9">
        <w:rPr>
          <w:rFonts w:ascii="Verdana" w:hAnsi="Verdana"/>
          <w:w w:val="85"/>
          <w:sz w:val="19"/>
        </w:rPr>
        <w:t>regions</w:t>
      </w:r>
      <w:r w:rsidRPr="00E60ED9">
        <w:rPr>
          <w:rFonts w:ascii="Verdana" w:hAnsi="Verdana"/>
          <w:spacing w:val="-3"/>
          <w:sz w:val="19"/>
        </w:rPr>
        <w:t xml:space="preserve"> </w:t>
      </w:r>
      <w:r w:rsidRPr="00E60ED9">
        <w:rPr>
          <w:rFonts w:ascii="Verdana" w:hAnsi="Verdana"/>
          <w:spacing w:val="-2"/>
          <w:w w:val="85"/>
          <w:sz w:val="19"/>
        </w:rPr>
        <w:t>[MMBtu]</w:t>
      </w:r>
      <w:r w:rsidRPr="00E60ED9">
        <w:rPr>
          <w:rFonts w:ascii="Verdana" w:hAnsi="Verdana"/>
          <w:sz w:val="19"/>
        </w:rPr>
        <w:tab/>
      </w:r>
      <w:r w:rsidRPr="00E60ED9">
        <w:rPr>
          <w:rFonts w:ascii="Verdana" w:hAnsi="Verdana"/>
          <w:spacing w:val="-4"/>
          <w:w w:val="95"/>
          <w:position w:val="1"/>
          <w:sz w:val="19"/>
        </w:rPr>
        <w:t>×10</w:t>
      </w:r>
      <w:r w:rsidRPr="00E60ED9">
        <w:rPr>
          <w:rFonts w:ascii="Verdana" w:hAnsi="Verdana"/>
          <w:spacing w:val="-4"/>
          <w:w w:val="95"/>
          <w:position w:val="1"/>
          <w:sz w:val="19"/>
          <w:vertAlign w:val="superscript"/>
        </w:rPr>
        <w:t>9</w:t>
      </w:r>
    </w:p>
    <w:p w14:paraId="612DB0CB" w14:textId="77777777" w:rsidR="007F257B" w:rsidRPr="00E60ED9" w:rsidRDefault="007F257B">
      <w:pPr>
        <w:pStyle w:val="Textkrper"/>
        <w:spacing w:before="109"/>
        <w:rPr>
          <w:rFonts w:ascii="Verdana"/>
        </w:rPr>
      </w:pPr>
    </w:p>
    <w:p w14:paraId="30E450DC" w14:textId="77777777" w:rsidR="007F257B" w:rsidRPr="00E60ED9" w:rsidRDefault="00FF3C28">
      <w:pPr>
        <w:pStyle w:val="Textkrper"/>
        <w:spacing w:line="206" w:lineRule="auto"/>
        <w:ind w:left="112" w:right="486"/>
      </w:pPr>
      <w:r w:rsidRPr="00E60ED9">
        <w:t>Figure</w:t>
      </w:r>
      <w:r w:rsidRPr="00E60ED9">
        <w:rPr>
          <w:spacing w:val="-14"/>
        </w:rPr>
        <w:t xml:space="preserve"> </w:t>
      </w:r>
      <w:r w:rsidRPr="00E60ED9">
        <w:t>3:</w:t>
      </w:r>
      <w:r w:rsidRPr="00E60ED9">
        <w:rPr>
          <w:spacing w:val="6"/>
        </w:rPr>
        <w:t xml:space="preserve"> </w:t>
      </w:r>
      <w:r w:rsidRPr="00E60ED9">
        <w:t>Import</w:t>
      </w:r>
      <w:r w:rsidRPr="00E60ED9">
        <w:rPr>
          <w:spacing w:val="-14"/>
        </w:rPr>
        <w:t xml:space="preserve"> </w:t>
      </w:r>
      <w:r w:rsidRPr="00E60ED9">
        <w:t>volumes</w:t>
      </w:r>
      <w:r w:rsidRPr="00E60ED9">
        <w:rPr>
          <w:spacing w:val="-13"/>
        </w:rPr>
        <w:t xml:space="preserve"> </w:t>
      </w:r>
      <w:r w:rsidRPr="00E60ED9">
        <w:t>of</w:t>
      </w:r>
      <w:r w:rsidRPr="00E60ED9">
        <w:rPr>
          <w:spacing w:val="-14"/>
        </w:rPr>
        <w:t xml:space="preserve"> </w:t>
      </w:r>
      <w:r w:rsidRPr="00E60ED9">
        <w:t>LNG</w:t>
      </w:r>
      <w:r w:rsidRPr="00E60ED9">
        <w:rPr>
          <w:spacing w:val="-13"/>
        </w:rPr>
        <w:t xml:space="preserve"> </w:t>
      </w:r>
      <w:r w:rsidRPr="00E60ED9">
        <w:t>from</w:t>
      </w:r>
      <w:r w:rsidRPr="00E60ED9">
        <w:rPr>
          <w:spacing w:val="-13"/>
        </w:rPr>
        <w:t xml:space="preserve"> </w:t>
      </w:r>
      <w:r w:rsidRPr="00E60ED9">
        <w:t>regions</w:t>
      </w:r>
      <w:r w:rsidRPr="00E60ED9">
        <w:rPr>
          <w:spacing w:val="-14"/>
        </w:rPr>
        <w:t xml:space="preserve"> </w:t>
      </w:r>
      <w:r w:rsidRPr="00E60ED9">
        <w:t>to</w:t>
      </w:r>
      <w:r w:rsidRPr="00E60ED9">
        <w:rPr>
          <w:spacing w:val="-13"/>
        </w:rPr>
        <w:t xml:space="preserve"> </w:t>
      </w:r>
      <w:r w:rsidRPr="00E60ED9">
        <w:t>meet</w:t>
      </w:r>
      <w:r w:rsidRPr="00E60ED9">
        <w:rPr>
          <w:spacing w:val="-13"/>
        </w:rPr>
        <w:t xml:space="preserve"> </w:t>
      </w:r>
      <w:r w:rsidRPr="00E60ED9">
        <w:t>European</w:t>
      </w:r>
      <w:r w:rsidRPr="00E60ED9">
        <w:rPr>
          <w:spacing w:val="-13"/>
        </w:rPr>
        <w:t xml:space="preserve"> </w:t>
      </w:r>
      <w:r w:rsidRPr="00E60ED9">
        <w:t>demand</w:t>
      </w:r>
      <w:r w:rsidRPr="00E60ED9">
        <w:rPr>
          <w:spacing w:val="-14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2040</w:t>
      </w:r>
      <w:r w:rsidRPr="00E60ED9">
        <w:rPr>
          <w:spacing w:val="-14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del w:id="618" w:author="Author" w:date="2024-02-01T10:43:00Z">
        <w:r w:rsidR="00581875">
          <w:delText>billion</w:delText>
        </w:r>
      </w:del>
      <w:ins w:id="619" w:author="Author" w:date="2024-02-01T10:43:00Z">
        <w:r w:rsidRPr="00E60ED9">
          <w:t>billion</w:t>
        </w:r>
        <w:r w:rsidR="002D6C42">
          <w:t>s of</w:t>
        </w:r>
      </w:ins>
      <w:r w:rsidRPr="00E60ED9">
        <w:rPr>
          <w:spacing w:val="-13"/>
        </w:rPr>
        <w:t xml:space="preserve"> </w:t>
      </w:r>
      <w:r w:rsidRPr="00E60ED9">
        <w:t>MMBtu</w:t>
      </w:r>
      <w:r w:rsidRPr="00E60ED9">
        <w:rPr>
          <w:spacing w:val="-14"/>
        </w:rPr>
        <w:t xml:space="preserve"> </w:t>
      </w:r>
      <w:r w:rsidRPr="00E60ED9">
        <w:t>and associated supply costs per exporter in $</w:t>
      </w:r>
      <w:r w:rsidRPr="00E60ED9">
        <w:rPr>
          <w:rFonts w:ascii="Bookman Old Style"/>
          <w:i/>
        </w:rPr>
        <w:t>/</w:t>
      </w:r>
      <w:r w:rsidRPr="00E60ED9">
        <w:t xml:space="preserve">MMBtu,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4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4"/>
        </w:rPr>
        <w:t xml:space="preserve"> </w:t>
      </w:r>
      <w:r w:rsidRPr="00E60ED9">
        <w:rPr>
          <w:rFonts w:ascii="Euclid"/>
          <w:i/>
        </w:rPr>
        <w:t xml:space="preserve">Demand </w:t>
      </w:r>
      <w:r w:rsidRPr="00E60ED9">
        <w:t>scenario.</w:t>
      </w:r>
    </w:p>
    <w:p w14:paraId="41FEDE17" w14:textId="77777777" w:rsidR="007F257B" w:rsidRPr="00E60ED9" w:rsidRDefault="00581875">
      <w:pPr>
        <w:pStyle w:val="Textkrper"/>
        <w:spacing w:before="269" w:line="204" w:lineRule="auto"/>
        <w:ind w:left="111" w:right="608" w:firstLine="338"/>
        <w:jc w:val="both"/>
      </w:pPr>
      <w:del w:id="620" w:author="Author" w:date="2024-02-01T10:43:00Z">
        <w:r>
          <w:rPr>
            <w:spacing w:val="-4"/>
          </w:rPr>
          <w:delText>As</w:delText>
        </w:r>
        <w:r>
          <w:rPr>
            <w:spacing w:val="-10"/>
          </w:rPr>
          <w:delText xml:space="preserve"> </w:delText>
        </w:r>
        <w:r>
          <w:rPr>
            <w:spacing w:val="-4"/>
          </w:rPr>
          <w:delText>previously,</w:delText>
        </w:r>
        <w:r>
          <w:rPr>
            <w:spacing w:val="-6"/>
          </w:rPr>
          <w:delText xml:space="preserve"> </w:delText>
        </w:r>
      </w:del>
      <w:r w:rsidR="00FF3C28" w:rsidRPr="00E60ED9">
        <w:rPr>
          <w:spacing w:val="-4"/>
        </w:rPr>
        <w:t>Figure</w:t>
      </w:r>
      <w:r w:rsidR="00FF3C28" w:rsidRPr="00E60ED9">
        <w:rPr>
          <w:spacing w:val="-10"/>
        </w:rPr>
        <w:t xml:space="preserve"> </w:t>
      </w:r>
      <w:hyperlink w:anchor="_bookmark24" w:history="1">
        <w:r w:rsidR="00FF3C28" w:rsidRPr="00E60ED9">
          <w:rPr>
            <w:spacing w:val="-4"/>
          </w:rPr>
          <w:t>2</w:t>
        </w:r>
      </w:hyperlink>
      <w:r w:rsidR="00FF3C28" w:rsidRPr="00E60ED9">
        <w:rPr>
          <w:spacing w:val="-10"/>
        </w:rPr>
        <w:t xml:space="preserve"> </w:t>
      </w:r>
      <w:del w:id="621" w:author="Author" w:date="2024-02-01T10:43:00Z">
        <w:r>
          <w:rPr>
            <w:spacing w:val="-4"/>
          </w:rPr>
          <w:delText>shows</w:delText>
        </w:r>
      </w:del>
      <w:ins w:id="622" w:author="Author" w:date="2024-02-01T10:43:00Z">
        <w:r w:rsidR="00F640E0">
          <w:rPr>
            <w:spacing w:val="-4"/>
          </w:rPr>
          <w:t>presents</w:t>
        </w:r>
      </w:ins>
      <w:r w:rsidR="00F640E0" w:rsidRPr="00E60ED9">
        <w:rPr>
          <w:spacing w:val="-9"/>
        </w:rPr>
        <w:t xml:space="preserve"> </w:t>
      </w:r>
      <w:r w:rsidR="00FF3C28" w:rsidRPr="00E60ED9">
        <w:rPr>
          <w:spacing w:val="-4"/>
        </w:rPr>
        <w:t>the</w:t>
      </w:r>
      <w:r w:rsidR="00FF3C28" w:rsidRPr="00E60ED9">
        <w:rPr>
          <w:spacing w:val="-10"/>
        </w:rPr>
        <w:t xml:space="preserve"> </w:t>
      </w:r>
      <w:r w:rsidR="00FF3C28" w:rsidRPr="00E60ED9">
        <w:rPr>
          <w:spacing w:val="-4"/>
        </w:rPr>
        <w:t>marginal</w:t>
      </w:r>
      <w:r w:rsidR="00FF3C28" w:rsidRPr="00E60ED9">
        <w:rPr>
          <w:spacing w:val="-10"/>
        </w:rPr>
        <w:t xml:space="preserve"> </w:t>
      </w:r>
      <w:r w:rsidR="00FF3C28" w:rsidRPr="00E60ED9">
        <w:rPr>
          <w:spacing w:val="-4"/>
        </w:rPr>
        <w:t>(in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4"/>
        </w:rPr>
        <w:t>dark</w:t>
      </w:r>
      <w:r w:rsidR="00FF3C28" w:rsidRPr="00E60ED9">
        <w:rPr>
          <w:spacing w:val="-10"/>
        </w:rPr>
        <w:t xml:space="preserve"> </w:t>
      </w:r>
      <w:r w:rsidR="00FF3C28" w:rsidRPr="00E60ED9">
        <w:rPr>
          <w:spacing w:val="-4"/>
        </w:rPr>
        <w:t>blue)</w:t>
      </w:r>
      <w:r w:rsidR="00FF3C28" w:rsidRPr="00E60ED9">
        <w:rPr>
          <w:spacing w:val="-10"/>
        </w:rPr>
        <w:t xml:space="preserve"> </w:t>
      </w:r>
      <w:r w:rsidR="00FF3C28" w:rsidRPr="00E60ED9">
        <w:rPr>
          <w:spacing w:val="-4"/>
        </w:rPr>
        <w:t>and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4"/>
        </w:rPr>
        <w:t>average</w:t>
      </w:r>
      <w:r w:rsidR="00FF3C28" w:rsidRPr="00E60ED9">
        <w:rPr>
          <w:spacing w:val="-10"/>
        </w:rPr>
        <w:t xml:space="preserve"> </w:t>
      </w:r>
      <w:r w:rsidR="00FF3C28" w:rsidRPr="00E60ED9">
        <w:rPr>
          <w:spacing w:val="-4"/>
        </w:rPr>
        <w:t>(in</w:t>
      </w:r>
      <w:r w:rsidR="00FF3C28" w:rsidRPr="00E60ED9">
        <w:rPr>
          <w:spacing w:val="-10"/>
        </w:rPr>
        <w:t xml:space="preserve"> </w:t>
      </w:r>
      <w:r w:rsidR="00FF3C28" w:rsidRPr="00E60ED9">
        <w:rPr>
          <w:spacing w:val="-4"/>
        </w:rPr>
        <w:t>sand)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4"/>
        </w:rPr>
        <w:t>supply</w:t>
      </w:r>
      <w:r w:rsidR="00FF3C28" w:rsidRPr="00E60ED9">
        <w:rPr>
          <w:spacing w:val="-10"/>
        </w:rPr>
        <w:t xml:space="preserve"> </w:t>
      </w:r>
      <w:r w:rsidR="00FF3C28" w:rsidRPr="00E60ED9">
        <w:rPr>
          <w:spacing w:val="-4"/>
        </w:rPr>
        <w:t>costs</w:t>
      </w:r>
      <w:r w:rsidR="00FF3C28" w:rsidRPr="00E60ED9">
        <w:rPr>
          <w:spacing w:val="-10"/>
        </w:rPr>
        <w:t xml:space="preserve"> </w:t>
      </w:r>
      <w:r w:rsidR="00FF3C28" w:rsidRPr="00E60ED9">
        <w:rPr>
          <w:spacing w:val="-4"/>
        </w:rPr>
        <w:t>to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4"/>
        </w:rPr>
        <w:t xml:space="preserve">Europe </w:t>
      </w:r>
      <w:r w:rsidR="00FF3C28" w:rsidRPr="00E60ED9">
        <w:t xml:space="preserve">in 2040 for the </w:t>
      </w:r>
      <w:r w:rsidR="00FF3C28" w:rsidRPr="00E60ED9">
        <w:rPr>
          <w:rFonts w:ascii="Euclid"/>
          <w:i/>
        </w:rPr>
        <w:t>Persisting</w:t>
      </w:r>
      <w:r w:rsidR="00FF3C28" w:rsidRPr="00E60ED9">
        <w:rPr>
          <w:rFonts w:ascii="Euclid"/>
          <w:i/>
          <w:spacing w:val="-10"/>
        </w:rPr>
        <w:t xml:space="preserve"> </w:t>
      </w:r>
      <w:r w:rsidR="00FF3C28" w:rsidRPr="00E60ED9">
        <w:rPr>
          <w:rFonts w:ascii="Euclid"/>
          <w:i/>
        </w:rPr>
        <w:t>Fossil</w:t>
      </w:r>
      <w:r w:rsidR="00FF3C28" w:rsidRPr="00E60ED9">
        <w:rPr>
          <w:rFonts w:ascii="Euclid"/>
          <w:i/>
          <w:spacing w:val="-10"/>
        </w:rPr>
        <w:t xml:space="preserve"> </w:t>
      </w:r>
      <w:r w:rsidR="00FF3C28" w:rsidRPr="00E60ED9">
        <w:rPr>
          <w:rFonts w:ascii="Euclid"/>
          <w:i/>
        </w:rPr>
        <w:t xml:space="preserve">Demand </w:t>
      </w:r>
      <w:r w:rsidR="00FF3C28" w:rsidRPr="00E60ED9">
        <w:t>scenario.</w:t>
      </w:r>
      <w:r w:rsidR="00FF3C28" w:rsidRPr="00E60ED9">
        <w:rPr>
          <w:spacing w:val="39"/>
        </w:rPr>
        <w:t xml:space="preserve"> </w:t>
      </w:r>
      <w:r w:rsidR="00FF3C28" w:rsidRPr="00E60ED9">
        <w:t xml:space="preserve">While the marginal </w:t>
      </w:r>
      <w:del w:id="623" w:author="Author" w:date="2024-02-01T10:43:00Z">
        <w:r>
          <w:delText xml:space="preserve">costs of </w:delText>
        </w:r>
      </w:del>
      <w:r w:rsidR="00FF3C28" w:rsidRPr="00E60ED9">
        <w:t>supply</w:t>
      </w:r>
      <w:ins w:id="624" w:author="Author" w:date="2024-02-01T10:43:00Z">
        <w:r w:rsidR="00F640E0">
          <w:t xml:space="preserve"> cost</w:t>
        </w:r>
      </w:ins>
      <w:r w:rsidR="00FF3C28" w:rsidRPr="00E60ED9">
        <w:t>, determined by Other</w:t>
      </w:r>
      <w:r w:rsidR="00FF3C28" w:rsidRPr="00E60ED9">
        <w:rPr>
          <w:spacing w:val="-4"/>
        </w:rPr>
        <w:t xml:space="preserve"> </w:t>
      </w:r>
      <w:r w:rsidR="00FF3C28" w:rsidRPr="00E60ED9">
        <w:t xml:space="preserve">Americas, </w:t>
      </w:r>
      <w:del w:id="625" w:author="Author" w:date="2024-02-01T10:43:00Z">
        <w:r>
          <w:delText>reach</w:delText>
        </w:r>
      </w:del>
      <w:ins w:id="626" w:author="Author" w:date="2024-02-01T10:43:00Z">
        <w:r w:rsidR="00FF3C28" w:rsidRPr="00E60ED9">
          <w:t>reach</w:t>
        </w:r>
        <w:r w:rsidR="00F640E0">
          <w:t>es</w:t>
        </w:r>
      </w:ins>
      <w:r w:rsidR="00FF3C28" w:rsidRPr="00E60ED9">
        <w:t xml:space="preserve"> 13</w:t>
      </w:r>
      <w:r w:rsidR="00FF3C28" w:rsidRPr="00E60ED9">
        <w:rPr>
          <w:rFonts w:ascii="Bookman Old Style"/>
          <w:i/>
        </w:rPr>
        <w:t>.</w:t>
      </w:r>
      <w:r w:rsidR="00FF3C28" w:rsidRPr="00E60ED9">
        <w:t>6</w:t>
      </w:r>
      <w:del w:id="627" w:author="Author" w:date="2024-02-01T10:43:00Z">
        <w:r>
          <w:rPr>
            <w:spacing w:val="-19"/>
          </w:rPr>
          <w:delText xml:space="preserve"> </w:delText>
        </w:r>
      </w:del>
      <w:r w:rsidR="00FF3C28" w:rsidRPr="00E60ED9">
        <w:t>$</w:t>
      </w:r>
      <w:r w:rsidR="00FF3C28" w:rsidRPr="00E60ED9">
        <w:rPr>
          <w:rFonts w:ascii="Bookman Old Style"/>
          <w:i/>
        </w:rPr>
        <w:t>/</w:t>
      </w:r>
      <w:r w:rsidR="00FF3C28" w:rsidRPr="00E60ED9">
        <w:t xml:space="preserve">MMBtu, the average </w:t>
      </w:r>
      <w:del w:id="628" w:author="Author" w:date="2024-02-01T10:43:00Z">
        <w:r>
          <w:delText xml:space="preserve">costs of </w:delText>
        </w:r>
      </w:del>
      <w:r w:rsidR="00FF3C28" w:rsidRPr="00E60ED9">
        <w:t>supply</w:t>
      </w:r>
      <w:r w:rsidR="00F640E0">
        <w:t xml:space="preserve"> </w:t>
      </w:r>
      <w:ins w:id="629" w:author="Author" w:date="2024-02-01T10:43:00Z">
        <w:r w:rsidR="00F640E0">
          <w:t>cost</w:t>
        </w:r>
        <w:r w:rsidR="00FF3C28" w:rsidRPr="00E60ED9">
          <w:t xml:space="preserve"> </w:t>
        </w:r>
      </w:ins>
      <w:r w:rsidR="00FF3C28" w:rsidRPr="00E60ED9">
        <w:t>is 10</w:t>
      </w:r>
      <w:r w:rsidR="00FF3C28" w:rsidRPr="00E60ED9">
        <w:rPr>
          <w:rFonts w:ascii="Bookman Old Style"/>
          <w:i/>
        </w:rPr>
        <w:t>.</w:t>
      </w:r>
      <w:r w:rsidR="00FF3C28" w:rsidRPr="00E60ED9">
        <w:t>3</w:t>
      </w:r>
      <w:del w:id="630" w:author="Author" w:date="2024-02-01T10:43:00Z">
        <w:r>
          <w:rPr>
            <w:spacing w:val="-19"/>
          </w:rPr>
          <w:delText xml:space="preserve"> </w:delText>
        </w:r>
      </w:del>
      <w:r w:rsidR="00FF3C28" w:rsidRPr="00E60ED9">
        <w:t>$</w:t>
      </w:r>
      <w:r w:rsidR="00FF3C28" w:rsidRPr="00E60ED9">
        <w:rPr>
          <w:rFonts w:ascii="Bookman Old Style"/>
          <w:i/>
        </w:rPr>
        <w:t>/</w:t>
      </w:r>
      <w:r w:rsidR="00FF3C28" w:rsidRPr="00E60ED9">
        <w:t>MMBtu.</w:t>
      </w:r>
    </w:p>
    <w:p w14:paraId="699AEDD9" w14:textId="77777777" w:rsidR="007F257B" w:rsidRPr="00E60ED9" w:rsidRDefault="00FF3C28">
      <w:pPr>
        <w:pStyle w:val="Textkrper"/>
        <w:spacing w:before="6"/>
        <w:ind w:left="450"/>
        <w:jc w:val="both"/>
      </w:pPr>
      <w:r w:rsidRPr="00E60ED9">
        <w:rPr>
          <w:spacing w:val="-2"/>
        </w:rPr>
        <w:lastRenderedPageBreak/>
        <w:t>The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results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from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two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scenarios</w:t>
      </w:r>
      <w:r w:rsidRPr="00E60ED9">
        <w:rPr>
          <w:spacing w:val="-10"/>
        </w:rPr>
        <w:t xml:space="preserve"> </w:t>
      </w:r>
      <w:del w:id="631" w:author="Author" w:date="2024-02-01T10:43:00Z">
        <w:r w:rsidR="00581875">
          <w:rPr>
            <w:spacing w:val="-2"/>
          </w:rPr>
          <w:delText>do</w:delText>
        </w:r>
      </w:del>
      <w:ins w:id="632" w:author="Author" w:date="2024-02-01T10:43:00Z">
        <w:r w:rsidRPr="00E60ED9">
          <w:rPr>
            <w:spacing w:val="-2"/>
          </w:rPr>
          <w:t>differ</w:t>
        </w:r>
      </w:ins>
      <w:r w:rsidRPr="00E60ED9">
        <w:rPr>
          <w:spacing w:val="-9"/>
        </w:rPr>
        <w:t xml:space="preserve"> </w:t>
      </w:r>
      <w:r w:rsidR="00F640E0" w:rsidRPr="003741D5">
        <w:rPr>
          <w:spacing w:val="-9"/>
        </w:rPr>
        <w:t>not only</w:t>
      </w:r>
      <w:del w:id="633" w:author="Author" w:date="2024-02-01T10:43:00Z">
        <w:r w:rsidR="00581875">
          <w:rPr>
            <w:spacing w:val="-10"/>
          </w:rPr>
          <w:delText xml:space="preserve"> </w:delText>
        </w:r>
        <w:r w:rsidR="00581875">
          <w:rPr>
            <w:spacing w:val="-2"/>
          </w:rPr>
          <w:delText>differ</w:delText>
        </w:r>
      </w:del>
      <w:r w:rsidR="00F640E0">
        <w:rPr>
          <w:spacing w:val="-9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terms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average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marginal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costs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supply</w:t>
      </w:r>
    </w:p>
    <w:p w14:paraId="77A38155" w14:textId="77777777" w:rsidR="007F257B" w:rsidRPr="00E60ED9" w:rsidRDefault="007F257B">
      <w:pPr>
        <w:jc w:val="both"/>
        <w:sectPr w:rsidR="007F257B" w:rsidRPr="00E60ED9">
          <w:pgSz w:w="12240" w:h="15840"/>
          <w:pgMar w:top="1280" w:right="540" w:bottom="700" w:left="1040" w:header="0" w:footer="518" w:gutter="0"/>
          <w:cols w:space="720"/>
        </w:sectPr>
      </w:pPr>
    </w:p>
    <w:p w14:paraId="56A5A279" w14:textId="77777777" w:rsidR="007F257B" w:rsidRPr="00E60ED9" w:rsidRDefault="00FF3C28">
      <w:pPr>
        <w:pStyle w:val="Textkrper"/>
        <w:spacing w:before="42" w:line="237" w:lineRule="auto"/>
        <w:ind w:left="112" w:right="486"/>
      </w:pPr>
      <w:proofErr w:type="gramStart"/>
      <w:r w:rsidRPr="00E60ED9">
        <w:lastRenderedPageBreak/>
        <w:t>but</w:t>
      </w:r>
      <w:proofErr w:type="gramEnd"/>
      <w:r w:rsidRPr="00E60ED9">
        <w:rPr>
          <w:spacing w:val="10"/>
        </w:rPr>
        <w:t xml:space="preserve"> </w:t>
      </w:r>
      <w:r w:rsidRPr="00E60ED9">
        <w:t>also</w:t>
      </w:r>
      <w:r w:rsidRPr="00E60ED9">
        <w:rPr>
          <w:spacing w:val="10"/>
        </w:rPr>
        <w:t xml:space="preserve"> </w:t>
      </w:r>
      <w:r w:rsidRPr="00E60ED9">
        <w:t>in</w:t>
      </w:r>
      <w:r w:rsidRPr="00E60ED9">
        <w:rPr>
          <w:spacing w:val="10"/>
        </w:rPr>
        <w:t xml:space="preserve"> </w:t>
      </w:r>
      <w:r w:rsidRPr="00E60ED9">
        <w:t>terms</w:t>
      </w:r>
      <w:r w:rsidRPr="00E60ED9">
        <w:rPr>
          <w:spacing w:val="10"/>
        </w:rPr>
        <w:t xml:space="preserve"> </w:t>
      </w:r>
      <w:r w:rsidRPr="00E60ED9">
        <w:t>of</w:t>
      </w:r>
      <w:r w:rsidRPr="00E60ED9">
        <w:rPr>
          <w:spacing w:val="10"/>
        </w:rPr>
        <w:t xml:space="preserve"> </w:t>
      </w:r>
      <w:r w:rsidRPr="00E60ED9">
        <w:t>quantities</w:t>
      </w:r>
      <w:r w:rsidRPr="00E60ED9">
        <w:rPr>
          <w:spacing w:val="10"/>
        </w:rPr>
        <w:t xml:space="preserve"> </w:t>
      </w:r>
      <w:r w:rsidRPr="00E60ED9">
        <w:t>supplied</w:t>
      </w:r>
      <w:r w:rsidRPr="00E60ED9">
        <w:rPr>
          <w:spacing w:val="10"/>
        </w:rPr>
        <w:t xml:space="preserve"> </w:t>
      </w:r>
      <w:r w:rsidRPr="00E60ED9">
        <w:t>by</w:t>
      </w:r>
      <w:r w:rsidRPr="00E60ED9">
        <w:rPr>
          <w:spacing w:val="10"/>
        </w:rPr>
        <w:t xml:space="preserve"> </w:t>
      </w:r>
      <w:r w:rsidRPr="00E60ED9">
        <w:t>each</w:t>
      </w:r>
      <w:r w:rsidRPr="00E60ED9">
        <w:rPr>
          <w:spacing w:val="10"/>
        </w:rPr>
        <w:t xml:space="preserve"> </w:t>
      </w:r>
      <w:r w:rsidRPr="00E60ED9">
        <w:t>exporter.</w:t>
      </w:r>
      <w:r w:rsidRPr="00E60ED9">
        <w:rPr>
          <w:spacing w:val="55"/>
        </w:rPr>
        <w:t xml:space="preserve"> </w:t>
      </w:r>
      <w:r w:rsidRPr="00E60ED9">
        <w:t>This</w:t>
      </w:r>
      <w:r w:rsidRPr="00E60ED9">
        <w:rPr>
          <w:spacing w:val="10"/>
        </w:rPr>
        <w:t xml:space="preserve"> </w:t>
      </w:r>
      <w:r w:rsidRPr="00E60ED9">
        <w:t>difference</w:t>
      </w:r>
      <w:r w:rsidRPr="00E60ED9">
        <w:rPr>
          <w:spacing w:val="10"/>
        </w:rPr>
        <w:t xml:space="preserve"> </w:t>
      </w:r>
      <w:r w:rsidRPr="00E60ED9">
        <w:t>in</w:t>
      </w:r>
      <w:r w:rsidRPr="00E60ED9">
        <w:rPr>
          <w:spacing w:val="10"/>
        </w:rPr>
        <w:t xml:space="preserve"> </w:t>
      </w:r>
      <w:r w:rsidRPr="00E60ED9">
        <w:t>LNG</w:t>
      </w:r>
      <w:r w:rsidRPr="00E60ED9">
        <w:rPr>
          <w:spacing w:val="10"/>
        </w:rPr>
        <w:t xml:space="preserve"> </w:t>
      </w:r>
      <w:r w:rsidRPr="00E60ED9">
        <w:t>import</w:t>
      </w:r>
      <w:r w:rsidRPr="00E60ED9">
        <w:rPr>
          <w:spacing w:val="10"/>
        </w:rPr>
        <w:t xml:space="preserve"> </w:t>
      </w:r>
      <w:r w:rsidRPr="00E60ED9">
        <w:t>volumes</w:t>
      </w:r>
      <w:r w:rsidRPr="00E60ED9">
        <w:rPr>
          <w:spacing w:val="10"/>
        </w:rPr>
        <w:t xml:space="preserve"> </w:t>
      </w:r>
      <w:r w:rsidRPr="00E60ED9">
        <w:t>to Europe</w:t>
      </w:r>
      <w:r w:rsidRPr="00E60ED9">
        <w:rPr>
          <w:spacing w:val="-1"/>
        </w:rPr>
        <w:t xml:space="preserve"> </w:t>
      </w:r>
      <w:r w:rsidRPr="00E60ED9">
        <w:t>per</w:t>
      </w:r>
      <w:r w:rsidRPr="00E60ED9">
        <w:rPr>
          <w:spacing w:val="-1"/>
        </w:rPr>
        <w:t xml:space="preserve"> </w:t>
      </w:r>
      <w:r w:rsidRPr="00E60ED9">
        <w:t>exporting</w:t>
      </w:r>
      <w:r w:rsidRPr="00E60ED9">
        <w:rPr>
          <w:spacing w:val="-1"/>
        </w:rPr>
        <w:t xml:space="preserve"> </w:t>
      </w:r>
      <w:r w:rsidRPr="00E60ED9">
        <w:t>region</w:t>
      </w:r>
      <w:r w:rsidRPr="00E60ED9">
        <w:rPr>
          <w:spacing w:val="-1"/>
        </w:rPr>
        <w:t xml:space="preserve"> </w:t>
      </w:r>
      <w:r w:rsidRPr="00E60ED9">
        <w:t>is</w:t>
      </w:r>
      <w:r w:rsidRPr="00E60ED9">
        <w:rPr>
          <w:spacing w:val="-1"/>
        </w:rPr>
        <w:t xml:space="preserve"> </w:t>
      </w:r>
      <w:r w:rsidRPr="00E60ED9">
        <w:t>presented</w:t>
      </w:r>
      <w:r w:rsidRPr="00E60ED9">
        <w:rPr>
          <w:spacing w:val="-1"/>
        </w:rPr>
        <w:t xml:space="preserve"> </w:t>
      </w:r>
      <w:r w:rsidRPr="00E60ED9">
        <w:t>in the</w:t>
      </w:r>
      <w:r w:rsidRPr="00E60ED9">
        <w:rPr>
          <w:spacing w:val="-1"/>
        </w:rPr>
        <w:t xml:space="preserve"> </w:t>
      </w:r>
      <w:r w:rsidRPr="00E60ED9">
        <w:t>following</w:t>
      </w:r>
      <w:r w:rsidRPr="00E60ED9">
        <w:rPr>
          <w:spacing w:val="-1"/>
        </w:rPr>
        <w:t xml:space="preserve"> </w:t>
      </w:r>
      <w:r w:rsidRPr="00E60ED9">
        <w:t>section.</w:t>
      </w:r>
    </w:p>
    <w:p w14:paraId="2B56DAE5" w14:textId="77777777" w:rsidR="007F257B" w:rsidRPr="00E60ED9" w:rsidRDefault="007F257B">
      <w:pPr>
        <w:pStyle w:val="Textkrper"/>
        <w:rPr>
          <w:sz w:val="15"/>
        </w:rPr>
      </w:pPr>
    </w:p>
    <w:p w14:paraId="3E183BFD" w14:textId="77777777" w:rsidR="007F257B" w:rsidRPr="00E60ED9" w:rsidRDefault="007F257B">
      <w:pPr>
        <w:pStyle w:val="Textkrper"/>
        <w:rPr>
          <w:sz w:val="15"/>
        </w:rPr>
      </w:pPr>
    </w:p>
    <w:p w14:paraId="42C2269C" w14:textId="77777777" w:rsidR="007F257B" w:rsidRPr="00E60ED9" w:rsidRDefault="007F257B">
      <w:pPr>
        <w:pStyle w:val="Textkrper"/>
        <w:spacing w:before="178"/>
        <w:rPr>
          <w:sz w:val="15"/>
        </w:rPr>
      </w:pPr>
    </w:p>
    <w:p w14:paraId="2D501660" w14:textId="77777777" w:rsidR="007F257B" w:rsidRPr="00E60ED9" w:rsidRDefault="00581875">
      <w:pPr>
        <w:ind w:left="2486"/>
        <w:rPr>
          <w:rFonts w:ascii="Verdana"/>
          <w:sz w:val="17"/>
        </w:rPr>
      </w:pPr>
      <w:del w:id="634" w:author="Author" w:date="2024-02-01T10:43:00Z">
        <w:r>
          <w:rPr>
            <w:noProof/>
          </w:rPr>
          <mc:AlternateContent>
            <mc:Choice Requires="wpg">
              <w:drawing>
                <wp:anchor distT="0" distB="0" distL="0" distR="0" simplePos="0" relativeHeight="487663616" behindDoc="0" locked="0" layoutInCell="1" allowOverlap="1" wp14:anchorId="527DEE2D" wp14:editId="44270D83">
                  <wp:simplePos x="0" y="0"/>
                  <wp:positionH relativeFrom="page">
                    <wp:posOffset>2682432</wp:posOffset>
                  </wp:positionH>
                  <wp:positionV relativeFrom="paragraph">
                    <wp:posOffset>-252931</wp:posOffset>
                  </wp:positionV>
                  <wp:extent cx="2855595" cy="1331595"/>
                  <wp:effectExtent l="0" t="0" r="0" b="0"/>
                  <wp:wrapNone/>
                  <wp:docPr id="982" name="Group 9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2855595" cy="1331595"/>
                            <a:chOff x="0" y="0"/>
                            <a:chExt cx="2855595" cy="1331595"/>
                          </a:xfrm>
                        </wpg:grpSpPr>
                        <wps:wsp>
                          <wps:cNvPr id="983" name="Graphic 186"/>
                          <wps:cNvSpPr/>
                          <wps:spPr>
                            <a:xfrm>
                              <a:off x="28116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4" name="Graphic 187"/>
                          <wps:cNvSpPr/>
                          <wps:spPr>
                            <a:xfrm>
                              <a:off x="28116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5" name="Graphic 188"/>
                          <wps:cNvSpPr/>
                          <wps:spPr>
                            <a:xfrm>
                              <a:off x="28116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6" name="Graphic 189"/>
                          <wps:cNvSpPr/>
                          <wps:spPr>
                            <a:xfrm>
                              <a:off x="392525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7" name="Graphic 190"/>
                          <wps:cNvSpPr/>
                          <wps:spPr>
                            <a:xfrm>
                              <a:off x="392525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8" name="Graphic 191"/>
                          <wps:cNvSpPr/>
                          <wps:spPr>
                            <a:xfrm>
                              <a:off x="392525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9" name="Graphic 192"/>
                          <wps:cNvSpPr/>
                          <wps:spPr>
                            <a:xfrm>
                              <a:off x="756934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0" name="Graphic 193"/>
                          <wps:cNvSpPr/>
                          <wps:spPr>
                            <a:xfrm>
                              <a:off x="75693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1" name="Graphic 194"/>
                          <wps:cNvSpPr/>
                          <wps:spPr>
                            <a:xfrm>
                              <a:off x="75693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2" name="Graphic 195"/>
                          <wps:cNvSpPr/>
                          <wps:spPr>
                            <a:xfrm>
                              <a:off x="1121344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3" name="Graphic 196"/>
                          <wps:cNvSpPr/>
                          <wps:spPr>
                            <a:xfrm>
                              <a:off x="112134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4" name="Graphic 197"/>
                          <wps:cNvSpPr/>
                          <wps:spPr>
                            <a:xfrm>
                              <a:off x="112134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5" name="Graphic 198"/>
                          <wps:cNvSpPr/>
                          <wps:spPr>
                            <a:xfrm>
                              <a:off x="1485753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6" name="Graphic 199"/>
                          <wps:cNvSpPr/>
                          <wps:spPr>
                            <a:xfrm>
                              <a:off x="1485753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7" name="Graphic 200"/>
                          <wps:cNvSpPr/>
                          <wps:spPr>
                            <a:xfrm>
                              <a:off x="1485753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8" name="Graphic 201"/>
                          <wps:cNvSpPr/>
                          <wps:spPr>
                            <a:xfrm>
                              <a:off x="1850162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9" name="Graphic 202"/>
                          <wps:cNvSpPr/>
                          <wps:spPr>
                            <a:xfrm>
                              <a:off x="185016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0" name="Graphic 203"/>
                          <wps:cNvSpPr/>
                          <wps:spPr>
                            <a:xfrm>
                              <a:off x="185016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1" name="Graphic 204"/>
                          <wps:cNvSpPr/>
                          <wps:spPr>
                            <a:xfrm>
                              <a:off x="2214572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2" name="Graphic 205"/>
                          <wps:cNvSpPr/>
                          <wps:spPr>
                            <a:xfrm>
                              <a:off x="221457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3" name="Graphic 206"/>
                          <wps:cNvSpPr/>
                          <wps:spPr>
                            <a:xfrm>
                              <a:off x="221457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" name="Graphic 207"/>
                          <wps:cNvSpPr/>
                          <wps:spPr>
                            <a:xfrm>
                              <a:off x="2578981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5" name="Graphic 208"/>
                          <wps:cNvSpPr/>
                          <wps:spPr>
                            <a:xfrm>
                              <a:off x="2578981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6" name="Graphic 209"/>
                          <wps:cNvSpPr/>
                          <wps:spPr>
                            <a:xfrm>
                              <a:off x="2578981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7" name="Graphic 210"/>
                          <wps:cNvSpPr/>
                          <wps:spPr>
                            <a:xfrm>
                              <a:off x="1910911" y="981331"/>
                              <a:ext cx="9417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1705">
                                  <a:moveTo>
                                    <a:pt x="0" y="0"/>
                                  </a:moveTo>
                                  <a:lnTo>
                                    <a:pt x="941377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8" name="Graphic 211"/>
                          <wps:cNvSpPr/>
                          <wps:spPr>
                            <a:xfrm>
                              <a:off x="0" y="981331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9" name="Graphic 212"/>
                          <wps:cNvSpPr/>
                          <wps:spPr>
                            <a:xfrm>
                              <a:off x="0" y="981331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0" name="Graphic 213"/>
                          <wps:cNvSpPr/>
                          <wps:spPr>
                            <a:xfrm>
                              <a:off x="2504277" y="324876"/>
                              <a:ext cx="3486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8615">
                                  <a:moveTo>
                                    <a:pt x="0" y="0"/>
                                  </a:moveTo>
                                  <a:lnTo>
                                    <a:pt x="34801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1" name="Graphic 214"/>
                          <wps:cNvSpPr/>
                          <wps:spPr>
                            <a:xfrm>
                              <a:off x="0" y="324876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2" name="Graphic 215"/>
                          <wps:cNvSpPr/>
                          <wps:spPr>
                            <a:xfrm>
                              <a:off x="0" y="324876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3" name="Graphic 216"/>
                          <wps:cNvSpPr/>
                          <wps:spPr>
                            <a:xfrm>
                              <a:off x="28116" y="718749"/>
                              <a:ext cx="188341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83410" h="525780">
                                  <a:moveTo>
                                    <a:pt x="188279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lnTo>
                                    <a:pt x="1882794" y="525164"/>
                                  </a:lnTo>
                                  <a:lnTo>
                                    <a:pt x="18827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4" name="Graphic 217"/>
                          <wps:cNvSpPr/>
                          <wps:spPr>
                            <a:xfrm>
                              <a:off x="28116" y="718749"/>
                              <a:ext cx="188341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83410" h="525780">
                                  <a:moveTo>
                                    <a:pt x="0" y="525164"/>
                                  </a:moveTo>
                                  <a:lnTo>
                                    <a:pt x="1882794" y="525164"/>
                                  </a:lnTo>
                                  <a:lnTo>
                                    <a:pt x="18827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close/>
                                </a:path>
                              </a:pathLst>
                            </a:custGeom>
                            <a:ln w="401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5" name="Graphic 218"/>
                          <wps:cNvSpPr/>
                          <wps:spPr>
                            <a:xfrm>
                              <a:off x="28116" y="62294"/>
                              <a:ext cx="247650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76500" h="525780">
                                  <a:moveTo>
                                    <a:pt x="247616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lnTo>
                                    <a:pt x="2476161" y="525164"/>
                                  </a:lnTo>
                                  <a:lnTo>
                                    <a:pt x="24761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" name="Graphic 219"/>
                          <wps:cNvSpPr/>
                          <wps:spPr>
                            <a:xfrm>
                              <a:off x="28116" y="62294"/>
                              <a:ext cx="247650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76500" h="525780">
                                  <a:moveTo>
                                    <a:pt x="0" y="525164"/>
                                  </a:moveTo>
                                  <a:lnTo>
                                    <a:pt x="2476161" y="525164"/>
                                  </a:lnTo>
                                  <a:lnTo>
                                    <a:pt x="24761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close/>
                                </a:path>
                              </a:pathLst>
                            </a:custGeom>
                            <a:ln w="401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7" name="Graphic 220"/>
                          <wps:cNvSpPr/>
                          <wps:spPr>
                            <a:xfrm>
                              <a:off x="28116" y="3213"/>
                              <a:ext cx="282448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4480"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  <a:path w="2824480" h="1299845">
                                  <a:moveTo>
                                    <a:pt x="2824172" y="1299781"/>
                                  </a:moveTo>
                                  <a:lnTo>
                                    <a:pt x="2824172" y="0"/>
                                  </a:lnTo>
                                </a:path>
                                <a:path w="2824480" h="1299845">
                                  <a:moveTo>
                                    <a:pt x="0" y="1299781"/>
                                  </a:moveTo>
                                  <a:lnTo>
                                    <a:pt x="2824172" y="1299781"/>
                                  </a:lnTo>
                                </a:path>
                                <a:path w="2824480" h="1299845">
                                  <a:moveTo>
                                    <a:pt x="0" y="0"/>
                                  </a:moveTo>
                                  <a:lnTo>
                                    <a:pt x="2824172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8" name="Textbox 221"/>
                          <wps:cNvSpPr txBox="1"/>
                          <wps:spPr>
                            <a:xfrm>
                              <a:off x="2243962" y="278223"/>
                              <a:ext cx="227329" cy="9334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48EFBAB" w14:textId="77777777" w:rsidR="009D3118" w:rsidRDefault="009D3118">
                                <w:pPr>
                                  <w:spacing w:line="147" w:lineRule="exact"/>
                                  <w:rPr>
                                    <w:del w:id="635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636" w:author="Author" w:date="2024-02-01T10:43:00Z">
                                  <w:r>
                                    <w:rPr>
                                      <w:rFonts w:ascii="Verdana"/>
                                      <w:color w:val="FFFFFF"/>
                                      <w:spacing w:val="-4"/>
                                      <w:w w:val="90"/>
                                      <w:sz w:val="17"/>
                                    </w:rPr>
                                    <w:delText>13.6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019" name="Textbox 222"/>
                          <wps:cNvSpPr txBox="1"/>
                          <wps:spPr>
                            <a:xfrm>
                              <a:off x="1650595" y="934678"/>
                              <a:ext cx="227329" cy="9334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3BFB90D" w14:textId="77777777" w:rsidR="009D3118" w:rsidRDefault="009D3118">
                                <w:pPr>
                                  <w:spacing w:line="147" w:lineRule="exact"/>
                                  <w:rPr>
                                    <w:del w:id="637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638" w:author="Author" w:date="2024-02-01T10:43:00Z">
                                  <w:r>
                                    <w:rPr>
                                      <w:rFonts w:ascii="Verdana"/>
                                      <w:color w:val="FFFFFF"/>
                                      <w:spacing w:val="-4"/>
                                      <w:w w:val="90"/>
                                      <w:sz w:val="17"/>
                                    </w:rPr>
                                    <w:delText>10.3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7DEE2D" id="Group 982" o:spid="_x0000_s1300" style="position:absolute;left:0;text-align:left;margin-left:211.2pt;margin-top:-19.9pt;width:224.85pt;height:104.85pt;z-index:487663616;mso-wrap-distance-left:0;mso-wrap-distance-right:0;mso-position-horizontal-relative:page" coordsize="28555,13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">
                  <v:shape id="Graphic 186" o:spid="_x0000_s1301" style="position:absolute;left:281;top:32;width:12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" path="m,1299781l,e" filled="f" strokecolor="#748d99" strokeweight=".1785mm">
                    <v:path arrowok="t"/>
                  </v:shape>
                  <v:shape id="Graphic 187" o:spid="_x0000_s1302" style="position:absolute;left:281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" path="m,l,28116e" fillcolor="black" stroked="f">
                    <v:path arrowok="t"/>
                  </v:shape>
                  <v:shape id="Graphic 188" o:spid="_x0000_s1303" style="position:absolute;left:281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" path="m,l,28116e" filled="f" strokeweight=".1785mm">
                    <v:path arrowok="t"/>
                  </v:shape>
                  <v:shape id="Graphic 189" o:spid="_x0000_s1304" style="position:absolute;left:3925;top:32;width:12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" path="m,1240700r,59081em,584245l,715536em,l,59080e" filled="f" strokecolor="#748d99" strokeweight=".1785mm">
                    <v:path arrowok="t"/>
                  </v:shape>
                  <v:shape id="Graphic 190" o:spid="_x0000_s1305" style="position:absolute;left:3925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" path="m,l,28116e" fillcolor="black" stroked="f">
                    <v:path arrowok="t"/>
                  </v:shape>
                  <v:shape id="Graphic 191" o:spid="_x0000_s1306" style="position:absolute;left:3925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" path="m,l,28116e" filled="f" strokeweight=".1785mm">
                    <v:path arrowok="t"/>
                  </v:shape>
                  <v:shape id="Graphic 192" o:spid="_x0000_s1307" style="position:absolute;left:7569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" path="m,1240700r,59081em,584245l,715536em,l,59080e" filled="f" strokecolor="#748d99" strokeweight=".1785mm">
                    <v:path arrowok="t"/>
                  </v:shape>
                  <v:shape id="Graphic 193" o:spid="_x0000_s1308" style="position:absolute;left:756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" path="m,l,28116e" fillcolor="black" stroked="f">
                    <v:path arrowok="t"/>
                  </v:shape>
                  <v:shape id="Graphic 194" o:spid="_x0000_s1309" style="position:absolute;left:756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" path="m,l,28116e" filled="f" strokeweight=".1785mm">
                    <v:path arrowok="t"/>
                  </v:shape>
                  <v:shape id="Graphic 195" o:spid="_x0000_s1310" style="position:absolute;left:11213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" path="m,1240700r,59081em,584245l,715536em,l,59080e" filled="f" strokecolor="#748d99" strokeweight=".1785mm">
                    <v:path arrowok="t"/>
                  </v:shape>
                  <v:shape id="Graphic 196" o:spid="_x0000_s1311" style="position:absolute;left:11213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" path="m,l,28116e" fillcolor="black" stroked="f">
                    <v:path arrowok="t"/>
                  </v:shape>
                  <v:shape id="Graphic 197" o:spid="_x0000_s1312" style="position:absolute;left:11213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" path="m,l,28116e" filled="f" strokeweight=".1785mm">
                    <v:path arrowok="t"/>
                  </v:shape>
                  <v:shape id="Graphic 198" o:spid="_x0000_s1313" style="position:absolute;left:14857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" path="m,1240700r,59081em,584245l,715536em,l,59080e" filled="f" strokecolor="#748d99" strokeweight=".1785mm">
                    <v:path arrowok="t"/>
                  </v:shape>
                  <v:shape id="Graphic 199" o:spid="_x0000_s1314" style="position:absolute;left:14857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" path="m,l,28116e" fillcolor="black" stroked="f">
                    <v:path arrowok="t"/>
                  </v:shape>
                  <v:shape id="Graphic 200" o:spid="_x0000_s1315" style="position:absolute;left:14857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" path="m,l,28116e" filled="f" strokeweight=".1785mm">
                    <v:path arrowok="t"/>
                  </v:shape>
                  <v:shape id="Graphic 201" o:spid="_x0000_s1316" style="position:absolute;left:18501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" path="m,584245l,715536em,1240700r,59081em,l,59080e" filled="f" strokecolor="#748d99" strokeweight=".1785mm">
                    <v:path arrowok="t"/>
                  </v:shape>
                  <v:shape id="Graphic 202" o:spid="_x0000_s1317" style="position:absolute;left:18501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" path="m,l,28116e" fillcolor="black" stroked="f">
                    <v:path arrowok="t"/>
                  </v:shape>
                  <v:shape id="Graphic 203" o:spid="_x0000_s1318" style="position:absolute;left:18501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" path="m,l,28116e" filled="f" strokeweight=".1785mm">
                    <v:path arrowok="t"/>
                  </v:shape>
                  <v:shape id="Graphic 204" o:spid="_x0000_s1319" style="position:absolute;left:22145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" path="m,584245r,715536em,l,59080e" filled="f" strokecolor="#748d99" strokeweight=".1785mm">
                    <v:path arrowok="t"/>
                  </v:shape>
                  <v:shape id="Graphic 205" o:spid="_x0000_s1320" style="position:absolute;left:22145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" path="m,l,28116e" fillcolor="black" stroked="f">
                    <v:path arrowok="t"/>
                  </v:shape>
                  <v:shape id="Graphic 206" o:spid="_x0000_s1321" style="position:absolute;left:22145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" path="m,l,28116e" filled="f" strokeweight=".1785mm">
                    <v:path arrowok="t"/>
                  </v:shape>
                  <v:shape id="Graphic 207" o:spid="_x0000_s1322" style="position:absolute;left:25789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" path="m,1299781l,e" filled="f" strokecolor="#748d99" strokeweight=".1785mm">
                    <v:path arrowok="t"/>
                  </v:shape>
                  <v:shape id="Graphic 208" o:spid="_x0000_s1323" style="position:absolute;left:2578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" path="m,l,28116e" fillcolor="black" stroked="f">
                    <v:path arrowok="t"/>
                  </v:shape>
                  <v:shape id="Graphic 209" o:spid="_x0000_s1324" style="position:absolute;left:2578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" path="m,l,28116e" filled="f" strokeweight=".1785mm">
                    <v:path arrowok="t"/>
                  </v:shape>
                  <v:shape id="Graphic 210" o:spid="_x0000_s1325" style="position:absolute;left:19109;top:9813;width:9417;height:13;visibility:visible;mso-wrap-style:square;v-text-anchor:top" coordsize="9417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" path="m,l941377,e" filled="f" strokecolor="#748d99" strokeweight=".1785mm">
                    <v:path arrowok="t"/>
                  </v:shape>
                  <v:shape id="Graphic 211" o:spid="_x0000_s1326" style="position:absolute;top:9813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" path="m28116,l,e" fillcolor="black" stroked="f">
                    <v:path arrowok="t"/>
                  </v:shape>
                  <v:shape id="Graphic 212" o:spid="_x0000_s1327" style="position:absolute;top:9813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" path="m28116,l,e" filled="f" strokeweight=".1785mm">
                    <v:path arrowok="t"/>
                  </v:shape>
                  <v:shape id="Graphic 213" o:spid="_x0000_s1328" style="position:absolute;left:25042;top:3248;width:3486;height:13;visibility:visible;mso-wrap-style:square;v-text-anchor:top" coordsize="3486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" path="m,l348010,e" filled="f" strokecolor="#748d99" strokeweight=".1785mm">
                    <v:path arrowok="t"/>
                  </v:shape>
                  <v:shape id="Graphic 214" o:spid="_x0000_s1329" style="position:absolute;top:3248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" path="m28116,l,e" fillcolor="black" stroked="f">
                    <v:path arrowok="t"/>
                  </v:shape>
                  <v:shape id="Graphic 215" o:spid="_x0000_s1330" style="position:absolute;top:3248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" path="m28116,l,e" filled="f" strokeweight=".1785mm">
                    <v:path arrowok="t"/>
                  </v:shape>
                  <v:shape id="Graphic 216" o:spid="_x0000_s1331" style="position:absolute;left:281;top:7187;width:18834;height:5258;visibility:visible;mso-wrap-style:square;v-text-anchor:top" coordsize="188341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" path="m1882794,l,,,525164r1882794,l1882794,xe" fillcolor="#bca37f" stroked="f">
                    <v:path arrowok="t"/>
                  </v:shape>
                  <v:shape id="Graphic 217" o:spid="_x0000_s1332" style="position:absolute;left:281;top:7187;width:18834;height:5258;visibility:visible;mso-wrap-style:square;v-text-anchor:top" coordsize="188341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" path="m,525164r1882794,l1882794,,,,,525164xe" filled="f" strokeweight=".1116mm">
                    <v:path arrowok="t"/>
                  </v:shape>
                  <v:shape id="Graphic 218" o:spid="_x0000_s1333" style="position:absolute;left:281;top:622;width:24765;height:5258;visibility:visible;mso-wrap-style:square;v-text-anchor:top" coordsize="247650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" path="m2476161,l,,,525164r2476161,l2476161,xe" fillcolor="#113945" stroked="f">
                    <v:path arrowok="t"/>
                  </v:shape>
                  <v:shape id="Graphic 219" o:spid="_x0000_s1334" style="position:absolute;left:281;top:622;width:24765;height:5258;visibility:visible;mso-wrap-style:square;v-text-anchor:top" coordsize="247650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" path="m,525164r2476161,l2476161,,,,,525164xe" filled="f" strokeweight=".1116mm">
                    <v:path arrowok="t"/>
                  </v:shape>
                  <v:shape id="Graphic 220" o:spid="_x0000_s1335" style="position:absolute;left:281;top:32;width:28244;height:12998;visibility:visible;mso-wrap-style:square;v-text-anchor:top" coordsize="282448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" path="m,1299781l,em2824172,1299781l2824172,em,1299781r2824172,em,l2824172,e" filled="f" strokeweight=".1785mm">
                    <v:path arrowok="t"/>
                  </v:shape>
                  <v:shape id="Textbox 221" o:spid="_x0000_s1336" type="#_x0000_t202" style="position:absolute;left:22439;top:2782;width:2273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/tj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oIr38gIevULAAD//wMAUEsBAi0AFAAGAAgAAAAhANvh9svuAAAAhQEAABMAAAAAAAAA&#10;AAAAAAAAAAAAAFtDb250ZW50X1R5cGVzXS54bWxQSwECLQAUAAYACAAAACEAWvQsW78AAAAVAQAA&#10;CwAAAAAAAAAAAAAAAAAfAQAAX3JlbHMvLnJlbHNQSwECLQAUAAYACAAAACEA2Df7Y8YAAADdAAAA&#10;DwAAAAAAAAAAAAAAAAAHAgAAZHJzL2Rvd25yZXYueG1sUEsFBgAAAAADAAMAtwAAAPoCAAAAAA==&#10;" filled="f" stroked="f">
                    <v:textbox inset="0,0,0,0">
                      <w:txbxContent>
                        <w:p w14:paraId="348EFBAB" w14:textId="77777777" w:rsidR="009D3118" w:rsidRDefault="009D3118">
                          <w:pPr>
                            <w:spacing w:line="147" w:lineRule="exact"/>
                            <w:rPr>
                              <w:del w:id="639" w:author="Author" w:date="2024-02-01T10:43:00Z"/>
                              <w:rFonts w:ascii="Verdana"/>
                              <w:sz w:val="17"/>
                            </w:rPr>
                          </w:pPr>
                          <w:del w:id="640" w:author="Author" w:date="2024-02-01T10:43:00Z">
                            <w:r>
                              <w:rPr>
                                <w:rFonts w:ascii="Verdana"/>
                                <w:color w:val="FFFFFF"/>
                                <w:spacing w:val="-4"/>
                                <w:w w:val="90"/>
                                <w:sz w:val="17"/>
                              </w:rPr>
                              <w:delText>13.6</w:delText>
                            </w:r>
                          </w:del>
                        </w:p>
                      </w:txbxContent>
                    </v:textbox>
                  </v:shape>
                  <v:shape id="Textbox 222" o:spid="_x0000_s1337" type="#_x0000_t202" style="position:absolute;left:16505;top:9346;width:2274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" filled="f" stroked="f">
                    <v:textbox inset="0,0,0,0">
                      <w:txbxContent>
                        <w:p w14:paraId="43BFB90D" w14:textId="77777777" w:rsidR="009D3118" w:rsidRDefault="009D3118">
                          <w:pPr>
                            <w:spacing w:line="147" w:lineRule="exact"/>
                            <w:rPr>
                              <w:del w:id="641" w:author="Author" w:date="2024-02-01T10:43:00Z"/>
                              <w:rFonts w:ascii="Verdana"/>
                              <w:sz w:val="17"/>
                            </w:rPr>
                          </w:pPr>
                          <w:del w:id="642" w:author="Author" w:date="2024-02-01T10:43:00Z">
                            <w:r>
                              <w:rPr>
                                <w:rFonts w:ascii="Verdana"/>
                                <w:color w:val="FFFFFF"/>
                                <w:spacing w:val="-4"/>
                                <w:w w:val="90"/>
                                <w:sz w:val="17"/>
                              </w:rPr>
                              <w:delText>10.3</w:delText>
                            </w:r>
                          </w:del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643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15740928" behindDoc="0" locked="0" layoutInCell="1" allowOverlap="1" wp14:anchorId="293E3A46" wp14:editId="534E678B">
                  <wp:simplePos x="0" y="0"/>
                  <wp:positionH relativeFrom="page">
                    <wp:posOffset>2682432</wp:posOffset>
                  </wp:positionH>
                  <wp:positionV relativeFrom="paragraph">
                    <wp:posOffset>-252931</wp:posOffset>
                  </wp:positionV>
                  <wp:extent cx="2855595" cy="1331595"/>
                  <wp:effectExtent l="0" t="0" r="0" b="0"/>
                  <wp:wrapNone/>
                  <wp:docPr id="185" name="Group 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2855595" cy="1331595"/>
                            <a:chOff x="0" y="0"/>
                            <a:chExt cx="2855595" cy="1331595"/>
                          </a:xfrm>
                        </wpg:grpSpPr>
                        <wps:wsp>
                          <wps:cNvPr id="187" name="Graphic 186"/>
                          <wps:cNvSpPr/>
                          <wps:spPr>
                            <a:xfrm>
                              <a:off x="28116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Graphic 187"/>
                          <wps:cNvSpPr/>
                          <wps:spPr>
                            <a:xfrm>
                              <a:off x="28116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Graphic 188"/>
                          <wps:cNvSpPr/>
                          <wps:spPr>
                            <a:xfrm>
                              <a:off x="28116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Graphic 189"/>
                          <wps:cNvSpPr/>
                          <wps:spPr>
                            <a:xfrm>
                              <a:off x="392525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Graphic 190"/>
                          <wps:cNvSpPr/>
                          <wps:spPr>
                            <a:xfrm>
                              <a:off x="392525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Graphic 191"/>
                          <wps:cNvSpPr/>
                          <wps:spPr>
                            <a:xfrm>
                              <a:off x="392525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Graphic 192"/>
                          <wps:cNvSpPr/>
                          <wps:spPr>
                            <a:xfrm>
                              <a:off x="756934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Graphic 193"/>
                          <wps:cNvSpPr/>
                          <wps:spPr>
                            <a:xfrm>
                              <a:off x="75693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Graphic 194"/>
                          <wps:cNvSpPr/>
                          <wps:spPr>
                            <a:xfrm>
                              <a:off x="75693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Graphic 195"/>
                          <wps:cNvSpPr/>
                          <wps:spPr>
                            <a:xfrm>
                              <a:off x="1121344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Graphic 196"/>
                          <wps:cNvSpPr/>
                          <wps:spPr>
                            <a:xfrm>
                              <a:off x="112134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Graphic 197"/>
                          <wps:cNvSpPr/>
                          <wps:spPr>
                            <a:xfrm>
                              <a:off x="1121344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Graphic 198"/>
                          <wps:cNvSpPr/>
                          <wps:spPr>
                            <a:xfrm>
                              <a:off x="1485753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Graphic 199"/>
                          <wps:cNvSpPr/>
                          <wps:spPr>
                            <a:xfrm>
                              <a:off x="1485753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Graphic 200"/>
                          <wps:cNvSpPr/>
                          <wps:spPr>
                            <a:xfrm>
                              <a:off x="1485753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Graphic 201"/>
                          <wps:cNvSpPr/>
                          <wps:spPr>
                            <a:xfrm>
                              <a:off x="1850162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715536"/>
                                  </a:lnTo>
                                </a:path>
                                <a:path h="1299845">
                                  <a:moveTo>
                                    <a:pt x="0" y="1240700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Graphic 202"/>
                          <wps:cNvSpPr/>
                          <wps:spPr>
                            <a:xfrm>
                              <a:off x="185016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Graphic 203"/>
                          <wps:cNvSpPr/>
                          <wps:spPr>
                            <a:xfrm>
                              <a:off x="185016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" name="Graphic 204"/>
                          <wps:cNvSpPr/>
                          <wps:spPr>
                            <a:xfrm>
                              <a:off x="2214572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584245"/>
                                  </a:moveTo>
                                  <a:lnTo>
                                    <a:pt x="0" y="1299781"/>
                                  </a:lnTo>
                                </a:path>
                                <a:path h="1299845">
                                  <a:moveTo>
                                    <a:pt x="0" y="0"/>
                                  </a:moveTo>
                                  <a:lnTo>
                                    <a:pt x="0" y="5908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Graphic 205"/>
                          <wps:cNvSpPr/>
                          <wps:spPr>
                            <a:xfrm>
                              <a:off x="221457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" name="Graphic 206"/>
                          <wps:cNvSpPr/>
                          <wps:spPr>
                            <a:xfrm>
                              <a:off x="2214572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Graphic 207"/>
                          <wps:cNvSpPr/>
                          <wps:spPr>
                            <a:xfrm>
                              <a:off x="2578981" y="3213"/>
                              <a:ext cx="127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Graphic 208"/>
                          <wps:cNvSpPr/>
                          <wps:spPr>
                            <a:xfrm>
                              <a:off x="2578981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Graphic 209"/>
                          <wps:cNvSpPr/>
                          <wps:spPr>
                            <a:xfrm>
                              <a:off x="2578981" y="1302994"/>
                              <a:ext cx="127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8575">
                                  <a:moveTo>
                                    <a:pt x="0" y="0"/>
                                  </a:moveTo>
                                  <a:lnTo>
                                    <a:pt x="0" y="28116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" name="Graphic 210"/>
                          <wps:cNvSpPr/>
                          <wps:spPr>
                            <a:xfrm>
                              <a:off x="1910911" y="981331"/>
                              <a:ext cx="9417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1705">
                                  <a:moveTo>
                                    <a:pt x="0" y="0"/>
                                  </a:moveTo>
                                  <a:lnTo>
                                    <a:pt x="941377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Graphic 211"/>
                          <wps:cNvSpPr/>
                          <wps:spPr>
                            <a:xfrm>
                              <a:off x="0" y="981331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Graphic 212"/>
                          <wps:cNvSpPr/>
                          <wps:spPr>
                            <a:xfrm>
                              <a:off x="0" y="981331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Graphic 213"/>
                          <wps:cNvSpPr/>
                          <wps:spPr>
                            <a:xfrm>
                              <a:off x="2504277" y="324876"/>
                              <a:ext cx="3486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8615">
                                  <a:moveTo>
                                    <a:pt x="0" y="0"/>
                                  </a:moveTo>
                                  <a:lnTo>
                                    <a:pt x="34801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Graphic 214"/>
                          <wps:cNvSpPr/>
                          <wps:spPr>
                            <a:xfrm>
                              <a:off x="0" y="324876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Graphic 215"/>
                          <wps:cNvSpPr/>
                          <wps:spPr>
                            <a:xfrm>
                              <a:off x="0" y="324876"/>
                              <a:ext cx="2857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>
                                  <a:moveTo>
                                    <a:pt x="281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Graphic 216"/>
                          <wps:cNvSpPr/>
                          <wps:spPr>
                            <a:xfrm>
                              <a:off x="28116" y="718749"/>
                              <a:ext cx="188341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83410" h="525780">
                                  <a:moveTo>
                                    <a:pt x="188279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lnTo>
                                    <a:pt x="1882794" y="525164"/>
                                  </a:lnTo>
                                  <a:lnTo>
                                    <a:pt x="18827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Graphic 217"/>
                          <wps:cNvSpPr/>
                          <wps:spPr>
                            <a:xfrm>
                              <a:off x="28116" y="718749"/>
                              <a:ext cx="188341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83410" h="525780">
                                  <a:moveTo>
                                    <a:pt x="0" y="525164"/>
                                  </a:moveTo>
                                  <a:lnTo>
                                    <a:pt x="1882794" y="525164"/>
                                  </a:lnTo>
                                  <a:lnTo>
                                    <a:pt x="18827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close/>
                                </a:path>
                              </a:pathLst>
                            </a:custGeom>
                            <a:ln w="401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" name="Graphic 218"/>
                          <wps:cNvSpPr/>
                          <wps:spPr>
                            <a:xfrm>
                              <a:off x="28116" y="62294"/>
                              <a:ext cx="247650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76500" h="525780">
                                  <a:moveTo>
                                    <a:pt x="247616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lnTo>
                                    <a:pt x="2476161" y="525164"/>
                                  </a:lnTo>
                                  <a:lnTo>
                                    <a:pt x="24761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Graphic 219"/>
                          <wps:cNvSpPr/>
                          <wps:spPr>
                            <a:xfrm>
                              <a:off x="28116" y="62294"/>
                              <a:ext cx="2476500" cy="525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76500" h="525780">
                                  <a:moveTo>
                                    <a:pt x="0" y="525164"/>
                                  </a:moveTo>
                                  <a:lnTo>
                                    <a:pt x="2476161" y="525164"/>
                                  </a:lnTo>
                                  <a:lnTo>
                                    <a:pt x="24761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5164"/>
                                  </a:lnTo>
                                  <a:close/>
                                </a:path>
                              </a:pathLst>
                            </a:custGeom>
                            <a:ln w="401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Graphic 220"/>
                          <wps:cNvSpPr/>
                          <wps:spPr>
                            <a:xfrm>
                              <a:off x="28116" y="3213"/>
                              <a:ext cx="2824480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4480" h="1299845">
                                  <a:moveTo>
                                    <a:pt x="0" y="1299781"/>
                                  </a:moveTo>
                                  <a:lnTo>
                                    <a:pt x="0" y="0"/>
                                  </a:lnTo>
                                </a:path>
                                <a:path w="2824480" h="1299845">
                                  <a:moveTo>
                                    <a:pt x="2824172" y="1299781"/>
                                  </a:moveTo>
                                  <a:lnTo>
                                    <a:pt x="2824172" y="0"/>
                                  </a:lnTo>
                                </a:path>
                                <a:path w="2824480" h="1299845">
                                  <a:moveTo>
                                    <a:pt x="0" y="1299781"/>
                                  </a:moveTo>
                                  <a:lnTo>
                                    <a:pt x="2824172" y="1299781"/>
                                  </a:lnTo>
                                </a:path>
                                <a:path w="2824480" h="1299845">
                                  <a:moveTo>
                                    <a:pt x="0" y="0"/>
                                  </a:moveTo>
                                  <a:lnTo>
                                    <a:pt x="2824172" y="0"/>
                                  </a:lnTo>
                                </a:path>
                              </a:pathLst>
                            </a:custGeom>
                            <a:ln w="642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Textbox 221"/>
                          <wps:cNvSpPr txBox="1"/>
                          <wps:spPr>
                            <a:xfrm>
                              <a:off x="2243962" y="278223"/>
                              <a:ext cx="227329" cy="9334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4C32F2" w14:textId="77777777" w:rsidR="009D3118" w:rsidRDefault="009D3118">
                                <w:pPr>
                                  <w:spacing w:line="147" w:lineRule="exact"/>
                                  <w:rPr>
                                    <w:ins w:id="644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645" w:author="Author" w:date="2024-02-01T10:43:00Z">
                                  <w:r>
                                    <w:rPr>
                                      <w:rFonts w:ascii="Verdana"/>
                                      <w:color w:val="FFFFFF"/>
                                      <w:spacing w:val="-4"/>
                                      <w:w w:val="90"/>
                                      <w:sz w:val="17"/>
                                    </w:rPr>
                                    <w:t>13.6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223" name="Textbox 222"/>
                          <wps:cNvSpPr txBox="1"/>
                          <wps:spPr>
                            <a:xfrm>
                              <a:off x="1650595" y="934678"/>
                              <a:ext cx="227329" cy="9334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3E39C8E" w14:textId="77777777" w:rsidR="009D3118" w:rsidRDefault="009D3118">
                                <w:pPr>
                                  <w:spacing w:line="147" w:lineRule="exact"/>
                                  <w:rPr>
                                    <w:ins w:id="646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647" w:author="Author" w:date="2024-02-01T10:43:00Z">
                                  <w:r>
                                    <w:rPr>
                                      <w:rFonts w:ascii="Verdana"/>
                                      <w:color w:val="FFFFFF"/>
                                      <w:spacing w:val="-4"/>
                                      <w:w w:val="90"/>
                                      <w:sz w:val="17"/>
                                    </w:rPr>
                                    <w:t>10.3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293E3A46" id="Group 185" o:spid="_x0000_s1338" style="position:absolute;left:0;text-align:left;margin-left:211.2pt;margin-top:-19.9pt;width:224.85pt;height:104.85pt;z-index:15740928;mso-wrap-distance-left:0;mso-wrap-distance-right:0;mso-position-horizontal-relative:page" coordsize="28555,13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">
                  <v:shape id="Graphic 186" o:spid="_x0000_s1339" style="position:absolute;left:281;top:32;width:12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" path="m,1299781l,e" filled="f" strokecolor="#748d99" strokeweight=".1785mm">
                    <v:path arrowok="t"/>
                  </v:shape>
                  <v:shape id="Graphic 187" o:spid="_x0000_s1340" style="position:absolute;left:281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" path="m,l,28116e" fillcolor="black" stroked="f">
                    <v:path arrowok="t"/>
                  </v:shape>
                  <v:shape id="Graphic 188" o:spid="_x0000_s1341" style="position:absolute;left:281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" path="m,l,28116e" filled="f" strokeweight=".1785mm">
                    <v:path arrowok="t"/>
                  </v:shape>
                  <v:shape id="Graphic 189" o:spid="_x0000_s1342" style="position:absolute;left:3925;top:32;width:12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" path="m,1240700r,59081em,584245l,715536em,l,59080e" filled="f" strokecolor="#748d99" strokeweight=".1785mm">
                    <v:path arrowok="t"/>
                  </v:shape>
                  <v:shape id="Graphic 190" o:spid="_x0000_s1343" style="position:absolute;left:3925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" path="m,l,28116e" fillcolor="black" stroked="f">
                    <v:path arrowok="t"/>
                  </v:shape>
                  <v:shape id="Graphic 191" o:spid="_x0000_s1344" style="position:absolute;left:3925;top:13029;width:12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" path="m,l,28116e" filled="f" strokeweight=".1785mm">
                    <v:path arrowok="t"/>
                  </v:shape>
                  <v:shape id="Graphic 192" o:spid="_x0000_s1345" style="position:absolute;left:7569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" path="m,1240700r,59081em,584245l,715536em,l,59080e" filled="f" strokecolor="#748d99" strokeweight=".1785mm">
                    <v:path arrowok="t"/>
                  </v:shape>
                  <v:shape id="Graphic 193" o:spid="_x0000_s1346" style="position:absolute;left:756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" path="m,l,28116e" fillcolor="black" stroked="f">
                    <v:path arrowok="t"/>
                  </v:shape>
                  <v:shape id="Graphic 194" o:spid="_x0000_s1347" style="position:absolute;left:756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" path="m,l,28116e" filled="f" strokeweight=".1785mm">
                    <v:path arrowok="t"/>
                  </v:shape>
                  <v:shape id="Graphic 195" o:spid="_x0000_s1348" style="position:absolute;left:11213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" path="m,1240700r,59081em,584245l,715536em,l,59080e" filled="f" strokecolor="#748d99" strokeweight=".1785mm">
                    <v:path arrowok="t"/>
                  </v:shape>
                  <v:shape id="Graphic 196" o:spid="_x0000_s1349" style="position:absolute;left:11213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" path="m,l,28116e" fillcolor="black" stroked="f">
                    <v:path arrowok="t"/>
                  </v:shape>
                  <v:shape id="Graphic 197" o:spid="_x0000_s1350" style="position:absolute;left:11213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" path="m,l,28116e" filled="f" strokeweight=".1785mm">
                    <v:path arrowok="t"/>
                  </v:shape>
                  <v:shape id="Graphic 198" o:spid="_x0000_s1351" style="position:absolute;left:14857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" path="m,1240700r,59081em,584245l,715536em,l,59080e" filled="f" strokecolor="#748d99" strokeweight=".1785mm">
                    <v:path arrowok="t"/>
                  </v:shape>
                  <v:shape id="Graphic 199" o:spid="_x0000_s1352" style="position:absolute;left:14857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" path="m,l,28116e" fillcolor="black" stroked="f">
                    <v:path arrowok="t"/>
                  </v:shape>
                  <v:shape id="Graphic 200" o:spid="_x0000_s1353" style="position:absolute;left:14857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" path="m,l,28116e" filled="f" strokeweight=".1785mm">
                    <v:path arrowok="t"/>
                  </v:shape>
                  <v:shape id="Graphic 201" o:spid="_x0000_s1354" style="position:absolute;left:18501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" path="m,584245l,715536em,1240700r,59081em,l,59080e" filled="f" strokecolor="#748d99" strokeweight=".1785mm">
                    <v:path arrowok="t"/>
                  </v:shape>
                  <v:shape id="Graphic 202" o:spid="_x0000_s1355" style="position:absolute;left:18501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" path="m,l,28116e" fillcolor="black" stroked="f">
                    <v:path arrowok="t"/>
                  </v:shape>
                  <v:shape id="Graphic 203" o:spid="_x0000_s1356" style="position:absolute;left:18501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" path="m,l,28116e" filled="f" strokeweight=".1785mm">
                    <v:path arrowok="t"/>
                  </v:shape>
                  <v:shape id="Graphic 204" o:spid="_x0000_s1357" style="position:absolute;left:22145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" path="m,584245r,715536em,l,59080e" filled="f" strokecolor="#748d99" strokeweight=".1785mm">
                    <v:path arrowok="t"/>
                  </v:shape>
                  <v:shape id="Graphic 205" o:spid="_x0000_s1358" style="position:absolute;left:22145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" path="m,l,28116e" fillcolor="black" stroked="f">
                    <v:path arrowok="t"/>
                  </v:shape>
                  <v:shape id="Graphic 206" o:spid="_x0000_s1359" style="position:absolute;left:22145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" path="m,l,28116e" filled="f" strokeweight=".1785mm">
                    <v:path arrowok="t"/>
                  </v:shape>
                  <v:shape id="Graphic 207" o:spid="_x0000_s1360" style="position:absolute;left:25789;top:32;width:13;height:12998;visibility:visible;mso-wrap-style:square;v-text-anchor:top" coordsize="127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" path="m,1299781l,e" filled="f" strokecolor="#748d99" strokeweight=".1785mm">
                    <v:path arrowok="t"/>
                  </v:shape>
                  <v:shape id="Graphic 208" o:spid="_x0000_s1361" style="position:absolute;left:2578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" path="m,l,28116e" fillcolor="black" stroked="f">
                    <v:path arrowok="t"/>
                  </v:shape>
                  <v:shape id="Graphic 209" o:spid="_x0000_s1362" style="position:absolute;left:25789;top:13029;width:13;height:286;visibility:visible;mso-wrap-style:square;v-text-anchor:top" coordsize="127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" path="m,l,28116e" filled="f" strokeweight=".1785mm">
                    <v:path arrowok="t"/>
                  </v:shape>
                  <v:shape id="Graphic 210" o:spid="_x0000_s1363" style="position:absolute;left:19109;top:9813;width:9417;height:13;visibility:visible;mso-wrap-style:square;v-text-anchor:top" coordsize="9417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" path="m,l941377,e" filled="f" strokecolor="#748d99" strokeweight=".1785mm">
                    <v:path arrowok="t"/>
                  </v:shape>
                  <v:shape id="Graphic 211" o:spid="_x0000_s1364" style="position:absolute;top:9813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" path="m28116,l,e" fillcolor="black" stroked="f">
                    <v:path arrowok="t"/>
                  </v:shape>
                  <v:shape id="Graphic 212" o:spid="_x0000_s1365" style="position:absolute;top:9813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" path="m28116,l,e" filled="f" strokeweight=".1785mm">
                    <v:path arrowok="t"/>
                  </v:shape>
                  <v:shape id="Graphic 213" o:spid="_x0000_s1366" style="position:absolute;left:25042;top:3248;width:3486;height:13;visibility:visible;mso-wrap-style:square;v-text-anchor:top" coordsize="3486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" path="m,l348010,e" filled="f" strokecolor="#748d99" strokeweight=".1785mm">
                    <v:path arrowok="t"/>
                  </v:shape>
                  <v:shape id="Graphic 214" o:spid="_x0000_s1367" style="position:absolute;top:3248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" path="m28116,l,e" fillcolor="black" stroked="f">
                    <v:path arrowok="t"/>
                  </v:shape>
                  <v:shape id="Graphic 215" o:spid="_x0000_s1368" style="position:absolute;top:3248;width:285;height:13;visibility:visible;mso-wrap-style:square;v-text-anchor:top" coordsize="28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" path="m28116,l,e" filled="f" strokeweight=".1785mm">
                    <v:path arrowok="t"/>
                  </v:shape>
                  <v:shape id="Graphic 216" o:spid="_x0000_s1369" style="position:absolute;left:281;top:7187;width:18834;height:5258;visibility:visible;mso-wrap-style:square;v-text-anchor:top" coordsize="188341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" path="m1882794,l,,,525164r1882794,l1882794,xe" fillcolor="#bca37f" stroked="f">
                    <v:path arrowok="t"/>
                  </v:shape>
                  <v:shape id="Graphic 217" o:spid="_x0000_s1370" style="position:absolute;left:281;top:7187;width:18834;height:5258;visibility:visible;mso-wrap-style:square;v-text-anchor:top" coordsize="188341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" path="m,525164r1882794,l1882794,,,,,525164xe" filled="f" strokeweight=".1116mm">
                    <v:path arrowok="t"/>
                  </v:shape>
                  <v:shape id="Graphic 218" o:spid="_x0000_s1371" style="position:absolute;left:281;top:622;width:24765;height:5258;visibility:visible;mso-wrap-style:square;v-text-anchor:top" coordsize="247650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" path="m2476161,l,,,525164r2476161,l2476161,xe" fillcolor="#113945" stroked="f">
                    <v:path arrowok="t"/>
                  </v:shape>
                  <v:shape id="Graphic 219" o:spid="_x0000_s1372" style="position:absolute;left:281;top:622;width:24765;height:5258;visibility:visible;mso-wrap-style:square;v-text-anchor:top" coordsize="247650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" path="m,525164r2476161,l2476161,,,,,525164xe" filled="f" strokeweight=".1116mm">
                    <v:path arrowok="t"/>
                  </v:shape>
                  <v:shape id="Graphic 220" o:spid="_x0000_s1373" style="position:absolute;left:281;top:32;width:28244;height:12998;visibility:visible;mso-wrap-style:square;v-text-anchor:top" coordsize="2824480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" path="m,1299781l,em2824172,1299781l2824172,em,1299781r2824172,em,l2824172,e" filled="f" strokeweight=".1785mm">
                    <v:path arrowok="t"/>
                  </v:shape>
                  <v:shape id="Textbox 221" o:spid="_x0000_s1374" type="#_x0000_t202" style="position:absolute;left:22439;top:2782;width:2273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  <v:textbox inset="0,0,0,0">
                      <w:txbxContent>
                        <w:p w14:paraId="674C32F2" w14:textId="77777777" w:rsidR="009D3118" w:rsidRDefault="009D3118">
                          <w:pPr>
                            <w:spacing w:line="147" w:lineRule="exact"/>
                            <w:rPr>
                              <w:ins w:id="648" w:author="Author" w:date="2024-02-01T10:43:00Z"/>
                              <w:rFonts w:ascii="Verdana"/>
                              <w:sz w:val="17"/>
                            </w:rPr>
                          </w:pPr>
                          <w:ins w:id="649" w:author="Author" w:date="2024-02-01T10:43:00Z">
                            <w:r>
                              <w:rPr>
                                <w:rFonts w:ascii="Verdana"/>
                                <w:color w:val="FFFFFF"/>
                                <w:spacing w:val="-4"/>
                                <w:w w:val="90"/>
                                <w:sz w:val="17"/>
                              </w:rPr>
                              <w:t>13.6</w:t>
                            </w:r>
                          </w:ins>
                        </w:p>
                      </w:txbxContent>
                    </v:textbox>
                  </v:shape>
                  <v:shape id="Textbox 222" o:spid="_x0000_s1375" type="#_x0000_t202" style="position:absolute;left:16505;top:9346;width:2274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KE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ABnPKExQAAANwAAAAP&#10;AAAAAAAAAAAAAAAAAAcCAABkcnMvZG93bnJldi54bWxQSwUGAAAAAAMAAwC3AAAA+QIAAAAA&#10;" filled="f" stroked="f">
                    <v:textbox inset="0,0,0,0">
                      <w:txbxContent>
                        <w:p w14:paraId="73E39C8E" w14:textId="77777777" w:rsidR="009D3118" w:rsidRDefault="009D3118">
                          <w:pPr>
                            <w:spacing w:line="147" w:lineRule="exact"/>
                            <w:rPr>
                              <w:ins w:id="650" w:author="Author" w:date="2024-02-01T10:43:00Z"/>
                              <w:rFonts w:ascii="Verdana"/>
                              <w:sz w:val="17"/>
                            </w:rPr>
                          </w:pPr>
                          <w:ins w:id="651" w:author="Author" w:date="2024-02-01T10:43:00Z">
                            <w:r>
                              <w:rPr>
                                <w:rFonts w:ascii="Verdana"/>
                                <w:color w:val="FFFFFF"/>
                                <w:spacing w:val="-4"/>
                                <w:w w:val="90"/>
                                <w:sz w:val="17"/>
                              </w:rPr>
                              <w:t>10.3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r w:rsidR="00FF3C28" w:rsidRPr="00E60ED9">
        <w:rPr>
          <w:rFonts w:ascii="Verdana"/>
          <w:spacing w:val="-2"/>
          <w:sz w:val="17"/>
        </w:rPr>
        <w:t>Marginal</w:t>
      </w:r>
    </w:p>
    <w:p w14:paraId="74772355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19937881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4982B3D2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363959A7" w14:textId="77777777" w:rsidR="007F257B" w:rsidRPr="00E60ED9" w:rsidRDefault="007F257B">
      <w:pPr>
        <w:pStyle w:val="Textkrper"/>
        <w:spacing w:before="98"/>
        <w:rPr>
          <w:rFonts w:ascii="Verdana"/>
          <w:sz w:val="15"/>
        </w:rPr>
      </w:pPr>
    </w:p>
    <w:p w14:paraId="513137C1" w14:textId="77777777" w:rsidR="007F257B" w:rsidRPr="00E60ED9" w:rsidRDefault="00FF3C28">
      <w:pPr>
        <w:ind w:left="2516"/>
        <w:rPr>
          <w:rFonts w:ascii="Verdana"/>
          <w:sz w:val="17"/>
        </w:rPr>
      </w:pPr>
      <w:r w:rsidRPr="00E60ED9">
        <w:rPr>
          <w:rFonts w:ascii="Verdana"/>
          <w:spacing w:val="-2"/>
          <w:sz w:val="17"/>
        </w:rPr>
        <w:t>Average</w:t>
      </w:r>
    </w:p>
    <w:p w14:paraId="6834CA04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4C36F2AA" w14:textId="77777777" w:rsidR="007F257B" w:rsidRPr="00E60ED9" w:rsidRDefault="007F257B">
      <w:pPr>
        <w:pStyle w:val="Textkrper"/>
        <w:spacing w:before="81"/>
        <w:rPr>
          <w:rFonts w:ascii="Verdana"/>
          <w:sz w:val="15"/>
        </w:rPr>
      </w:pPr>
    </w:p>
    <w:p w14:paraId="73083D38" w14:textId="77777777" w:rsidR="007F257B" w:rsidRPr="00E60ED9" w:rsidRDefault="00FF3C28">
      <w:pPr>
        <w:tabs>
          <w:tab w:val="left" w:pos="3754"/>
          <w:tab w:val="left" w:pos="4327"/>
          <w:tab w:val="left" w:pos="4901"/>
          <w:tab w:val="left" w:pos="5475"/>
          <w:tab w:val="left" w:pos="6001"/>
          <w:tab w:val="left" w:pos="6575"/>
          <w:tab w:val="left" w:pos="7148"/>
        </w:tabs>
        <w:spacing w:line="202" w:lineRule="exact"/>
        <w:ind w:left="3180"/>
        <w:rPr>
          <w:rFonts w:ascii="Verdana"/>
          <w:sz w:val="17"/>
        </w:rPr>
      </w:pPr>
      <w:r w:rsidRPr="00E60ED9">
        <w:rPr>
          <w:rFonts w:ascii="Verdana"/>
          <w:spacing w:val="-10"/>
          <w:sz w:val="17"/>
        </w:rPr>
        <w:t>0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10"/>
          <w:sz w:val="17"/>
        </w:rPr>
        <w:t>2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10"/>
          <w:sz w:val="17"/>
        </w:rPr>
        <w:t>4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10"/>
          <w:sz w:val="17"/>
        </w:rPr>
        <w:t>6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10"/>
          <w:sz w:val="17"/>
        </w:rPr>
        <w:t>8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5"/>
          <w:sz w:val="17"/>
        </w:rPr>
        <w:t>10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5"/>
          <w:sz w:val="17"/>
        </w:rPr>
        <w:t>12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5"/>
          <w:sz w:val="17"/>
        </w:rPr>
        <w:t>14</w:t>
      </w:r>
    </w:p>
    <w:p w14:paraId="1E2188E7" w14:textId="77777777" w:rsidR="007F257B" w:rsidRPr="00E60ED9" w:rsidRDefault="00FF3C28">
      <w:pPr>
        <w:spacing w:line="202" w:lineRule="exact"/>
        <w:ind w:left="3991"/>
        <w:rPr>
          <w:rFonts w:ascii="Verdana"/>
          <w:sz w:val="17"/>
        </w:rPr>
      </w:pPr>
      <w:r w:rsidRPr="00E60ED9">
        <w:rPr>
          <w:rFonts w:ascii="Verdana"/>
          <w:w w:val="85"/>
          <w:sz w:val="17"/>
        </w:rPr>
        <w:t>Supply</w:t>
      </w:r>
      <w:r w:rsidRPr="00E60ED9">
        <w:rPr>
          <w:rFonts w:ascii="Verdana"/>
          <w:spacing w:val="3"/>
          <w:sz w:val="17"/>
        </w:rPr>
        <w:t xml:space="preserve"> </w:t>
      </w:r>
      <w:r w:rsidRPr="00E60ED9">
        <w:rPr>
          <w:rFonts w:ascii="Verdana"/>
          <w:w w:val="85"/>
          <w:sz w:val="17"/>
        </w:rPr>
        <w:t>cost</w:t>
      </w:r>
      <w:r w:rsidRPr="00E60ED9">
        <w:rPr>
          <w:rFonts w:ascii="Verdana"/>
          <w:spacing w:val="3"/>
          <w:sz w:val="17"/>
        </w:rPr>
        <w:t xml:space="preserve"> </w:t>
      </w:r>
      <w:r w:rsidRPr="00E60ED9">
        <w:rPr>
          <w:rFonts w:ascii="Verdana"/>
          <w:w w:val="85"/>
          <w:sz w:val="17"/>
        </w:rPr>
        <w:t>in</w:t>
      </w:r>
      <w:r w:rsidRPr="00E60ED9">
        <w:rPr>
          <w:rFonts w:ascii="Verdana"/>
          <w:spacing w:val="3"/>
          <w:sz w:val="17"/>
        </w:rPr>
        <w:t xml:space="preserve"> </w:t>
      </w:r>
      <w:r w:rsidRPr="00E60ED9">
        <w:rPr>
          <w:rFonts w:ascii="Verdana"/>
          <w:w w:val="85"/>
          <w:sz w:val="17"/>
        </w:rPr>
        <w:t>Europe</w:t>
      </w:r>
      <w:r w:rsidRPr="00E60ED9">
        <w:rPr>
          <w:rFonts w:ascii="Verdana"/>
          <w:spacing w:val="3"/>
          <w:sz w:val="17"/>
        </w:rPr>
        <w:t xml:space="preserve"> </w:t>
      </w:r>
      <w:r w:rsidRPr="00E60ED9">
        <w:rPr>
          <w:rFonts w:ascii="Verdana"/>
          <w:w w:val="85"/>
          <w:sz w:val="17"/>
        </w:rPr>
        <w:t>2040</w:t>
      </w:r>
      <w:r w:rsidRPr="00E60ED9">
        <w:rPr>
          <w:rFonts w:ascii="Verdana"/>
          <w:spacing w:val="2"/>
          <w:sz w:val="17"/>
        </w:rPr>
        <w:t xml:space="preserve"> </w:t>
      </w:r>
      <w:r w:rsidRPr="00E60ED9">
        <w:rPr>
          <w:rFonts w:ascii="Verdana"/>
          <w:spacing w:val="-2"/>
          <w:w w:val="85"/>
          <w:sz w:val="17"/>
        </w:rPr>
        <w:t>[$/MMBtu]</w:t>
      </w:r>
    </w:p>
    <w:p w14:paraId="078DCDA1" w14:textId="77777777" w:rsidR="007F257B" w:rsidRPr="00E60ED9" w:rsidRDefault="007F257B">
      <w:pPr>
        <w:pStyle w:val="Textkrper"/>
        <w:spacing w:before="52"/>
        <w:rPr>
          <w:rFonts w:ascii="Verdana"/>
        </w:rPr>
      </w:pPr>
    </w:p>
    <w:p w14:paraId="66164671" w14:textId="77777777" w:rsidR="007F257B" w:rsidRPr="00E60ED9" w:rsidRDefault="00FF3C28">
      <w:pPr>
        <w:pStyle w:val="Textkrper"/>
        <w:spacing w:line="206" w:lineRule="auto"/>
        <w:ind w:left="112" w:right="609"/>
        <w:jc w:val="both"/>
      </w:pPr>
      <w:r w:rsidRPr="00E60ED9">
        <w:t>Figure</w:t>
      </w:r>
      <w:r w:rsidRPr="00E60ED9">
        <w:rPr>
          <w:spacing w:val="-16"/>
        </w:rPr>
        <w:t xml:space="preserve"> </w:t>
      </w:r>
      <w:r w:rsidRPr="00E60ED9">
        <w:t>4:</w:t>
      </w:r>
      <w:r w:rsidRPr="00E60ED9">
        <w:rPr>
          <w:spacing w:val="-14"/>
        </w:rPr>
        <w:t xml:space="preserve"> </w:t>
      </w:r>
      <w:commentRangeStart w:id="652"/>
      <w:r w:rsidRPr="00E60ED9">
        <w:t>Marginal</w:t>
      </w:r>
      <w:r w:rsidRPr="00E60ED9">
        <w:rPr>
          <w:spacing w:val="-14"/>
        </w:rPr>
        <w:t xml:space="preserve"> </w:t>
      </w:r>
      <w:r w:rsidRPr="00E60ED9">
        <w:t>(in</w:t>
      </w:r>
      <w:r w:rsidRPr="00E60ED9">
        <w:rPr>
          <w:spacing w:val="-13"/>
        </w:rPr>
        <w:t xml:space="preserve"> </w:t>
      </w:r>
      <w:r w:rsidRPr="00E60ED9">
        <w:t>dark</w:t>
      </w:r>
      <w:r w:rsidRPr="00E60ED9">
        <w:rPr>
          <w:spacing w:val="-14"/>
        </w:rPr>
        <w:t xml:space="preserve"> </w:t>
      </w:r>
      <w:r w:rsidRPr="00E60ED9">
        <w:t>blue)</w:t>
      </w:r>
      <w:r w:rsidRPr="00E60ED9">
        <w:rPr>
          <w:spacing w:val="-14"/>
        </w:rPr>
        <w:t xml:space="preserve"> </w:t>
      </w:r>
      <w:r w:rsidRPr="00E60ED9">
        <w:t>and</w:t>
      </w:r>
      <w:r w:rsidRPr="00E60ED9">
        <w:rPr>
          <w:spacing w:val="-14"/>
        </w:rPr>
        <w:t xml:space="preserve"> </w:t>
      </w:r>
      <w:r w:rsidRPr="00E60ED9">
        <w:t>average</w:t>
      </w:r>
      <w:r w:rsidRPr="00E60ED9">
        <w:rPr>
          <w:spacing w:val="-13"/>
        </w:rPr>
        <w:t xml:space="preserve"> </w:t>
      </w:r>
      <w:r w:rsidRPr="00E60ED9">
        <w:t>(in</w:t>
      </w:r>
      <w:r w:rsidRPr="00E60ED9">
        <w:rPr>
          <w:spacing w:val="-14"/>
        </w:rPr>
        <w:t xml:space="preserve"> </w:t>
      </w:r>
      <w:r w:rsidRPr="00E60ED9">
        <w:t>sand)</w:t>
      </w:r>
      <w:r w:rsidRPr="00E60ED9">
        <w:rPr>
          <w:spacing w:val="-14"/>
        </w:rPr>
        <w:t xml:space="preserve"> </w:t>
      </w:r>
      <w:r w:rsidRPr="00E60ED9">
        <w:t>supply</w:t>
      </w:r>
      <w:r w:rsidRPr="00E60ED9">
        <w:rPr>
          <w:spacing w:val="-14"/>
        </w:rPr>
        <w:t xml:space="preserve"> </w:t>
      </w:r>
      <w:r w:rsidRPr="00E60ED9">
        <w:t>costs</w:t>
      </w:r>
      <w:r w:rsidRPr="00E60ED9">
        <w:rPr>
          <w:spacing w:val="-13"/>
        </w:rPr>
        <w:t xml:space="preserve"> </w:t>
      </w:r>
      <w:r w:rsidRPr="00E60ED9">
        <w:t>supplying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European</w:t>
      </w:r>
      <w:r w:rsidRPr="00E60ED9">
        <w:rPr>
          <w:spacing w:val="-14"/>
        </w:rPr>
        <w:t xml:space="preserve"> </w:t>
      </w:r>
      <w:r w:rsidRPr="00E60ED9">
        <w:t>demand</w:t>
      </w:r>
      <w:r w:rsidRPr="00E60ED9">
        <w:rPr>
          <w:spacing w:val="-13"/>
        </w:rPr>
        <w:t xml:space="preserve"> </w:t>
      </w:r>
      <w:commentRangeEnd w:id="652"/>
      <w:r w:rsidR="00F640E0">
        <w:rPr>
          <w:rStyle w:val="Kommentarzeichen"/>
        </w:rPr>
        <w:commentReference w:id="652"/>
      </w:r>
      <w:r w:rsidRPr="00E60ED9">
        <w:t>in 2040 in $</w:t>
      </w:r>
      <w:r w:rsidRPr="00E60ED9">
        <w:rPr>
          <w:rFonts w:ascii="Bookman Old Style"/>
          <w:i/>
        </w:rPr>
        <w:t>/</w:t>
      </w:r>
      <w:r w:rsidRPr="00E60ED9">
        <w:t xml:space="preserve">MMBtu, </w:t>
      </w:r>
      <w:r w:rsidRPr="00E60ED9">
        <w:rPr>
          <w:rFonts w:ascii="Euclid"/>
          <w:i/>
        </w:rPr>
        <w:t xml:space="preserve">Persisting Fossil Demand </w:t>
      </w:r>
      <w:r w:rsidRPr="00E60ED9">
        <w:t>scenario.</w:t>
      </w:r>
    </w:p>
    <w:p w14:paraId="7F995CA6" w14:textId="77777777" w:rsidR="007F257B" w:rsidRPr="00E60ED9" w:rsidRDefault="007F257B">
      <w:pPr>
        <w:pStyle w:val="Textkrper"/>
        <w:spacing w:before="263"/>
      </w:pPr>
    </w:p>
    <w:p w14:paraId="39845952" w14:textId="77777777" w:rsidR="007F257B" w:rsidRPr="003741D5" w:rsidRDefault="00FF3C28" w:rsidP="003741D5">
      <w:pPr>
        <w:pStyle w:val="berschrift3"/>
        <w:numPr>
          <w:ilvl w:val="2"/>
          <w:numId w:val="10"/>
        </w:numPr>
        <w:tabs>
          <w:tab w:val="left" w:pos="878"/>
        </w:tabs>
        <w:rPr>
          <w:rFonts w:ascii="Euclid" w:hAnsi="Euclid"/>
          <w:i/>
        </w:rPr>
      </w:pPr>
      <w:bookmarkStart w:id="653" w:name="Comparison_of_scenario_results"/>
      <w:bookmarkStart w:id="654" w:name="_bookmark27"/>
      <w:bookmarkEnd w:id="653"/>
      <w:bookmarkEnd w:id="654"/>
      <w:r w:rsidRPr="003741D5">
        <w:rPr>
          <w:rFonts w:ascii="Euclid" w:hAnsi="Euclid"/>
          <w:i/>
          <w:spacing w:val="-6"/>
        </w:rPr>
        <w:t>Comparison</w:t>
      </w:r>
      <w:r w:rsidRPr="003741D5">
        <w:rPr>
          <w:rFonts w:ascii="Euclid" w:hAnsi="Euclid"/>
          <w:i/>
          <w:spacing w:val="1"/>
        </w:rPr>
        <w:t xml:space="preserve"> </w:t>
      </w:r>
      <w:r w:rsidRPr="003741D5">
        <w:rPr>
          <w:rFonts w:ascii="Euclid" w:hAnsi="Euclid"/>
          <w:i/>
          <w:spacing w:val="-6"/>
        </w:rPr>
        <w:t>of</w:t>
      </w:r>
      <w:r w:rsidRPr="003741D5">
        <w:rPr>
          <w:rFonts w:ascii="Euclid" w:hAnsi="Euclid"/>
          <w:i/>
          <w:spacing w:val="2"/>
        </w:rPr>
        <w:t xml:space="preserve"> </w:t>
      </w:r>
      <w:del w:id="655" w:author="Author" w:date="2024-02-01T10:43:00Z">
        <w:r w:rsidR="00581875">
          <w:rPr>
            <w:spacing w:val="-6"/>
          </w:rPr>
          <w:delText>scenario</w:delText>
        </w:r>
        <w:r w:rsidR="00581875">
          <w:rPr>
            <w:spacing w:val="2"/>
          </w:rPr>
          <w:delText xml:space="preserve"> </w:delText>
        </w:r>
        <w:r w:rsidR="00581875">
          <w:rPr>
            <w:spacing w:val="-6"/>
          </w:rPr>
          <w:delText>results</w:delText>
        </w:r>
      </w:del>
      <w:ins w:id="656" w:author="Author" w:date="2024-02-01T10:43:00Z">
        <w:r w:rsidR="00F640E0" w:rsidRPr="00EE5AF2">
          <w:rPr>
            <w:rFonts w:ascii="Euclid" w:hAnsi="Euclid"/>
            <w:i/>
            <w:spacing w:val="-6"/>
          </w:rPr>
          <w:t>Scenario</w:t>
        </w:r>
        <w:r w:rsidR="00F640E0" w:rsidRPr="00EE5AF2">
          <w:rPr>
            <w:rFonts w:ascii="Euclid" w:hAnsi="Euclid"/>
            <w:i/>
            <w:spacing w:val="2"/>
          </w:rPr>
          <w:t xml:space="preserve"> </w:t>
        </w:r>
        <w:r w:rsidR="00F640E0" w:rsidRPr="00EE5AF2">
          <w:rPr>
            <w:rFonts w:ascii="Euclid" w:hAnsi="Euclid"/>
            <w:i/>
            <w:spacing w:val="-6"/>
          </w:rPr>
          <w:t>Results</w:t>
        </w:r>
      </w:ins>
    </w:p>
    <w:p w14:paraId="256372EF" w14:textId="77777777" w:rsidR="007F257B" w:rsidRPr="00E60ED9" w:rsidRDefault="00581875">
      <w:pPr>
        <w:pStyle w:val="Textkrper"/>
        <w:spacing w:before="154" w:line="237" w:lineRule="auto"/>
        <w:ind w:left="111" w:right="608"/>
        <w:jc w:val="both"/>
      </w:pPr>
      <w:del w:id="657" w:author="Author" w:date="2024-02-01T10:43:00Z">
        <w:r>
          <w:rPr>
            <w:spacing w:val="-2"/>
          </w:rPr>
          <w:delText>The</w:delText>
        </w:r>
      </w:del>
      <w:ins w:id="658" w:author="Author" w:date="2024-02-01T10:43:00Z">
        <w:r w:rsidR="00F640E0">
          <w:rPr>
            <w:spacing w:val="-2"/>
          </w:rPr>
          <w:t>Figure 5 presents t</w:t>
        </w:r>
        <w:r w:rsidR="00F640E0" w:rsidRPr="00E60ED9">
          <w:rPr>
            <w:spacing w:val="-2"/>
          </w:rPr>
          <w:t>he</w:t>
        </w:r>
      </w:ins>
      <w:r w:rsidR="00F640E0" w:rsidRPr="00E60ED9">
        <w:rPr>
          <w:spacing w:val="-9"/>
        </w:rPr>
        <w:t xml:space="preserve"> </w:t>
      </w:r>
      <w:r w:rsidR="00FF3C28" w:rsidRPr="00E60ED9">
        <w:rPr>
          <w:spacing w:val="-2"/>
        </w:rPr>
        <w:t>differences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in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the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scenario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results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regarding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import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volumes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from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regions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and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average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and</w:t>
      </w:r>
      <w:r w:rsidR="00FF3C28" w:rsidRPr="00E60ED9">
        <w:rPr>
          <w:spacing w:val="-9"/>
        </w:rPr>
        <w:t xml:space="preserve"> </w:t>
      </w:r>
      <w:r w:rsidR="00FF3C28" w:rsidRPr="00E60ED9">
        <w:rPr>
          <w:spacing w:val="-2"/>
        </w:rPr>
        <w:t>marginal supply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costs</w:t>
      </w:r>
      <w:del w:id="659" w:author="Author" w:date="2024-02-01T10:43:00Z">
        <w:r>
          <w:rPr>
            <w:spacing w:val="-7"/>
          </w:rPr>
          <w:delText xml:space="preserve"> </w:delText>
        </w:r>
        <w:r>
          <w:rPr>
            <w:spacing w:val="-2"/>
          </w:rPr>
          <w:delText>are</w:delText>
        </w:r>
        <w:r>
          <w:rPr>
            <w:spacing w:val="-7"/>
          </w:rPr>
          <w:delText xml:space="preserve"> </w:delText>
        </w:r>
        <w:r>
          <w:rPr>
            <w:spacing w:val="-2"/>
          </w:rPr>
          <w:delText>presented</w:delText>
        </w:r>
        <w:r>
          <w:rPr>
            <w:spacing w:val="-7"/>
          </w:rPr>
          <w:delText xml:space="preserve"> </w:delText>
        </w:r>
        <w:r>
          <w:rPr>
            <w:spacing w:val="-2"/>
          </w:rPr>
          <w:delText>in</w:delText>
        </w:r>
        <w:r>
          <w:rPr>
            <w:spacing w:val="-7"/>
          </w:rPr>
          <w:delText xml:space="preserve"> </w:delText>
        </w:r>
        <w:r>
          <w:rPr>
            <w:spacing w:val="-2"/>
          </w:rPr>
          <w:delText>Figure</w:delText>
        </w:r>
        <w:r>
          <w:rPr>
            <w:spacing w:val="-7"/>
          </w:rPr>
          <w:delText xml:space="preserve"> </w:delText>
        </w:r>
        <w:r>
          <w:fldChar w:fldCharType="begin"/>
        </w:r>
        <w:r>
          <w:delInstrText xml:space="preserve"> HYPERLINK \l "_bookmark28" </w:delInstrText>
        </w:r>
        <w:r>
          <w:fldChar w:fldCharType="separate"/>
        </w:r>
        <w:r>
          <w:rPr>
            <w:spacing w:val="-2"/>
          </w:rPr>
          <w:delText>5.</w:delText>
        </w:r>
        <w:r>
          <w:rPr>
            <w:spacing w:val="-2"/>
          </w:rPr>
          <w:fldChar w:fldCharType="end"/>
        </w:r>
      </w:del>
      <w:ins w:id="660" w:author="Author" w:date="2024-02-01T10:43:00Z">
        <w:r w:rsidR="00F640E0">
          <w:rPr>
            <w:spacing w:val="-2"/>
          </w:rPr>
          <w:t>.</w:t>
        </w:r>
      </w:ins>
      <w:r w:rsidR="00F640E0" w:rsidRPr="003741D5">
        <w:rPr>
          <w:spacing w:val="-2"/>
        </w:rPr>
        <w:t xml:space="preserve"> </w:t>
      </w:r>
      <w:r w:rsidR="00FF3C28" w:rsidRPr="00E60ED9">
        <w:rPr>
          <w:spacing w:val="-2"/>
        </w:rPr>
        <w:t>Specifically,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it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shows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the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change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in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volume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for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each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>export</w:t>
      </w:r>
      <w:r w:rsidR="00FF3C28" w:rsidRPr="00E60ED9">
        <w:rPr>
          <w:spacing w:val="-7"/>
        </w:rPr>
        <w:t xml:space="preserve"> </w:t>
      </w:r>
      <w:r w:rsidR="00FF3C28" w:rsidRPr="00E60ED9">
        <w:rPr>
          <w:spacing w:val="-2"/>
        </w:rPr>
        <w:t xml:space="preserve">region </w:t>
      </w:r>
      <w:r w:rsidR="00FF3C28" w:rsidRPr="00E60ED9">
        <w:t>(left figure) and the supply costs (right figure) to Europe in 2040.</w:t>
      </w:r>
    </w:p>
    <w:p w14:paraId="733D13FC" w14:textId="77777777" w:rsidR="007F257B" w:rsidRPr="00E60ED9" w:rsidRDefault="007F257B">
      <w:pPr>
        <w:pStyle w:val="Textkrper"/>
        <w:spacing w:before="58"/>
        <w:rPr>
          <w:sz w:val="20"/>
        </w:rPr>
      </w:pPr>
    </w:p>
    <w:p w14:paraId="0934B099" w14:textId="77777777" w:rsidR="007F257B" w:rsidRPr="00E60ED9" w:rsidRDefault="007F257B">
      <w:pPr>
        <w:rPr>
          <w:sz w:val="20"/>
        </w:rPr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45678F69" w14:textId="77777777" w:rsidR="007F257B" w:rsidRPr="00E60ED9" w:rsidRDefault="007F257B">
      <w:pPr>
        <w:pStyle w:val="Textkrper"/>
        <w:spacing w:before="162"/>
        <w:rPr>
          <w:sz w:val="15"/>
        </w:rPr>
      </w:pPr>
    </w:p>
    <w:p w14:paraId="30F580F8" w14:textId="77777777" w:rsidR="007F257B" w:rsidRPr="00E60ED9" w:rsidRDefault="00FF3C28">
      <w:pPr>
        <w:spacing w:before="1"/>
        <w:jc w:val="right"/>
        <w:rPr>
          <w:rFonts w:ascii="Verdana"/>
          <w:sz w:val="17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01E730B8" wp14:editId="1D44A191">
                <wp:simplePos x="0" y="0"/>
                <wp:positionH relativeFrom="page">
                  <wp:posOffset>1950872</wp:posOffset>
                </wp:positionH>
                <wp:positionV relativeFrom="paragraph">
                  <wp:posOffset>-16819</wp:posOffset>
                </wp:positionV>
                <wp:extent cx="135890" cy="2195830"/>
                <wp:effectExtent l="0" t="0" r="0" b="0"/>
                <wp:wrapNone/>
                <wp:docPr id="84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890" cy="219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BA8FCA" w14:textId="77777777" w:rsidR="009D3118" w:rsidRDefault="009D3118">
                            <w:pPr>
                              <w:spacing w:line="198" w:lineRule="exact"/>
                              <w:ind w:left="20"/>
                              <w:rPr>
                                <w:rFonts w:ascii="Verdana"/>
                                <w:sz w:val="20"/>
                              </w:rPr>
                            </w:pPr>
                            <w:hyperlink w:anchor="_bookmark28" w:history="1">
                              <w:r>
                                <w:rPr>
                                  <w:rFonts w:ascii="Verdana"/>
                                  <w:w w:val="85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rFonts w:ascii="Verdana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20"/>
                                </w:rPr>
                                <w:t>volumes</w:t>
                              </w:r>
                              <w:r>
                                <w:rPr>
                                  <w:rFonts w:ascii="Verdana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Verdana"/>
                                  <w:w w:val="85"/>
                                  <w:sz w:val="20"/>
                                </w:rPr>
                                <w:t>fr</w:t>
                              </w:r>
                              <w:proofErr w:type="gramEnd"/>
                            </w:hyperlink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om</w:t>
                            </w:r>
                            <w:r>
                              <w:rPr>
                                <w:rFonts w:ascii="Verdana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regions</w:t>
                            </w:r>
                            <w:r>
                              <w:rPr>
                                <w:rFonts w:ascii="Verdana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20"/>
                              </w:rPr>
                              <w:t>[MMBtu]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730B8" id="Textbox 223" o:spid="_x0000_s1376" type="#_x0000_t202" style="position:absolute;left:0;text-align:left;margin-left:153.6pt;margin-top:-1.3pt;width:10.7pt;height:172.9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" filled="f" stroked="f">
                <v:path arrowok="t"/>
                <v:textbox style="layout-flow:vertical;mso-layout-flow-alt:bottom-to-top" inset="0,0,0,0">
                  <w:txbxContent>
                    <w:p w14:paraId="74BA8FCA" w14:textId="77777777" w:rsidR="009D3118" w:rsidRDefault="009D3118">
                      <w:pPr>
                        <w:spacing w:line="198" w:lineRule="exact"/>
                        <w:ind w:left="20"/>
                        <w:rPr>
                          <w:rFonts w:ascii="Verdana"/>
                          <w:sz w:val="20"/>
                        </w:rPr>
                      </w:pPr>
                      <w:hyperlink w:anchor="_bookmark28" w:history="1">
                        <w:r>
                          <w:rPr>
                            <w:rFonts w:ascii="Verdana"/>
                            <w:w w:val="85"/>
                            <w:sz w:val="20"/>
                          </w:rPr>
                          <w:t>Import</w:t>
                        </w:r>
                        <w:r>
                          <w:rPr>
                            <w:rFonts w:ascii="Verdana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85"/>
                            <w:sz w:val="20"/>
                          </w:rPr>
                          <w:t>volumes</w:t>
                        </w:r>
                        <w:r>
                          <w:rPr>
                            <w:rFonts w:ascii="Verdana"/>
                            <w:spacing w:val="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Verdana"/>
                            <w:w w:val="85"/>
                            <w:sz w:val="20"/>
                          </w:rPr>
                          <w:t>fr</w:t>
                        </w:r>
                        <w:proofErr w:type="gramEnd"/>
                      </w:hyperlink>
                      <w:r>
                        <w:rPr>
                          <w:rFonts w:ascii="Verdana"/>
                          <w:w w:val="85"/>
                          <w:sz w:val="20"/>
                        </w:rPr>
                        <w:t>om</w:t>
                      </w:r>
                      <w:r>
                        <w:rPr>
                          <w:rFonts w:ascii="Verdana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regions</w:t>
                      </w:r>
                      <w:r>
                        <w:rPr>
                          <w:rFonts w:ascii="Verdana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20"/>
                        </w:rPr>
                        <w:t>[MMBtu]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661" w:name="_bookmark28"/>
      <w:bookmarkEnd w:id="661"/>
      <w:r w:rsidRPr="00E60ED9">
        <w:rPr>
          <w:rFonts w:ascii="Verdana"/>
          <w:spacing w:val="-5"/>
          <w:w w:val="95"/>
          <w:sz w:val="17"/>
        </w:rPr>
        <w:t>1.6</w:t>
      </w:r>
    </w:p>
    <w:p w14:paraId="55616B0E" w14:textId="77777777" w:rsidR="007F257B" w:rsidRPr="00E60ED9" w:rsidRDefault="007F257B">
      <w:pPr>
        <w:pStyle w:val="Textkrper"/>
        <w:spacing w:before="5"/>
        <w:rPr>
          <w:rFonts w:ascii="Verdana"/>
          <w:sz w:val="15"/>
        </w:rPr>
      </w:pPr>
    </w:p>
    <w:p w14:paraId="1554E46F" w14:textId="77777777" w:rsidR="007F257B" w:rsidRPr="00E60ED9" w:rsidRDefault="00FF3C28">
      <w:pPr>
        <w:jc w:val="right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1.4</w:t>
      </w:r>
    </w:p>
    <w:p w14:paraId="74CC42D3" w14:textId="77777777" w:rsidR="007F257B" w:rsidRPr="00E60ED9" w:rsidRDefault="007F257B">
      <w:pPr>
        <w:pStyle w:val="Textkrper"/>
        <w:spacing w:before="10"/>
        <w:rPr>
          <w:rFonts w:ascii="Verdana"/>
          <w:sz w:val="15"/>
        </w:rPr>
      </w:pPr>
    </w:p>
    <w:p w14:paraId="5B2C83F3" w14:textId="77777777" w:rsidR="007F257B" w:rsidRPr="00E60ED9" w:rsidRDefault="00FF3C28">
      <w:pPr>
        <w:ind w:right="5"/>
        <w:jc w:val="right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1.2</w:t>
      </w:r>
    </w:p>
    <w:p w14:paraId="55CEDF50" w14:textId="77777777" w:rsidR="007F257B" w:rsidRPr="00E60ED9" w:rsidRDefault="007F257B">
      <w:pPr>
        <w:pStyle w:val="Textkrper"/>
        <w:spacing w:before="7"/>
        <w:rPr>
          <w:rFonts w:ascii="Verdana"/>
          <w:sz w:val="15"/>
        </w:rPr>
      </w:pPr>
    </w:p>
    <w:p w14:paraId="7C59D853" w14:textId="77777777" w:rsidR="007F257B" w:rsidRPr="00E60ED9" w:rsidRDefault="00FF3C28">
      <w:pPr>
        <w:spacing w:before="1"/>
        <w:jc w:val="right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1.0</w:t>
      </w:r>
    </w:p>
    <w:p w14:paraId="1DCCE74F" w14:textId="77777777" w:rsidR="007F257B" w:rsidRPr="00E60ED9" w:rsidRDefault="007F257B">
      <w:pPr>
        <w:pStyle w:val="Textkrper"/>
        <w:spacing w:before="7"/>
        <w:rPr>
          <w:rFonts w:ascii="Verdana"/>
          <w:sz w:val="15"/>
        </w:rPr>
      </w:pPr>
    </w:p>
    <w:p w14:paraId="58D27E9D" w14:textId="77777777" w:rsidR="007F257B" w:rsidRPr="00E60ED9" w:rsidRDefault="00FF3C28">
      <w:pPr>
        <w:ind w:right="1"/>
        <w:jc w:val="right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0.8</w:t>
      </w:r>
    </w:p>
    <w:p w14:paraId="1E5040BA" w14:textId="77777777" w:rsidR="007F257B" w:rsidRPr="00E60ED9" w:rsidRDefault="00FF3C28">
      <w:pPr>
        <w:spacing w:before="66"/>
        <w:ind w:left="66"/>
        <w:rPr>
          <w:rFonts w:ascii="Verdana" w:hAnsi="Verdana"/>
          <w:sz w:val="17"/>
        </w:rPr>
      </w:pPr>
      <w:r w:rsidRPr="00E60ED9">
        <w:br w:type="column"/>
      </w:r>
      <w:r w:rsidRPr="00E60ED9">
        <w:rPr>
          <w:rFonts w:ascii="Verdana" w:hAnsi="Verdana"/>
          <w:spacing w:val="-4"/>
          <w:sz w:val="17"/>
        </w:rPr>
        <w:t>×10</w:t>
      </w:r>
      <w:r w:rsidRPr="00E60ED9">
        <w:rPr>
          <w:rFonts w:ascii="Verdana" w:hAnsi="Verdana"/>
          <w:spacing w:val="-4"/>
          <w:sz w:val="17"/>
          <w:vertAlign w:val="superscript"/>
        </w:rPr>
        <w:t>9</w:t>
      </w:r>
    </w:p>
    <w:p w14:paraId="07CFE46F" w14:textId="77777777" w:rsidR="007F257B" w:rsidRPr="00E60ED9" w:rsidRDefault="007F257B">
      <w:pPr>
        <w:pStyle w:val="Textkrper"/>
        <w:spacing w:before="66"/>
        <w:rPr>
          <w:rFonts w:ascii="Verdana"/>
          <w:sz w:val="15"/>
        </w:rPr>
      </w:pPr>
    </w:p>
    <w:p w14:paraId="4D7B2707" w14:textId="77777777" w:rsidR="007F257B" w:rsidRPr="00E60ED9" w:rsidRDefault="00581875">
      <w:pPr>
        <w:spacing w:before="1"/>
        <w:ind w:right="772"/>
        <w:jc w:val="center"/>
        <w:rPr>
          <w:rFonts w:ascii="Verdana"/>
          <w:sz w:val="17"/>
        </w:rPr>
      </w:pPr>
      <w:del w:id="662" w:author="Author" w:date="2024-02-01T10:43:00Z">
        <w:r>
          <w:rPr>
            <w:noProof/>
          </w:rPr>
          <mc:AlternateContent>
            <mc:Choice Requires="wpg">
              <w:drawing>
                <wp:anchor distT="0" distB="0" distL="0" distR="0" simplePos="0" relativeHeight="487665664" behindDoc="1" locked="0" layoutInCell="1" allowOverlap="1" wp14:anchorId="6CF6FD49" wp14:editId="5A5FC08B">
                  <wp:simplePos x="0" y="0"/>
                  <wp:positionH relativeFrom="page">
                    <wp:posOffset>2296988</wp:posOffset>
                  </wp:positionH>
                  <wp:positionV relativeFrom="paragraph">
                    <wp:posOffset>-146246</wp:posOffset>
                  </wp:positionV>
                  <wp:extent cx="1986280" cy="2264410"/>
                  <wp:effectExtent l="0" t="0" r="0" b="0"/>
                  <wp:wrapNone/>
                  <wp:docPr id="1020" name="Group 10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986280" cy="2264410"/>
                            <a:chOff x="0" y="0"/>
                            <a:chExt cx="1986280" cy="2264410"/>
                          </a:xfrm>
                        </wpg:grpSpPr>
                        <wps:wsp>
                          <wps:cNvPr id="1022" name="Graphic 225"/>
                          <wps:cNvSpPr/>
                          <wps:spPr>
                            <a:xfrm>
                              <a:off x="258101" y="3797"/>
                              <a:ext cx="1270" cy="2227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227580">
                                  <a:moveTo>
                                    <a:pt x="0" y="222720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3" name="Graphic 226"/>
                          <wps:cNvSpPr/>
                          <wps:spPr>
                            <a:xfrm>
                              <a:off x="258101" y="223100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" name="Graphic 227"/>
                          <wps:cNvSpPr/>
                          <wps:spPr>
                            <a:xfrm>
                              <a:off x="258101" y="223100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4" name="Graphic 228"/>
                          <wps:cNvSpPr/>
                          <wps:spPr>
                            <a:xfrm>
                              <a:off x="1757256" y="3797"/>
                              <a:ext cx="1270" cy="2227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227580">
                                  <a:moveTo>
                                    <a:pt x="0" y="222720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5" name="Graphic 229"/>
                          <wps:cNvSpPr/>
                          <wps:spPr>
                            <a:xfrm>
                              <a:off x="1757256" y="223100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6" name="Graphic 230"/>
                          <wps:cNvSpPr/>
                          <wps:spPr>
                            <a:xfrm>
                              <a:off x="1757256" y="223100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" name="Graphic 231"/>
                          <wps:cNvSpPr/>
                          <wps:spPr>
                            <a:xfrm>
                              <a:off x="33227" y="2129766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8" name="Graphic 232"/>
                          <wps:cNvSpPr/>
                          <wps:spPr>
                            <a:xfrm>
                              <a:off x="0" y="212976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9" name="Graphic 233"/>
                          <wps:cNvSpPr/>
                          <wps:spPr>
                            <a:xfrm>
                              <a:off x="0" y="212976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0" name="Graphic 234"/>
                          <wps:cNvSpPr/>
                          <wps:spPr>
                            <a:xfrm>
                              <a:off x="33227" y="1877956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1" name="Graphic 235"/>
                          <wps:cNvSpPr/>
                          <wps:spPr>
                            <a:xfrm>
                              <a:off x="0" y="187795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2" name="Graphic 236"/>
                          <wps:cNvSpPr/>
                          <wps:spPr>
                            <a:xfrm>
                              <a:off x="0" y="187795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3" name="Graphic 237"/>
                          <wps:cNvSpPr/>
                          <wps:spPr>
                            <a:xfrm>
                              <a:off x="33227" y="1626145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" name="Graphic 238"/>
                          <wps:cNvSpPr/>
                          <wps:spPr>
                            <a:xfrm>
                              <a:off x="0" y="162614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" name="Graphic 239"/>
                          <wps:cNvSpPr/>
                          <wps:spPr>
                            <a:xfrm>
                              <a:off x="0" y="162614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6" name="Graphic 240"/>
                          <wps:cNvSpPr/>
                          <wps:spPr>
                            <a:xfrm>
                              <a:off x="33227" y="1374334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7" name="Graphic 241"/>
                          <wps:cNvSpPr/>
                          <wps:spPr>
                            <a:xfrm>
                              <a:off x="0" y="137433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8" name="Graphic 242"/>
                          <wps:cNvSpPr/>
                          <wps:spPr>
                            <a:xfrm>
                              <a:off x="0" y="137433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9" name="Graphic 243"/>
                          <wps:cNvSpPr/>
                          <wps:spPr>
                            <a:xfrm>
                              <a:off x="33227" y="1122524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" name="Graphic 244"/>
                          <wps:cNvSpPr/>
                          <wps:spPr>
                            <a:xfrm>
                              <a:off x="0" y="112252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1" name="Graphic 245"/>
                          <wps:cNvSpPr/>
                          <wps:spPr>
                            <a:xfrm>
                              <a:off x="0" y="112252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" name="Graphic 246"/>
                          <wps:cNvSpPr/>
                          <wps:spPr>
                            <a:xfrm>
                              <a:off x="33227" y="870713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3" name="Graphic 247"/>
                          <wps:cNvSpPr/>
                          <wps:spPr>
                            <a:xfrm>
                              <a:off x="0" y="87071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4" name="Graphic 248"/>
                          <wps:cNvSpPr/>
                          <wps:spPr>
                            <a:xfrm>
                              <a:off x="0" y="87071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5" name="Graphic 249"/>
                          <wps:cNvSpPr/>
                          <wps:spPr>
                            <a:xfrm>
                              <a:off x="33227" y="618903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6" name="Graphic 250"/>
                          <wps:cNvSpPr/>
                          <wps:spPr>
                            <a:xfrm>
                              <a:off x="0" y="61890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" name="Graphic 251"/>
                          <wps:cNvSpPr/>
                          <wps:spPr>
                            <a:xfrm>
                              <a:off x="0" y="61890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8" name="Graphic 252"/>
                          <wps:cNvSpPr/>
                          <wps:spPr>
                            <a:xfrm>
                              <a:off x="33227" y="367092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85191" y="0"/>
                                  </a:lnTo>
                                </a:path>
                                <a:path w="1949450">
                                  <a:moveTo>
                                    <a:pt x="180128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9" name="Graphic 253"/>
                          <wps:cNvSpPr/>
                          <wps:spPr>
                            <a:xfrm>
                              <a:off x="0" y="36709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0" name="Graphic 254"/>
                          <wps:cNvSpPr/>
                          <wps:spPr>
                            <a:xfrm>
                              <a:off x="0" y="36709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1" name="Graphic 255"/>
                          <wps:cNvSpPr/>
                          <wps:spPr>
                            <a:xfrm>
                              <a:off x="33227" y="115281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85191" y="0"/>
                                  </a:lnTo>
                                </a:path>
                                <a:path w="1949450">
                                  <a:moveTo>
                                    <a:pt x="180128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" name="Graphic 256"/>
                          <wps:cNvSpPr/>
                          <wps:spPr>
                            <a:xfrm>
                              <a:off x="0" y="11528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3" name="Graphic 257"/>
                          <wps:cNvSpPr/>
                          <wps:spPr>
                            <a:xfrm>
                              <a:off x="0" y="11528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4" name="Graphic 258"/>
                          <wps:cNvSpPr/>
                          <wps:spPr>
                            <a:xfrm>
                              <a:off x="258101" y="105034"/>
                              <a:ext cx="1499235" cy="20250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2025014">
                                  <a:moveTo>
                                    <a:pt x="0" y="2024732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748E6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" name="Graphic 259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8E6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6" name="Graphic 260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748E6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7" name="Graphic 261"/>
                          <wps:cNvSpPr/>
                          <wps:spPr>
                            <a:xfrm>
                              <a:off x="1733089" y="64756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8E6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8" name="Graphic 262"/>
                          <wps:cNvSpPr/>
                          <wps:spPr>
                            <a:xfrm>
                              <a:off x="1733089" y="64756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748E6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9" name="Graphic 263"/>
                          <wps:cNvSpPr/>
                          <wps:spPr>
                            <a:xfrm>
                              <a:off x="258101" y="1536051"/>
                              <a:ext cx="1499235" cy="704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70485">
                                  <a:moveTo>
                                    <a:pt x="0" y="70410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FFE9D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0" name="Graphic 264"/>
                          <wps:cNvSpPr/>
                          <wps:spPr>
                            <a:xfrm>
                              <a:off x="233934" y="156618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D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1" name="Graphic 265"/>
                          <wps:cNvSpPr/>
                          <wps:spPr>
                            <a:xfrm>
                              <a:off x="233934" y="156618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FE9D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2" name="Graphic 266"/>
                          <wps:cNvSpPr/>
                          <wps:spPr>
                            <a:xfrm>
                              <a:off x="1733089" y="149577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D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3" name="Graphic 267"/>
                          <wps:cNvSpPr/>
                          <wps:spPr>
                            <a:xfrm>
                              <a:off x="1733089" y="149577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FE9D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4" name="Graphic 268"/>
                          <wps:cNvSpPr/>
                          <wps:spPr>
                            <a:xfrm>
                              <a:off x="258101" y="2010598"/>
                              <a:ext cx="1499235" cy="52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52705">
                                  <a:moveTo>
                                    <a:pt x="0" y="52473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FF90B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5" name="Graphic 269"/>
                          <wps:cNvSpPr/>
                          <wps:spPr>
                            <a:xfrm>
                              <a:off x="233934" y="202279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0B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6" name="Graphic 270"/>
                          <wps:cNvSpPr/>
                          <wps:spPr>
                            <a:xfrm>
                              <a:off x="233934" y="202279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F90B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7" name="Graphic 271"/>
                          <wps:cNvSpPr/>
                          <wps:spPr>
                            <a:xfrm>
                              <a:off x="1733089" y="197031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0B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8" name="Graphic 272"/>
                          <wps:cNvSpPr/>
                          <wps:spPr>
                            <a:xfrm>
                              <a:off x="1733089" y="197031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F90B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9" name="Graphic 273"/>
                          <wps:cNvSpPr/>
                          <wps:spPr>
                            <a:xfrm>
                              <a:off x="258101" y="1507437"/>
                              <a:ext cx="1499235" cy="6229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622935">
                                  <a:moveTo>
                                    <a:pt x="0" y="622328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F7B68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Graphic 274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B68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1" name="Graphic 275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7B68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2" name="Graphic 276"/>
                          <wps:cNvSpPr/>
                          <wps:spPr>
                            <a:xfrm>
                              <a:off x="1733089" y="146715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B68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" name="Graphic 277"/>
                          <wps:cNvSpPr/>
                          <wps:spPr>
                            <a:xfrm>
                              <a:off x="1733089" y="146715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7B68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4" name="Graphic 278"/>
                          <wps:cNvSpPr/>
                          <wps:spPr>
                            <a:xfrm>
                              <a:off x="258101" y="1865092"/>
                              <a:ext cx="1499235" cy="264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264795">
                                  <a:moveTo>
                                    <a:pt x="0" y="264674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ED711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5" name="Graphic 279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7113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6" name="Graphic 280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ED711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7" name="Graphic 281"/>
                          <wps:cNvSpPr/>
                          <wps:spPr>
                            <a:xfrm>
                              <a:off x="1733089" y="182481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7113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8" name="Graphic 282"/>
                          <wps:cNvSpPr/>
                          <wps:spPr>
                            <a:xfrm>
                              <a:off x="1733089" y="182481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ED711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9" name="Graphic 283"/>
                          <wps:cNvSpPr/>
                          <wps:spPr>
                            <a:xfrm>
                              <a:off x="258101" y="105034"/>
                              <a:ext cx="1499235" cy="1568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1568450">
                                  <a:moveTo>
                                    <a:pt x="0" y="1568123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ABB1D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" name="Graphic 284"/>
                          <wps:cNvSpPr/>
                          <wps:spPr>
                            <a:xfrm>
                              <a:off x="233934" y="163287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BB1D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" name="Graphic 285"/>
                          <wps:cNvSpPr/>
                          <wps:spPr>
                            <a:xfrm>
                              <a:off x="233934" y="163287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ABB1D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2" name="Graphic 286"/>
                          <wps:cNvSpPr/>
                          <wps:spPr>
                            <a:xfrm>
                              <a:off x="1733089" y="64756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BB1D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3" name="Graphic 287"/>
                          <wps:cNvSpPr/>
                          <wps:spPr>
                            <a:xfrm>
                              <a:off x="1733089" y="64756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ABB1D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" name="Graphic 288"/>
                          <wps:cNvSpPr/>
                          <wps:spPr>
                            <a:xfrm>
                              <a:off x="258101" y="1606462"/>
                              <a:ext cx="1499235" cy="5238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523875">
                                  <a:moveTo>
                                    <a:pt x="0" y="0"/>
                                  </a:moveTo>
                                  <a:lnTo>
                                    <a:pt x="1499155" y="523304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89B9A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5" name="Graphic 289"/>
                          <wps:cNvSpPr/>
                          <wps:spPr>
                            <a:xfrm>
                              <a:off x="233934" y="156618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B9A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6" name="Graphic 290"/>
                          <wps:cNvSpPr/>
                          <wps:spPr>
                            <a:xfrm>
                              <a:off x="233934" y="156618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89B9A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7" name="Graphic 291"/>
                          <wps:cNvSpPr/>
                          <wps:spPr>
                            <a:xfrm>
                              <a:off x="1733089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B9A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" name="Graphic 292"/>
                          <wps:cNvSpPr/>
                          <wps:spPr>
                            <a:xfrm>
                              <a:off x="1733089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89B9A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9" name="Graphic 293"/>
                          <wps:cNvSpPr/>
                          <wps:spPr>
                            <a:xfrm>
                              <a:off x="258101" y="1704921"/>
                              <a:ext cx="1499235" cy="425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425450">
                                  <a:moveTo>
                                    <a:pt x="0" y="424845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9BB8C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0" name="Graphic 294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BB8C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1" name="Graphic 295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9BB8C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2" name="Graphic 296"/>
                          <wps:cNvSpPr/>
                          <wps:spPr>
                            <a:xfrm>
                              <a:off x="1733089" y="166464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BB8C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3" name="Graphic 297"/>
                          <wps:cNvSpPr/>
                          <wps:spPr>
                            <a:xfrm>
                              <a:off x="1733089" y="166464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9BB8C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4" name="Graphic 298"/>
                          <wps:cNvSpPr/>
                          <wps:spPr>
                            <a:xfrm>
                              <a:off x="33227" y="3797"/>
                              <a:ext cx="1949450" cy="2227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 h="2227580">
                                  <a:moveTo>
                                    <a:pt x="0" y="2227205"/>
                                  </a:moveTo>
                                  <a:lnTo>
                                    <a:pt x="0" y="0"/>
                                  </a:lnTo>
                                </a:path>
                                <a:path w="1949450" h="2227580">
                                  <a:moveTo>
                                    <a:pt x="1948902" y="2227205"/>
                                  </a:moveTo>
                                  <a:lnTo>
                                    <a:pt x="1948902" y="0"/>
                                  </a:lnTo>
                                </a:path>
                                <a:path w="1949450" h="2227580">
                                  <a:moveTo>
                                    <a:pt x="0" y="2227205"/>
                                  </a:moveTo>
                                  <a:lnTo>
                                    <a:pt x="1948902" y="2227205"/>
                                  </a:lnTo>
                                </a:path>
                                <a:path w="1949450" h="222758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5" name="Graphic 299"/>
                          <wps:cNvSpPr/>
                          <wps:spPr>
                            <a:xfrm>
                              <a:off x="118419" y="70962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B68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6" name="Graphic 300"/>
                          <wps:cNvSpPr/>
                          <wps:spPr>
                            <a:xfrm>
                              <a:off x="118419" y="210251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BB8C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7" name="Graphic 301"/>
                          <wps:cNvSpPr/>
                          <wps:spPr>
                            <a:xfrm>
                              <a:off x="118419" y="349541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0B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8" name="Graphic 302"/>
                          <wps:cNvSpPr/>
                          <wps:spPr>
                            <a:xfrm>
                              <a:off x="118419" y="488830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7113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9" name="Graphic 303"/>
                          <wps:cNvSpPr/>
                          <wps:spPr>
                            <a:xfrm>
                              <a:off x="118419" y="628119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D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0" name="Graphic 304"/>
                          <wps:cNvSpPr/>
                          <wps:spPr>
                            <a:xfrm>
                              <a:off x="118419" y="767409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BB1D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1" name="Graphic 305"/>
                          <wps:cNvSpPr/>
                          <wps:spPr>
                            <a:xfrm>
                              <a:off x="118419" y="906698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B9A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2" name="Graphic 306"/>
                          <wps:cNvSpPr/>
                          <wps:spPr>
                            <a:xfrm>
                              <a:off x="118419" y="1045988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8E6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3" name="Textbox 307"/>
                          <wps:cNvSpPr txBox="1"/>
                          <wps:spPr>
                            <a:xfrm>
                              <a:off x="0" y="0"/>
                              <a:ext cx="1986280" cy="226441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5D3CA84" w14:textId="77777777" w:rsidR="009D3118" w:rsidRDefault="009D3118">
                                <w:pPr>
                                  <w:spacing w:before="45" w:line="254" w:lineRule="auto"/>
                                  <w:ind w:left="410" w:right="1132"/>
                                  <w:rPr>
                                    <w:del w:id="663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664" w:author="Author" w:date="2024-02-01T10:43:00Z">
                                  <w:r>
                                    <w:rPr>
                                      <w:rFonts w:ascii="Verdana"/>
                                      <w:spacing w:val="-6"/>
                                      <w:w w:val="90"/>
                                      <w:sz w:val="17"/>
                                    </w:rPr>
                                    <w:delText>Trinidad</w:delText>
                                  </w:r>
                                  <w:r>
                                    <w:rPr>
                                      <w:rFonts w:ascii="Verdana"/>
                                      <w:spacing w:val="-9"/>
                                      <w:sz w:val="17"/>
                                    </w:rPr>
                                    <w:delText xml:space="preserve"> </w:delText>
                                  </w:r>
                                  <w:r>
                                    <w:rPr>
                                      <w:rFonts w:ascii="Verdana"/>
                                      <w:spacing w:val="-6"/>
                                      <w:w w:val="90"/>
                                      <w:sz w:val="17"/>
                                    </w:rPr>
                                    <w:delText>&amp;</w:delText>
                                  </w:r>
                                  <w:r>
                                    <w:rPr>
                                      <w:rFonts w:ascii="Verdana"/>
                                      <w:spacing w:val="-9"/>
                                      <w:sz w:val="17"/>
                                    </w:rPr>
                                    <w:delText xml:space="preserve"> </w:delText>
                                  </w:r>
                                  <w:r>
                                    <w:rPr>
                                      <w:rFonts w:ascii="Verdana"/>
                                      <w:spacing w:val="-6"/>
                                      <w:w w:val="90"/>
                                      <w:sz w:val="17"/>
                                    </w:rPr>
                                    <w:delText xml:space="preserve">Tobago </w:delText>
                                  </w:r>
                                  <w:r>
                                    <w:rPr>
                                      <w:rFonts w:ascii="Verdana"/>
                                      <w:sz w:val="17"/>
                                    </w:rPr>
                                    <w:delText>Other</w:delText>
                                  </w:r>
                                  <w:r>
                                    <w:rPr>
                                      <w:rFonts w:ascii="Verdana"/>
                                      <w:spacing w:val="-15"/>
                                      <w:sz w:val="17"/>
                                    </w:rPr>
                                    <w:delText xml:space="preserve"> </w:delText>
                                  </w:r>
                                  <w:r>
                                    <w:rPr>
                                      <w:rFonts w:ascii="Verdana"/>
                                      <w:sz w:val="17"/>
                                    </w:rPr>
                                    <w:delText xml:space="preserve">Americas Other Europe Other Africa </w:delTex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sz w:val="17"/>
                                    </w:rPr>
                                    <w:delText>Algeria</w:delText>
                                  </w:r>
                                </w:del>
                              </w:p>
                              <w:p w14:paraId="590D28E1" w14:textId="77777777" w:rsidR="009D3118" w:rsidRDefault="009D3118">
                                <w:pPr>
                                  <w:spacing w:before="2" w:line="254" w:lineRule="auto"/>
                                  <w:ind w:left="410" w:right="1967"/>
                                  <w:rPr>
                                    <w:del w:id="665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666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85"/>
                                      <w:sz w:val="17"/>
                                    </w:rPr>
                                    <w:delText xml:space="preserve">Nigeria </w:delTex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5"/>
                                      <w:sz w:val="17"/>
                                    </w:rPr>
                                    <w:delText xml:space="preserve">Qatar </w:delText>
                                  </w:r>
                                  <w:r>
                                    <w:rPr>
                                      <w:rFonts w:ascii="Verdana"/>
                                      <w:spacing w:val="-4"/>
                                      <w:w w:val="95"/>
                                      <w:sz w:val="17"/>
                                    </w:rPr>
                                    <w:delText>USA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6CF6FD49" id="Group 1020" o:spid="_x0000_s1377" style="position:absolute;left:0;text-align:left;margin-left:180.85pt;margin-top:-11.5pt;width:156.4pt;height:178.3pt;z-index:-15650816;mso-wrap-distance-left:0;mso-wrap-distance-right:0;mso-position-horizontal-relative:page" coordsize="19862,22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">
                  <v:shape id="Graphic 225" o:spid="_x0000_s1378" style="position:absolute;left:2581;top:37;width:12;height:22276;visibility:visible;mso-wrap-style:square;v-text-anchor:top" coordsize="1270,222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" path="m,2227205l,e" filled="f" strokecolor="#748d99" strokeweight=".21094mm">
                    <v:path arrowok="t"/>
                  </v:shape>
                  <v:shape id="Graphic 226" o:spid="_x0000_s1379" style="position:absolute;left:2581;top:22310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" path="m,l,33227e" fillcolor="black" stroked="f">
                    <v:path arrowok="t"/>
                  </v:shape>
                  <v:shape id="Graphic 227" o:spid="_x0000_s1380" style="position:absolute;left:2581;top:22310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" path="m,l,33227e" filled="f" strokeweight=".21094mm">
                    <v:path arrowok="t"/>
                  </v:shape>
                  <v:shape id="Graphic 228" o:spid="_x0000_s1381" style="position:absolute;left:17572;top:37;width:13;height:22276;visibility:visible;mso-wrap-style:square;v-text-anchor:top" coordsize="1270,222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" path="m,2227205l,e" filled="f" strokecolor="#748d99" strokeweight=".21094mm">
                    <v:path arrowok="t"/>
                  </v:shape>
                  <v:shape id="Graphic 229" o:spid="_x0000_s1382" style="position:absolute;left:17572;top:22310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" path="m,l,33227e" fillcolor="black" stroked="f">
                    <v:path arrowok="t"/>
                  </v:shape>
                  <v:shape id="Graphic 230" o:spid="_x0000_s1383" style="position:absolute;left:17572;top:22310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" path="m,l,33227e" filled="f" strokeweight=".21094mm">
                    <v:path arrowok="t"/>
                  </v:shape>
                  <v:shape id="Graphic 231" o:spid="_x0000_s1384" style="position:absolute;left:332;top:21297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" path="m,l1948902,e" filled="f" strokecolor="#748d99" strokeweight=".21094mm">
                    <v:path arrowok="t"/>
                  </v:shape>
                  <v:shape id="Graphic 232" o:spid="_x0000_s1385" style="position:absolute;top:2129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" path="m33227,l,e" fillcolor="black" stroked="f">
                    <v:path arrowok="t"/>
                  </v:shape>
                  <v:shape id="Graphic 233" o:spid="_x0000_s1386" style="position:absolute;top:2129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" path="m33227,l,e" filled="f" strokeweight=".21094mm">
                    <v:path arrowok="t"/>
                  </v:shape>
                  <v:shape id="Graphic 234" o:spid="_x0000_s1387" style="position:absolute;left:332;top:18779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" path="m,l1948902,e" filled="f" strokecolor="#748d99" strokeweight=".21094mm">
                    <v:path arrowok="t"/>
                  </v:shape>
                  <v:shape id="Graphic 235" o:spid="_x0000_s1388" style="position:absolute;top:1877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" path="m33227,l,e" fillcolor="black" stroked="f">
                    <v:path arrowok="t"/>
                  </v:shape>
                  <v:shape id="Graphic 236" o:spid="_x0000_s1389" style="position:absolute;top:1877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" path="m33227,l,e" filled="f" strokeweight=".21094mm">
                    <v:path arrowok="t"/>
                  </v:shape>
                  <v:shape id="Graphic 237" o:spid="_x0000_s1390" style="position:absolute;left:332;top:16261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" path="m,l1948902,e" filled="f" strokecolor="#748d99" strokeweight=".21094mm">
                    <v:path arrowok="t"/>
                  </v:shape>
                  <v:shape id="Graphic 238" o:spid="_x0000_s1391" style="position:absolute;top:1626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" path="m33227,l,e" fillcolor="black" stroked="f">
                    <v:path arrowok="t"/>
                  </v:shape>
                  <v:shape id="Graphic 239" o:spid="_x0000_s1392" style="position:absolute;top:1626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" path="m33227,l,e" filled="f" strokeweight=".21094mm">
                    <v:path arrowok="t"/>
                  </v:shape>
                  <v:shape id="Graphic 240" o:spid="_x0000_s1393" style="position:absolute;left:332;top:13743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" path="m,l1948902,e" filled="f" strokecolor="#748d99" strokeweight=".21094mm">
                    <v:path arrowok="t"/>
                  </v:shape>
                  <v:shape id="Graphic 241" o:spid="_x0000_s1394" style="position:absolute;top:1374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" path="m33227,l,e" fillcolor="black" stroked="f">
                    <v:path arrowok="t"/>
                  </v:shape>
                  <v:shape id="Graphic 242" o:spid="_x0000_s1395" style="position:absolute;top:1374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" path="m33227,l,e" filled="f" strokeweight=".21094mm">
                    <v:path arrowok="t"/>
                  </v:shape>
                  <v:shape id="Graphic 243" o:spid="_x0000_s1396" style="position:absolute;left:332;top:11225;width:19494;height:12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" path="m,l1948902,e" filled="f" strokecolor="#748d99" strokeweight=".21094mm">
                    <v:path arrowok="t"/>
                  </v:shape>
                  <v:shape id="Graphic 244" o:spid="_x0000_s1397" style="position:absolute;top:11225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" path="m33227,l,e" fillcolor="black" stroked="f">
                    <v:path arrowok="t"/>
                  </v:shape>
                  <v:shape id="Graphic 245" o:spid="_x0000_s1398" style="position:absolute;top:11225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" path="m33227,l,e" filled="f" strokeweight=".21094mm">
                    <v:path arrowok="t"/>
                  </v:shape>
                  <v:shape id="Graphic 246" o:spid="_x0000_s1399" style="position:absolute;left:332;top:8707;width:19494;height:12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" path="m,l1948902,e" filled="f" strokecolor="#748d99" strokeweight=".21094mm">
                    <v:path arrowok="t"/>
                  </v:shape>
                  <v:shape id="Graphic 247" o:spid="_x0000_s1400" style="position:absolute;top:8707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" path="m33227,l,e" fillcolor="black" stroked="f">
                    <v:path arrowok="t"/>
                  </v:shape>
                  <v:shape id="Graphic 248" o:spid="_x0000_s1401" style="position:absolute;top:8707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" path="m33227,l,e" filled="f" strokeweight=".21094mm">
                    <v:path arrowok="t"/>
                  </v:shape>
                  <v:shape id="Graphic 249" o:spid="_x0000_s1402" style="position:absolute;left:332;top:6189;width:19494;height:12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" path="m,l1948902,e" filled="f" strokecolor="#748d99" strokeweight=".21094mm">
                    <v:path arrowok="t"/>
                  </v:shape>
                  <v:shape id="Graphic 250" o:spid="_x0000_s1403" style="position:absolute;top:6189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" path="m33227,l,e" fillcolor="black" stroked="f">
                    <v:path arrowok="t"/>
                  </v:shape>
                  <v:shape id="Graphic 251" o:spid="_x0000_s1404" style="position:absolute;top:6189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" path="m33227,l,e" filled="f" strokeweight=".21094mm">
                    <v:path arrowok="t"/>
                  </v:shape>
                  <v:shape id="Graphic 252" o:spid="_x0000_s1405" style="position:absolute;left:332;top:3670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" path="m,l85191,em180128,l1948902,e" filled="f" strokecolor="#748d99" strokeweight=".21094mm">
                    <v:path arrowok="t"/>
                  </v:shape>
                  <v:shape id="Graphic 253" o:spid="_x0000_s1406" style="position:absolute;top:3670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" path="m33227,l,e" fillcolor="black" stroked="f">
                    <v:path arrowok="t"/>
                  </v:shape>
                  <v:shape id="Graphic 254" o:spid="_x0000_s1407" style="position:absolute;top:3670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" path="m33227,l,e" filled="f" strokeweight=".21094mm">
                    <v:path arrowok="t"/>
                  </v:shape>
                  <v:shape id="Graphic 255" o:spid="_x0000_s1408" style="position:absolute;left:332;top:1152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" path="m,l85191,em180128,l1948902,e" filled="f" strokecolor="#748d99" strokeweight=".21094mm">
                    <v:path arrowok="t"/>
                  </v:shape>
                  <v:shape id="Graphic 256" o:spid="_x0000_s1409" style="position:absolute;top:115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" path="m33227,l,e" fillcolor="black" stroked="f">
                    <v:path arrowok="t"/>
                  </v:shape>
                  <v:shape id="Graphic 257" o:spid="_x0000_s1410" style="position:absolute;top:115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" path="m33227,l,e" filled="f" strokeweight=".21094mm">
                    <v:path arrowok="t"/>
                  </v:shape>
                  <v:shape id="Graphic 258" o:spid="_x0000_s1411" style="position:absolute;left:2581;top:1050;width:14992;height:20250;visibility:visible;mso-wrap-style:square;v-text-anchor:top" coordsize="1499235,2025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" path="m,2024732l1499155,e" filled="f" strokecolor="#748e62" strokeweight=".79111mm">
                    <v:path arrowok="t"/>
                  </v:shape>
                  <v:shape id="Graphic 259" o:spid="_x0000_s1412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" path="m24166,l,40278,24166,80556,48333,40278,24166,xe" fillcolor="#748e62" stroked="f">
                    <v:path arrowok="t"/>
                  </v:shape>
                  <v:shape id="Graphic 260" o:spid="_x0000_s1413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" path="m24166,80556l48333,40278,24166,,,40278,24166,80556xe" filled="f" strokecolor="#748e62" strokeweight=".26369mm">
                    <v:path arrowok="t"/>
                  </v:shape>
                  <v:shape id="Graphic 261" o:spid="_x0000_s1414" style="position:absolute;left:17330;top:64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" path="m24166,l,40278,24166,80556,48333,40278,24166,xe" fillcolor="#748e62" stroked="f">
                    <v:path arrowok="t"/>
                  </v:shape>
                  <v:shape id="Graphic 262" o:spid="_x0000_s1415" style="position:absolute;left:17330;top:64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" path="m24166,80556l48333,40278,24166,,,40278,24166,80556xe" filled="f" strokecolor="#748e62" strokeweight=".26369mm">
                    <v:path arrowok="t"/>
                  </v:shape>
                  <v:shape id="Graphic 263" o:spid="_x0000_s1416" style="position:absolute;left:2581;top:15360;width:14992;height:705;visibility:visible;mso-wrap-style:square;v-text-anchor:top" coordsize="149923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" path="m,70410l1499155,e" filled="f" strokecolor="#ffe9d2" strokeweight=".79111mm">
                    <v:path arrowok="t"/>
                  </v:shape>
                  <v:shape id="Graphic 264" o:spid="_x0000_s1417" style="position:absolute;left:2339;top:1566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" path="m24166,l,40278,24166,80556,48333,40278,24166,xe" fillcolor="#ffe9d2" stroked="f">
                    <v:path arrowok="t"/>
                  </v:shape>
                  <v:shape id="Graphic 265" o:spid="_x0000_s1418" style="position:absolute;left:2339;top:1566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" path="m24166,80556l48333,40278,24166,,,40278,24166,80556xe" filled="f" strokecolor="#ffe9d2" strokeweight=".26369mm">
                    <v:path arrowok="t"/>
                  </v:shape>
                  <v:shape id="Graphic 266" o:spid="_x0000_s1419" style="position:absolute;left:17330;top:1495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" path="m24166,l,40278,24166,80556,48333,40278,24166,xe" fillcolor="#ffe9d2" stroked="f">
                    <v:path arrowok="t"/>
                  </v:shape>
                  <v:shape id="Graphic 267" o:spid="_x0000_s1420" style="position:absolute;left:17330;top:1495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" path="m24166,80556l48333,40278,24166,,,40278,24166,80556xe" filled="f" strokecolor="#ffe9d2" strokeweight=".26369mm">
                    <v:path arrowok="t"/>
                  </v:shape>
                  <v:shape id="Graphic 268" o:spid="_x0000_s1421" style="position:absolute;left:2581;top:20105;width:14992;height:528;visibility:visible;mso-wrap-style:square;v-text-anchor:top" coordsize="1499235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" path="m,52473l1499155,e" filled="f" strokecolor="#ff90bc" strokeweight=".79111mm">
                    <v:path arrowok="t"/>
                  </v:shape>
                  <v:shape id="Graphic 269" o:spid="_x0000_s1422" style="position:absolute;left:2339;top:2022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" path="m24166,l,40278,24166,80556,48333,40278,24166,xe" fillcolor="#ff90bc" stroked="f">
                    <v:path arrowok="t"/>
                  </v:shape>
                  <v:shape id="Graphic 270" o:spid="_x0000_s1423" style="position:absolute;left:2339;top:2022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" path="m24166,80556l48333,40278,24166,,,40278,24166,80556xe" filled="f" strokecolor="#ff90bc" strokeweight=".26369mm">
                    <v:path arrowok="t"/>
                  </v:shape>
                  <v:shape id="Graphic 271" o:spid="_x0000_s1424" style="position:absolute;left:17330;top:19703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" path="m24166,l,40278,24166,80556,48333,40278,24166,xe" fillcolor="#ff90bc" stroked="f">
                    <v:path arrowok="t"/>
                  </v:shape>
                  <v:shape id="Graphic 272" o:spid="_x0000_s1425" style="position:absolute;left:17330;top:19703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" path="m24166,80556l48333,40278,24166,,,40278,24166,80556xe" filled="f" strokecolor="#ff90bc" strokeweight=".26369mm">
                    <v:path arrowok="t"/>
                  </v:shape>
                  <v:shape id="Graphic 273" o:spid="_x0000_s1426" style="position:absolute;left:2581;top:15074;width:14992;height:6229;visibility:visible;mso-wrap-style:square;v-text-anchor:top" coordsize="1499235,622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" path="m,622328l1499155,e" filled="f" strokecolor="#f7b686" strokeweight=".79111mm">
                    <v:path arrowok="t"/>
                  </v:shape>
                  <v:shape id="Graphic 274" o:spid="_x0000_s1427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" path="m24166,l,40278,24166,80556,48333,40278,24166,xe" fillcolor="#f7b686" stroked="f">
                    <v:path arrowok="t"/>
                  </v:shape>
                  <v:shape id="Graphic 275" o:spid="_x0000_s1428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" path="m24166,80556l48333,40278,24166,,,40278,24166,80556xe" filled="f" strokecolor="#f7b686" strokeweight=".26369mm">
                    <v:path arrowok="t"/>
                  </v:shape>
                  <v:shape id="Graphic 276" o:spid="_x0000_s1429" style="position:absolute;left:17330;top:1467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" path="m24166,l,40278,24166,80556,48333,40278,24166,xe" fillcolor="#f7b686" stroked="f">
                    <v:path arrowok="t"/>
                  </v:shape>
                  <v:shape id="Graphic 277" o:spid="_x0000_s1430" style="position:absolute;left:17330;top:1467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" path="m24166,80556l48333,40278,24166,,,40278,24166,80556xe" filled="f" strokecolor="#f7b686" strokeweight=".26369mm">
                    <v:path arrowok="t"/>
                  </v:shape>
                  <v:shape id="Graphic 278" o:spid="_x0000_s1431" style="position:absolute;left:2581;top:18650;width:14992;height:2648;visibility:visible;mso-wrap-style:square;v-text-anchor:top" coordsize="1499235,26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" path="m,264674l1499155,e" filled="f" strokecolor="#ed7113" strokeweight=".79111mm">
                    <v:path arrowok="t"/>
                  </v:shape>
                  <v:shape id="Graphic 279" o:spid="_x0000_s1432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" path="m24166,l,40278,24166,80556,48333,40278,24166,xe" fillcolor="#ed7113" stroked="f">
                    <v:path arrowok="t"/>
                  </v:shape>
                  <v:shape id="Graphic 280" o:spid="_x0000_s1433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" path="m24166,80556l48333,40278,24166,,,40278,24166,80556xe" filled="f" strokecolor="#ed7113" strokeweight=".26369mm">
                    <v:path arrowok="t"/>
                  </v:shape>
                  <v:shape id="Graphic 281" o:spid="_x0000_s1434" style="position:absolute;left:17330;top:18248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" path="m24166,l,40278,24166,80556,48333,40278,24166,xe" fillcolor="#ed7113" stroked="f">
                    <v:path arrowok="t"/>
                  </v:shape>
                  <v:shape id="Graphic 282" o:spid="_x0000_s1435" style="position:absolute;left:17330;top:18248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" path="m24166,80556l48333,40278,24166,,,40278,24166,80556xe" filled="f" strokecolor="#ed7113" strokeweight=".26369mm">
                    <v:path arrowok="t"/>
                  </v:shape>
                  <v:shape id="Graphic 283" o:spid="_x0000_s1436" style="position:absolute;left:2581;top:1050;width:14992;height:15684;visibility:visible;mso-wrap-style:square;v-text-anchor:top" coordsize="1499235,156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" path="m,1568123l1499155,e" filled="f" strokecolor="#abb1d6" strokeweight=".79111mm">
                    <v:path arrowok="t"/>
                  </v:shape>
                  <v:shape id="Graphic 284" o:spid="_x0000_s1437" style="position:absolute;left:2339;top:16328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" path="m24166,l,40278,24166,80556,48333,40278,24166,xe" fillcolor="#abb1d6" stroked="f">
                    <v:path arrowok="t"/>
                  </v:shape>
                  <v:shape id="Graphic 285" o:spid="_x0000_s1438" style="position:absolute;left:2339;top:16328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" path="m24166,80556l48333,40278,24166,,,40278,24166,80556xe" filled="f" strokecolor="#abb1d6" strokeweight=".26369mm">
                    <v:path arrowok="t"/>
                  </v:shape>
                  <v:shape id="Graphic 286" o:spid="_x0000_s1439" style="position:absolute;left:17330;top:64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" path="m24166,l,40278,24166,80556,48333,40278,24166,xe" fillcolor="#abb1d6" stroked="f">
                    <v:path arrowok="t"/>
                  </v:shape>
                  <v:shape id="Graphic 287" o:spid="_x0000_s1440" style="position:absolute;left:17330;top:64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" path="m24166,80556l48333,40278,24166,,,40278,24166,80556xe" filled="f" strokecolor="#abb1d6" strokeweight=".26369mm">
                    <v:path arrowok="t"/>
                  </v:shape>
                  <v:shape id="Graphic 288" o:spid="_x0000_s1441" style="position:absolute;left:2581;top:16064;width:14992;height:5239;visibility:visible;mso-wrap-style:square;v-text-anchor:top" coordsize="1499235,52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" path="m,l1499155,523304e" filled="f" strokecolor="#89b9ac" strokeweight=".79111mm">
                    <v:path arrowok="t"/>
                  </v:shape>
                  <v:shape id="Graphic 289" o:spid="_x0000_s1442" style="position:absolute;left:2339;top:1566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" path="m24166,l,40278,24166,80556,48333,40278,24166,xe" fillcolor="#89b9ac" stroked="f">
                    <v:path arrowok="t"/>
                  </v:shape>
                  <v:shape id="Graphic 290" o:spid="_x0000_s1443" style="position:absolute;left:2339;top:1566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" path="m24166,80556l48333,40278,24166,,,40278,24166,80556xe" filled="f" strokecolor="#89b9ac" strokeweight=".26369mm">
                    <v:path arrowok="t"/>
                  </v:shape>
                  <v:shape id="Graphic 291" o:spid="_x0000_s1444" style="position:absolute;left:17330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" path="m24166,l,40278,24166,80556,48333,40278,24166,xe" fillcolor="#89b9ac" stroked="f">
                    <v:path arrowok="t"/>
                  </v:shape>
                  <v:shape id="Graphic 292" o:spid="_x0000_s1445" style="position:absolute;left:17330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" path="m24166,80556l48333,40278,24166,,,40278,24166,80556xe" filled="f" strokecolor="#89b9ac" strokeweight=".26369mm">
                    <v:path arrowok="t"/>
                  </v:shape>
                  <v:shape id="Graphic 293" o:spid="_x0000_s1446" style="position:absolute;left:2581;top:17049;width:14992;height:4254;visibility:visible;mso-wrap-style:square;v-text-anchor:top" coordsize="1499235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" path="m,424845l1499155,e" filled="f" strokecolor="#9bb8cc" strokeweight=".79111mm">
                    <v:path arrowok="t"/>
                  </v:shape>
                  <v:shape id="Graphic 294" o:spid="_x0000_s1447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" path="m24166,l,40278,24166,80556,48333,40278,24166,xe" fillcolor="#9bb8cc" stroked="f">
                    <v:path arrowok="t"/>
                  </v:shape>
                  <v:shape id="Graphic 295" o:spid="_x0000_s1448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" path="m24166,80556l48333,40278,24166,,,40278,24166,80556xe" filled="f" strokecolor="#9bb8cc" strokeweight=".26369mm">
                    <v:path arrowok="t"/>
                  </v:shape>
                  <v:shape id="Graphic 296" o:spid="_x0000_s1449" style="position:absolute;left:17330;top:16646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" path="m24166,l,40278,24166,80556,48333,40278,24166,xe" fillcolor="#9bb8cc" stroked="f">
                    <v:path arrowok="t"/>
                  </v:shape>
                  <v:shape id="Graphic 297" o:spid="_x0000_s1450" style="position:absolute;left:17330;top:16646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" path="m24166,80556l48333,40278,24166,,,40278,24166,80556xe" filled="f" strokecolor="#9bb8cc" strokeweight=".26369mm">
                    <v:path arrowok="t"/>
                  </v:shape>
                  <v:shape id="Graphic 298" o:spid="_x0000_s1451" style="position:absolute;left:332;top:37;width:19494;height:22276;visibility:visible;mso-wrap-style:square;v-text-anchor:top" coordsize="1949450,222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" path="m,2227205l,em1948902,2227205l1948902,em,2227205r1948902,em,l1948902,e" filled="f" strokeweight=".21094mm">
                    <v:path arrowok="t"/>
                  </v:shape>
                  <v:shape id="Graphic 299" o:spid="_x0000_s1452" style="position:absolute;left:1184;top:709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" path="m94936,l,,,66455r94936,l94936,xe" fillcolor="#f7b686" stroked="f">
                    <v:path arrowok="t"/>
                  </v:shape>
                  <v:shape id="Graphic 300" o:spid="_x0000_s1453" style="position:absolute;left:1184;top:2102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" path="m94936,l,,,66455r94936,l94936,xe" fillcolor="#9bb8cc" stroked="f">
                    <v:path arrowok="t"/>
                  </v:shape>
                  <v:shape id="Graphic 301" o:spid="_x0000_s1454" style="position:absolute;left:1184;top:3495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" path="m94936,l,,,66455r94936,l94936,xe" fillcolor="#ff90bc" stroked="f">
                    <v:path arrowok="t"/>
                  </v:shape>
                  <v:shape id="Graphic 302" o:spid="_x0000_s1455" style="position:absolute;left:1184;top:4888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" path="m94936,l,,,66455r94936,l94936,xe" fillcolor="#ed7113" stroked="f">
                    <v:path arrowok="t"/>
                  </v:shape>
                  <v:shape id="Graphic 303" o:spid="_x0000_s1456" style="position:absolute;left:1184;top:6281;width:952;height:666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" path="m94936,l,,,66455r94936,l94936,xe" fillcolor="#ffe9d2" stroked="f">
                    <v:path arrowok="t"/>
                  </v:shape>
                  <v:shape id="Graphic 304" o:spid="_x0000_s1457" style="position:absolute;left:1184;top:7674;width:952;height:666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" path="m94936,l,,,66455r94936,l94936,xe" fillcolor="#abb1d6" stroked="f">
                    <v:path arrowok="t"/>
                  </v:shape>
                  <v:shape id="Graphic 305" o:spid="_x0000_s1458" style="position:absolute;left:1184;top:9066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" path="m94936,l,,,66455r94936,l94936,xe" fillcolor="#89b9ac" stroked="f">
                    <v:path arrowok="t"/>
                  </v:shape>
                  <v:shape id="Graphic 306" o:spid="_x0000_s1459" style="position:absolute;left:1184;top:10459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" path="m94936,l,,,66455r94936,l94936,xe" fillcolor="#748e62" stroked="f">
                    <v:path arrowok="t"/>
                  </v:shape>
                  <v:shape id="Textbox 307" o:spid="_x0000_s1460" type="#_x0000_t202" style="position:absolute;width:19862;height:2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/BS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vyxeoXbN+kEufgHAAD//wMAUEsBAi0AFAAGAAgAAAAhANvh9svuAAAAhQEAABMAAAAAAAAAAAAA&#10;AAAAAAAAAFtDb250ZW50X1R5cGVzXS54bWxQSwECLQAUAAYACAAAACEAWvQsW78AAAAVAQAACwAA&#10;AAAAAAAAAAAAAAAfAQAAX3JlbHMvLnJlbHNQSwECLQAUAAYACAAAACEAJavwUsMAAADdAAAADwAA&#10;AAAAAAAAAAAAAAAHAgAAZHJzL2Rvd25yZXYueG1sUEsFBgAAAAADAAMAtwAAAPcCAAAAAA==&#10;" filled="f" stroked="f">
                    <v:textbox inset="0,0,0,0">
                      <w:txbxContent>
                        <w:p w14:paraId="75D3CA84" w14:textId="77777777" w:rsidR="009D3118" w:rsidRDefault="009D3118">
                          <w:pPr>
                            <w:spacing w:before="45" w:line="254" w:lineRule="auto"/>
                            <w:ind w:left="410" w:right="1132"/>
                            <w:rPr>
                              <w:del w:id="667" w:author="Author" w:date="2024-02-01T10:43:00Z"/>
                              <w:rFonts w:ascii="Verdana"/>
                              <w:sz w:val="17"/>
                            </w:rPr>
                          </w:pPr>
                          <w:del w:id="668" w:author="Author" w:date="2024-02-01T10:43:00Z"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17"/>
                              </w:rPr>
                              <w:delText>Trinidad</w:delText>
                            </w:r>
                            <w:r>
                              <w:rPr>
                                <w:rFonts w:ascii="Verdana"/>
                                <w:spacing w:val="-9"/>
                                <w:sz w:val="17"/>
                              </w:rPr>
                              <w:delText xml:space="preserve"> </w:delText>
                            </w: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17"/>
                              </w:rPr>
                              <w:delText>&amp;</w:delText>
                            </w:r>
                            <w:r>
                              <w:rPr>
                                <w:rFonts w:ascii="Verdana"/>
                                <w:spacing w:val="-9"/>
                                <w:sz w:val="17"/>
                              </w:rPr>
                              <w:delText xml:space="preserve"> </w:delText>
                            </w: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17"/>
                              </w:rPr>
                              <w:delText xml:space="preserve">Tobago </w:delText>
                            </w:r>
                            <w:r>
                              <w:rPr>
                                <w:rFonts w:ascii="Verdana"/>
                                <w:sz w:val="17"/>
                              </w:rPr>
                              <w:delText>Other</w:delText>
                            </w:r>
                            <w:r>
                              <w:rPr>
                                <w:rFonts w:ascii="Verdana"/>
                                <w:spacing w:val="-15"/>
                                <w:sz w:val="17"/>
                              </w:rPr>
                              <w:delText xml:space="preserve"> </w:delText>
                            </w:r>
                            <w:r>
                              <w:rPr>
                                <w:rFonts w:ascii="Verdana"/>
                                <w:sz w:val="17"/>
                              </w:rPr>
                              <w:delText xml:space="preserve">Americas Other Europe Other Africa </w:delText>
                            </w:r>
                            <w:r>
                              <w:rPr>
                                <w:rFonts w:ascii="Verdana"/>
                                <w:spacing w:val="-2"/>
                                <w:sz w:val="17"/>
                              </w:rPr>
                              <w:delText>Algeria</w:delText>
                            </w:r>
                          </w:del>
                        </w:p>
                        <w:p w14:paraId="590D28E1" w14:textId="77777777" w:rsidR="009D3118" w:rsidRDefault="009D3118">
                          <w:pPr>
                            <w:spacing w:before="2" w:line="254" w:lineRule="auto"/>
                            <w:ind w:left="410" w:right="1967"/>
                            <w:rPr>
                              <w:del w:id="669" w:author="Author" w:date="2024-02-01T10:43:00Z"/>
                              <w:rFonts w:ascii="Verdana"/>
                              <w:sz w:val="17"/>
                            </w:rPr>
                          </w:pPr>
                          <w:del w:id="670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delText xml:space="preserve">Nigeria </w:delTex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17"/>
                              </w:rPr>
                              <w:delText xml:space="preserve">Qatar </w:delText>
                            </w:r>
                            <w:r>
                              <w:rPr>
                                <w:rFonts w:ascii="Verdana"/>
                                <w:spacing w:val="-4"/>
                                <w:w w:val="95"/>
                                <w:sz w:val="17"/>
                              </w:rPr>
                              <w:delText>USA</w:delText>
                            </w:r>
                          </w:del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671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485650432" behindDoc="1" locked="0" layoutInCell="1" allowOverlap="1" wp14:anchorId="266A8B69" wp14:editId="6072F8BC">
                  <wp:simplePos x="0" y="0"/>
                  <wp:positionH relativeFrom="page">
                    <wp:posOffset>2296988</wp:posOffset>
                  </wp:positionH>
                  <wp:positionV relativeFrom="paragraph">
                    <wp:posOffset>-146246</wp:posOffset>
                  </wp:positionV>
                  <wp:extent cx="1986280" cy="2264410"/>
                  <wp:effectExtent l="0" t="0" r="0" b="0"/>
                  <wp:wrapNone/>
                  <wp:docPr id="224" name="Group 2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986280" cy="2264410"/>
                            <a:chOff x="0" y="0"/>
                            <a:chExt cx="1986280" cy="2264410"/>
                          </a:xfrm>
                        </wpg:grpSpPr>
                        <wps:wsp>
                          <wps:cNvPr id="226" name="Graphic 225"/>
                          <wps:cNvSpPr/>
                          <wps:spPr>
                            <a:xfrm>
                              <a:off x="258101" y="3797"/>
                              <a:ext cx="1270" cy="2227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227580">
                                  <a:moveTo>
                                    <a:pt x="0" y="222720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Graphic 226"/>
                          <wps:cNvSpPr/>
                          <wps:spPr>
                            <a:xfrm>
                              <a:off x="258101" y="223100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Graphic 227"/>
                          <wps:cNvSpPr/>
                          <wps:spPr>
                            <a:xfrm>
                              <a:off x="258101" y="223100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Graphic 228"/>
                          <wps:cNvSpPr/>
                          <wps:spPr>
                            <a:xfrm>
                              <a:off x="1757256" y="3797"/>
                              <a:ext cx="1270" cy="2227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227580">
                                  <a:moveTo>
                                    <a:pt x="0" y="222720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Graphic 229"/>
                          <wps:cNvSpPr/>
                          <wps:spPr>
                            <a:xfrm>
                              <a:off x="1757256" y="223100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Graphic 230"/>
                          <wps:cNvSpPr/>
                          <wps:spPr>
                            <a:xfrm>
                              <a:off x="1757256" y="223100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Graphic 231"/>
                          <wps:cNvSpPr/>
                          <wps:spPr>
                            <a:xfrm>
                              <a:off x="33227" y="2129766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Graphic 232"/>
                          <wps:cNvSpPr/>
                          <wps:spPr>
                            <a:xfrm>
                              <a:off x="0" y="212976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Graphic 233"/>
                          <wps:cNvSpPr/>
                          <wps:spPr>
                            <a:xfrm>
                              <a:off x="0" y="212976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Graphic 234"/>
                          <wps:cNvSpPr/>
                          <wps:spPr>
                            <a:xfrm>
                              <a:off x="33227" y="1877956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Graphic 235"/>
                          <wps:cNvSpPr/>
                          <wps:spPr>
                            <a:xfrm>
                              <a:off x="0" y="187795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" name="Graphic 236"/>
                          <wps:cNvSpPr/>
                          <wps:spPr>
                            <a:xfrm>
                              <a:off x="0" y="187795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Graphic 237"/>
                          <wps:cNvSpPr/>
                          <wps:spPr>
                            <a:xfrm>
                              <a:off x="33227" y="1626145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Graphic 238"/>
                          <wps:cNvSpPr/>
                          <wps:spPr>
                            <a:xfrm>
                              <a:off x="0" y="162614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Graphic 239"/>
                          <wps:cNvSpPr/>
                          <wps:spPr>
                            <a:xfrm>
                              <a:off x="0" y="162614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Graphic 240"/>
                          <wps:cNvSpPr/>
                          <wps:spPr>
                            <a:xfrm>
                              <a:off x="33227" y="1374334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Graphic 241"/>
                          <wps:cNvSpPr/>
                          <wps:spPr>
                            <a:xfrm>
                              <a:off x="0" y="137433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Graphic 242"/>
                          <wps:cNvSpPr/>
                          <wps:spPr>
                            <a:xfrm>
                              <a:off x="0" y="137433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Graphic 243"/>
                          <wps:cNvSpPr/>
                          <wps:spPr>
                            <a:xfrm>
                              <a:off x="33227" y="1122524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Graphic 244"/>
                          <wps:cNvSpPr/>
                          <wps:spPr>
                            <a:xfrm>
                              <a:off x="0" y="112252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Graphic 245"/>
                          <wps:cNvSpPr/>
                          <wps:spPr>
                            <a:xfrm>
                              <a:off x="0" y="112252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7" name="Graphic 246"/>
                          <wps:cNvSpPr/>
                          <wps:spPr>
                            <a:xfrm>
                              <a:off x="33227" y="870713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Graphic 247"/>
                          <wps:cNvSpPr/>
                          <wps:spPr>
                            <a:xfrm>
                              <a:off x="0" y="87071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" name="Graphic 248"/>
                          <wps:cNvSpPr/>
                          <wps:spPr>
                            <a:xfrm>
                              <a:off x="0" y="87071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0" name="Graphic 249"/>
                          <wps:cNvSpPr/>
                          <wps:spPr>
                            <a:xfrm>
                              <a:off x="33227" y="618903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" name="Graphic 250"/>
                          <wps:cNvSpPr/>
                          <wps:spPr>
                            <a:xfrm>
                              <a:off x="0" y="61890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" name="Graphic 251"/>
                          <wps:cNvSpPr/>
                          <wps:spPr>
                            <a:xfrm>
                              <a:off x="0" y="61890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Graphic 252"/>
                          <wps:cNvSpPr/>
                          <wps:spPr>
                            <a:xfrm>
                              <a:off x="33227" y="367092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85191" y="0"/>
                                  </a:lnTo>
                                </a:path>
                                <a:path w="1949450">
                                  <a:moveTo>
                                    <a:pt x="180128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Graphic 253"/>
                          <wps:cNvSpPr/>
                          <wps:spPr>
                            <a:xfrm>
                              <a:off x="0" y="36709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" name="Graphic 254"/>
                          <wps:cNvSpPr/>
                          <wps:spPr>
                            <a:xfrm>
                              <a:off x="0" y="36709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" name="Graphic 255"/>
                          <wps:cNvSpPr/>
                          <wps:spPr>
                            <a:xfrm>
                              <a:off x="33227" y="115281"/>
                              <a:ext cx="1949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>
                                  <a:moveTo>
                                    <a:pt x="0" y="0"/>
                                  </a:moveTo>
                                  <a:lnTo>
                                    <a:pt x="85191" y="0"/>
                                  </a:lnTo>
                                </a:path>
                                <a:path w="1949450">
                                  <a:moveTo>
                                    <a:pt x="180128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" name="Graphic 256"/>
                          <wps:cNvSpPr/>
                          <wps:spPr>
                            <a:xfrm>
                              <a:off x="0" y="11528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" name="Graphic 257"/>
                          <wps:cNvSpPr/>
                          <wps:spPr>
                            <a:xfrm>
                              <a:off x="0" y="11528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" name="Graphic 258"/>
                          <wps:cNvSpPr/>
                          <wps:spPr>
                            <a:xfrm>
                              <a:off x="258101" y="105034"/>
                              <a:ext cx="1499235" cy="20250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2025014">
                                  <a:moveTo>
                                    <a:pt x="0" y="2024732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748E6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0" name="Graphic 259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8E6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" name="Graphic 260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748E6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" name="Graphic 261"/>
                          <wps:cNvSpPr/>
                          <wps:spPr>
                            <a:xfrm>
                              <a:off x="1733089" y="64756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8E6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" name="Graphic 262"/>
                          <wps:cNvSpPr/>
                          <wps:spPr>
                            <a:xfrm>
                              <a:off x="1733089" y="64756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748E6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4" name="Graphic 263"/>
                          <wps:cNvSpPr/>
                          <wps:spPr>
                            <a:xfrm>
                              <a:off x="258101" y="1536051"/>
                              <a:ext cx="1499235" cy="704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70485">
                                  <a:moveTo>
                                    <a:pt x="0" y="70410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FFE9D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Graphic 264"/>
                          <wps:cNvSpPr/>
                          <wps:spPr>
                            <a:xfrm>
                              <a:off x="233934" y="156618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D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Graphic 265"/>
                          <wps:cNvSpPr/>
                          <wps:spPr>
                            <a:xfrm>
                              <a:off x="233934" y="156618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FE9D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" name="Graphic 266"/>
                          <wps:cNvSpPr/>
                          <wps:spPr>
                            <a:xfrm>
                              <a:off x="1733089" y="149577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D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" name="Graphic 267"/>
                          <wps:cNvSpPr/>
                          <wps:spPr>
                            <a:xfrm>
                              <a:off x="1733089" y="149577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FE9D2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Graphic 268"/>
                          <wps:cNvSpPr/>
                          <wps:spPr>
                            <a:xfrm>
                              <a:off x="258101" y="2010598"/>
                              <a:ext cx="1499235" cy="52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52705">
                                  <a:moveTo>
                                    <a:pt x="0" y="52473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FF90B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0" name="Graphic 269"/>
                          <wps:cNvSpPr/>
                          <wps:spPr>
                            <a:xfrm>
                              <a:off x="233934" y="202279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0B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" name="Graphic 270"/>
                          <wps:cNvSpPr/>
                          <wps:spPr>
                            <a:xfrm>
                              <a:off x="233934" y="202279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F90B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" name="Graphic 271"/>
                          <wps:cNvSpPr/>
                          <wps:spPr>
                            <a:xfrm>
                              <a:off x="1733089" y="197031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0B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Graphic 272"/>
                          <wps:cNvSpPr/>
                          <wps:spPr>
                            <a:xfrm>
                              <a:off x="1733089" y="197031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F90B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Graphic 273"/>
                          <wps:cNvSpPr/>
                          <wps:spPr>
                            <a:xfrm>
                              <a:off x="258101" y="1507437"/>
                              <a:ext cx="1499235" cy="6229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622935">
                                  <a:moveTo>
                                    <a:pt x="0" y="622328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F7B68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Graphic 274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B68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Graphic 275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7B68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Graphic 276"/>
                          <wps:cNvSpPr/>
                          <wps:spPr>
                            <a:xfrm>
                              <a:off x="1733089" y="146715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B68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Graphic 277"/>
                          <wps:cNvSpPr/>
                          <wps:spPr>
                            <a:xfrm>
                              <a:off x="1733089" y="146715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F7B68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Graphic 278"/>
                          <wps:cNvSpPr/>
                          <wps:spPr>
                            <a:xfrm>
                              <a:off x="258101" y="1865092"/>
                              <a:ext cx="1499235" cy="264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264795">
                                  <a:moveTo>
                                    <a:pt x="0" y="264674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ED711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Graphic 279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7113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" name="Graphic 280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ED711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Graphic 281"/>
                          <wps:cNvSpPr/>
                          <wps:spPr>
                            <a:xfrm>
                              <a:off x="1733089" y="182481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7113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" name="Graphic 282"/>
                          <wps:cNvSpPr/>
                          <wps:spPr>
                            <a:xfrm>
                              <a:off x="1733089" y="182481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ED711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" name="Graphic 283"/>
                          <wps:cNvSpPr/>
                          <wps:spPr>
                            <a:xfrm>
                              <a:off x="258101" y="105034"/>
                              <a:ext cx="1499235" cy="1568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1568450">
                                  <a:moveTo>
                                    <a:pt x="0" y="1568123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ABB1D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5" name="Graphic 284"/>
                          <wps:cNvSpPr/>
                          <wps:spPr>
                            <a:xfrm>
                              <a:off x="233934" y="163287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BB1D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" name="Graphic 285"/>
                          <wps:cNvSpPr/>
                          <wps:spPr>
                            <a:xfrm>
                              <a:off x="233934" y="1632879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ABB1D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" name="Graphic 286"/>
                          <wps:cNvSpPr/>
                          <wps:spPr>
                            <a:xfrm>
                              <a:off x="1733089" y="64756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BB1D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8" name="Graphic 287"/>
                          <wps:cNvSpPr/>
                          <wps:spPr>
                            <a:xfrm>
                              <a:off x="1733089" y="64756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ABB1D6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" name="Graphic 288"/>
                          <wps:cNvSpPr/>
                          <wps:spPr>
                            <a:xfrm>
                              <a:off x="258101" y="1606462"/>
                              <a:ext cx="1499235" cy="5238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523875">
                                  <a:moveTo>
                                    <a:pt x="0" y="0"/>
                                  </a:moveTo>
                                  <a:lnTo>
                                    <a:pt x="1499155" y="523304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89B9A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" name="Graphic 289"/>
                          <wps:cNvSpPr/>
                          <wps:spPr>
                            <a:xfrm>
                              <a:off x="233934" y="156618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B9A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" name="Graphic 290"/>
                          <wps:cNvSpPr/>
                          <wps:spPr>
                            <a:xfrm>
                              <a:off x="233934" y="1566184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89B9A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Graphic 291"/>
                          <wps:cNvSpPr/>
                          <wps:spPr>
                            <a:xfrm>
                              <a:off x="1733089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B9A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" name="Graphic 292"/>
                          <wps:cNvSpPr/>
                          <wps:spPr>
                            <a:xfrm>
                              <a:off x="1733089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89B9A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" name="Graphic 293"/>
                          <wps:cNvSpPr/>
                          <wps:spPr>
                            <a:xfrm>
                              <a:off x="258101" y="1704921"/>
                              <a:ext cx="1499235" cy="425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9235" h="425450">
                                  <a:moveTo>
                                    <a:pt x="0" y="424845"/>
                                  </a:moveTo>
                                  <a:lnTo>
                                    <a:pt x="1499155" y="0"/>
                                  </a:lnTo>
                                </a:path>
                              </a:pathLst>
                            </a:custGeom>
                            <a:ln w="28480">
                              <a:solidFill>
                                <a:srgbClr val="9BB8C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" name="Graphic 294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BB8C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" name="Graphic 295"/>
                          <wps:cNvSpPr/>
                          <wps:spPr>
                            <a:xfrm>
                              <a:off x="233934" y="2089488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9BB8C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" name="Graphic 296"/>
                          <wps:cNvSpPr/>
                          <wps:spPr>
                            <a:xfrm>
                              <a:off x="1733089" y="166464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0"/>
                                  </a:move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BB8C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Graphic 297"/>
                          <wps:cNvSpPr/>
                          <wps:spPr>
                            <a:xfrm>
                              <a:off x="1733089" y="1664643"/>
                              <a:ext cx="48895" cy="8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80645">
                                  <a:moveTo>
                                    <a:pt x="24166" y="80556"/>
                                  </a:moveTo>
                                  <a:lnTo>
                                    <a:pt x="48333" y="40278"/>
                                  </a:lnTo>
                                  <a:lnTo>
                                    <a:pt x="24166" y="0"/>
                                  </a:lnTo>
                                  <a:lnTo>
                                    <a:pt x="0" y="40278"/>
                                  </a:lnTo>
                                  <a:lnTo>
                                    <a:pt x="24166" y="80556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9BB8C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" name="Graphic 298"/>
                          <wps:cNvSpPr/>
                          <wps:spPr>
                            <a:xfrm>
                              <a:off x="33227" y="3797"/>
                              <a:ext cx="1949450" cy="2227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9450" h="2227580">
                                  <a:moveTo>
                                    <a:pt x="0" y="2227205"/>
                                  </a:moveTo>
                                  <a:lnTo>
                                    <a:pt x="0" y="0"/>
                                  </a:lnTo>
                                </a:path>
                                <a:path w="1949450" h="2227580">
                                  <a:moveTo>
                                    <a:pt x="1948902" y="2227205"/>
                                  </a:moveTo>
                                  <a:lnTo>
                                    <a:pt x="1948902" y="0"/>
                                  </a:lnTo>
                                </a:path>
                                <a:path w="1949450" h="2227580">
                                  <a:moveTo>
                                    <a:pt x="0" y="2227205"/>
                                  </a:moveTo>
                                  <a:lnTo>
                                    <a:pt x="1948902" y="2227205"/>
                                  </a:lnTo>
                                </a:path>
                                <a:path w="1949450" h="2227580">
                                  <a:moveTo>
                                    <a:pt x="0" y="0"/>
                                  </a:moveTo>
                                  <a:lnTo>
                                    <a:pt x="19489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Graphic 299"/>
                          <wps:cNvSpPr/>
                          <wps:spPr>
                            <a:xfrm>
                              <a:off x="118419" y="70962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B68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Graphic 300"/>
                          <wps:cNvSpPr/>
                          <wps:spPr>
                            <a:xfrm>
                              <a:off x="118419" y="210251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BB8C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Graphic 301"/>
                          <wps:cNvSpPr/>
                          <wps:spPr>
                            <a:xfrm>
                              <a:off x="118419" y="349541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0B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Graphic 302"/>
                          <wps:cNvSpPr/>
                          <wps:spPr>
                            <a:xfrm>
                              <a:off x="118419" y="488830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7113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Graphic 303"/>
                          <wps:cNvSpPr/>
                          <wps:spPr>
                            <a:xfrm>
                              <a:off x="118419" y="628119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D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5" name="Graphic 304"/>
                          <wps:cNvSpPr/>
                          <wps:spPr>
                            <a:xfrm>
                              <a:off x="118419" y="767409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BB1D6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6" name="Graphic 305"/>
                          <wps:cNvSpPr/>
                          <wps:spPr>
                            <a:xfrm>
                              <a:off x="118419" y="906698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B9AC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Graphic 306"/>
                          <wps:cNvSpPr/>
                          <wps:spPr>
                            <a:xfrm>
                              <a:off x="118419" y="1045988"/>
                              <a:ext cx="95250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0" h="66675">
                                  <a:moveTo>
                                    <a:pt x="9493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55"/>
                                  </a:lnTo>
                                  <a:lnTo>
                                    <a:pt x="94936" y="66455"/>
                                  </a:lnTo>
                                  <a:lnTo>
                                    <a:pt x="9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48E62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Textbox 307"/>
                          <wps:cNvSpPr txBox="1"/>
                          <wps:spPr>
                            <a:xfrm>
                              <a:off x="0" y="0"/>
                              <a:ext cx="1986280" cy="226441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27AE5E1" w14:textId="77777777" w:rsidR="009D3118" w:rsidRDefault="009D3118">
                                <w:pPr>
                                  <w:spacing w:before="45" w:line="254" w:lineRule="auto"/>
                                  <w:ind w:left="410" w:right="1132"/>
                                  <w:rPr>
                                    <w:ins w:id="672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673" w:author="Author" w:date="2024-02-01T10:43:00Z">
                                  <w:r>
                                    <w:rPr>
                                      <w:rFonts w:ascii="Verdana"/>
                                      <w:spacing w:val="-6"/>
                                      <w:w w:val="90"/>
                                      <w:sz w:val="17"/>
                                    </w:rPr>
                                    <w:t>Trinidad</w:t>
                                  </w:r>
                                  <w:r>
                                    <w:rPr>
                                      <w:rFonts w:ascii="Verdana"/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pacing w:val="-6"/>
                                      <w:w w:val="90"/>
                                      <w:sz w:val="17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Verdana"/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pacing w:val="-6"/>
                                      <w:w w:val="90"/>
                                      <w:sz w:val="17"/>
                                    </w:rPr>
                                    <w:t xml:space="preserve">Tobago </w:t>
                                  </w:r>
                                  <w:r>
                                    <w:rPr>
                                      <w:rFonts w:ascii="Verdana"/>
                                      <w:sz w:val="17"/>
                                    </w:rPr>
                                    <w:t>Other</w:t>
                                  </w:r>
                                  <w:r>
                                    <w:rPr>
                                      <w:rFonts w:ascii="Verdana"/>
                                      <w:spacing w:val="-1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17"/>
                                    </w:rPr>
                                    <w:t xml:space="preserve">Americas Other Europe Other Africa </w: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sz w:val="17"/>
                                    </w:rPr>
                                    <w:t>Algeria</w:t>
                                  </w:r>
                                </w:ins>
                              </w:p>
                              <w:p w14:paraId="1FD1CEB8" w14:textId="77777777" w:rsidR="009D3118" w:rsidRDefault="009D3118">
                                <w:pPr>
                                  <w:spacing w:before="2" w:line="254" w:lineRule="auto"/>
                                  <w:ind w:left="410" w:right="1967"/>
                                  <w:rPr>
                                    <w:ins w:id="674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675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85"/>
                                      <w:sz w:val="17"/>
                                    </w:rPr>
                                    <w:t xml:space="preserve">Nigeria </w: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5"/>
                                      <w:sz w:val="17"/>
                                    </w:rPr>
                                    <w:t xml:space="preserve">Qatar </w:t>
                                  </w:r>
                                  <w:r>
                                    <w:rPr>
                                      <w:rFonts w:ascii="Verdana"/>
                                      <w:spacing w:val="-4"/>
                                      <w:w w:val="95"/>
                                      <w:sz w:val="17"/>
                                    </w:rPr>
                                    <w:t>USA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266A8B69" id="Group 224" o:spid="_x0000_s1461" style="position:absolute;left:0;text-align:left;margin-left:180.85pt;margin-top:-11.5pt;width:156.4pt;height:178.3pt;z-index:-17666048;mso-wrap-distance-left:0;mso-wrap-distance-right:0;mso-position-horizontal-relative:page" coordsize="19862,22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">
                  <v:shape id="Graphic 225" o:spid="_x0000_s1462" style="position:absolute;left:2581;top:37;width:12;height:22276;visibility:visible;mso-wrap-style:square;v-text-anchor:top" coordsize="1270,222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" path="m,2227205l,e" filled="f" strokecolor="#748d99" strokeweight=".21094mm">
                    <v:path arrowok="t"/>
                  </v:shape>
                  <v:shape id="Graphic 226" o:spid="_x0000_s1463" style="position:absolute;left:2581;top:22310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" path="m,l,33227e" fillcolor="black" stroked="f">
                    <v:path arrowok="t"/>
                  </v:shape>
                  <v:shape id="Graphic 227" o:spid="_x0000_s1464" style="position:absolute;left:2581;top:22310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" path="m,l,33227e" filled="f" strokeweight=".21094mm">
                    <v:path arrowok="t"/>
                  </v:shape>
                  <v:shape id="Graphic 228" o:spid="_x0000_s1465" style="position:absolute;left:17572;top:37;width:13;height:22276;visibility:visible;mso-wrap-style:square;v-text-anchor:top" coordsize="1270,222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" path="m,2227205l,e" filled="f" strokecolor="#748d99" strokeweight=".21094mm">
                    <v:path arrowok="t"/>
                  </v:shape>
                  <v:shape id="Graphic 229" o:spid="_x0000_s1466" style="position:absolute;left:17572;top:22310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" path="m,l,33227e" fillcolor="black" stroked="f">
                    <v:path arrowok="t"/>
                  </v:shape>
                  <v:shape id="Graphic 230" o:spid="_x0000_s1467" style="position:absolute;left:17572;top:22310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" path="m,l,33227e" filled="f" strokeweight=".21094mm">
                    <v:path arrowok="t"/>
                  </v:shape>
                  <v:shape id="Graphic 231" o:spid="_x0000_s1468" style="position:absolute;left:332;top:21297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" path="m,l1948902,e" filled="f" strokecolor="#748d99" strokeweight=".21094mm">
                    <v:path arrowok="t"/>
                  </v:shape>
                  <v:shape id="Graphic 232" o:spid="_x0000_s1469" style="position:absolute;top:2129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" path="m33227,l,e" fillcolor="black" stroked="f">
                    <v:path arrowok="t"/>
                  </v:shape>
                  <v:shape id="Graphic 233" o:spid="_x0000_s1470" style="position:absolute;top:2129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" path="m33227,l,e" filled="f" strokeweight=".21094mm">
                    <v:path arrowok="t"/>
                  </v:shape>
                  <v:shape id="Graphic 234" o:spid="_x0000_s1471" style="position:absolute;left:332;top:18779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" path="m,l1948902,e" filled="f" strokecolor="#748d99" strokeweight=".21094mm">
                    <v:path arrowok="t"/>
                  </v:shape>
                  <v:shape id="Graphic 235" o:spid="_x0000_s1472" style="position:absolute;top:1877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" path="m33227,l,e" fillcolor="black" stroked="f">
                    <v:path arrowok="t"/>
                  </v:shape>
                  <v:shape id="Graphic 236" o:spid="_x0000_s1473" style="position:absolute;top:1877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" path="m33227,l,e" filled="f" strokeweight=".21094mm">
                    <v:path arrowok="t"/>
                  </v:shape>
                  <v:shape id="Graphic 237" o:spid="_x0000_s1474" style="position:absolute;left:332;top:16261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" path="m,l1948902,e" filled="f" strokecolor="#748d99" strokeweight=".21094mm">
                    <v:path arrowok="t"/>
                  </v:shape>
                  <v:shape id="Graphic 238" o:spid="_x0000_s1475" style="position:absolute;top:1626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" path="m33227,l,e" fillcolor="black" stroked="f">
                    <v:path arrowok="t"/>
                  </v:shape>
                  <v:shape id="Graphic 239" o:spid="_x0000_s1476" style="position:absolute;top:1626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" path="m33227,l,e" filled="f" strokeweight=".21094mm">
                    <v:path arrowok="t"/>
                  </v:shape>
                  <v:shape id="Graphic 240" o:spid="_x0000_s1477" style="position:absolute;left:332;top:13743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" path="m,l1948902,e" filled="f" strokecolor="#748d99" strokeweight=".21094mm">
                    <v:path arrowok="t"/>
                  </v:shape>
                  <v:shape id="Graphic 241" o:spid="_x0000_s1478" style="position:absolute;top:1374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" path="m33227,l,e" fillcolor="black" stroked="f">
                    <v:path arrowok="t"/>
                  </v:shape>
                  <v:shape id="Graphic 242" o:spid="_x0000_s1479" style="position:absolute;top:1374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" path="m33227,l,e" filled="f" strokeweight=".21094mm">
                    <v:path arrowok="t"/>
                  </v:shape>
                  <v:shape id="Graphic 243" o:spid="_x0000_s1480" style="position:absolute;left:332;top:11225;width:19494;height:12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" path="m,l1948902,e" filled="f" strokecolor="#748d99" strokeweight=".21094mm">
                    <v:path arrowok="t"/>
                  </v:shape>
                  <v:shape id="Graphic 244" o:spid="_x0000_s1481" style="position:absolute;top:11225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" path="m33227,l,e" fillcolor="black" stroked="f">
                    <v:path arrowok="t"/>
                  </v:shape>
                  <v:shape id="Graphic 245" o:spid="_x0000_s1482" style="position:absolute;top:11225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" path="m33227,l,e" filled="f" strokeweight=".21094mm">
                    <v:path arrowok="t"/>
                  </v:shape>
                  <v:shape id="Graphic 246" o:spid="_x0000_s1483" style="position:absolute;left:332;top:8707;width:19494;height:12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" path="m,l1948902,e" filled="f" strokecolor="#748d99" strokeweight=".21094mm">
                    <v:path arrowok="t"/>
                  </v:shape>
                  <v:shape id="Graphic 247" o:spid="_x0000_s1484" style="position:absolute;top:8707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" path="m33227,l,e" fillcolor="black" stroked="f">
                    <v:path arrowok="t"/>
                  </v:shape>
                  <v:shape id="Graphic 248" o:spid="_x0000_s1485" style="position:absolute;top:8707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" path="m33227,l,e" filled="f" strokeweight=".21094mm">
                    <v:path arrowok="t"/>
                  </v:shape>
                  <v:shape id="Graphic 249" o:spid="_x0000_s1486" style="position:absolute;left:332;top:6189;width:19494;height:12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" path="m,l1948902,e" filled="f" strokecolor="#748d99" strokeweight=".21094mm">
                    <v:path arrowok="t"/>
                  </v:shape>
                  <v:shape id="Graphic 250" o:spid="_x0000_s1487" style="position:absolute;top:6189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" path="m33227,l,e" fillcolor="black" stroked="f">
                    <v:path arrowok="t"/>
                  </v:shape>
                  <v:shape id="Graphic 251" o:spid="_x0000_s1488" style="position:absolute;top:6189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" path="m33227,l,e" filled="f" strokeweight=".21094mm">
                    <v:path arrowok="t"/>
                  </v:shape>
                  <v:shape id="Graphic 252" o:spid="_x0000_s1489" style="position:absolute;left:332;top:3670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" path="m,l85191,em180128,l1948902,e" filled="f" strokecolor="#748d99" strokeweight=".21094mm">
                    <v:path arrowok="t"/>
                  </v:shape>
                  <v:shape id="Graphic 253" o:spid="_x0000_s1490" style="position:absolute;top:3670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" path="m33227,l,e" fillcolor="black" stroked="f">
                    <v:path arrowok="t"/>
                  </v:shape>
                  <v:shape id="Graphic 254" o:spid="_x0000_s1491" style="position:absolute;top:3670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" path="m33227,l,e" filled="f" strokeweight=".21094mm">
                    <v:path arrowok="t"/>
                  </v:shape>
                  <v:shape id="Graphic 255" o:spid="_x0000_s1492" style="position:absolute;left:332;top:1152;width:19494;height:13;visibility:visible;mso-wrap-style:square;v-text-anchor:top" coordsize="1949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" path="m,l85191,em180128,l1948902,e" filled="f" strokecolor="#748d99" strokeweight=".21094mm">
                    <v:path arrowok="t"/>
                  </v:shape>
                  <v:shape id="Graphic 256" o:spid="_x0000_s1493" style="position:absolute;top:115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" path="m33227,l,e" fillcolor="black" stroked="f">
                    <v:path arrowok="t"/>
                  </v:shape>
                  <v:shape id="Graphic 257" o:spid="_x0000_s1494" style="position:absolute;top:115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" path="m33227,l,e" filled="f" strokeweight=".21094mm">
                    <v:path arrowok="t"/>
                  </v:shape>
                  <v:shape id="Graphic 258" o:spid="_x0000_s1495" style="position:absolute;left:2581;top:1050;width:14992;height:20250;visibility:visible;mso-wrap-style:square;v-text-anchor:top" coordsize="1499235,2025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" path="m,2024732l1499155,e" filled="f" strokecolor="#748e62" strokeweight=".79111mm">
                    <v:path arrowok="t"/>
                  </v:shape>
                  <v:shape id="Graphic 259" o:spid="_x0000_s1496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" path="m24166,l,40278,24166,80556,48333,40278,24166,xe" fillcolor="#748e62" stroked="f">
                    <v:path arrowok="t"/>
                  </v:shape>
                  <v:shape id="Graphic 260" o:spid="_x0000_s1497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" path="m24166,80556l48333,40278,24166,,,40278,24166,80556xe" filled="f" strokecolor="#748e62" strokeweight=".26369mm">
                    <v:path arrowok="t"/>
                  </v:shape>
                  <v:shape id="Graphic 261" o:spid="_x0000_s1498" style="position:absolute;left:17330;top:64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" path="m24166,l,40278,24166,80556,48333,40278,24166,xe" fillcolor="#748e62" stroked="f">
                    <v:path arrowok="t"/>
                  </v:shape>
                  <v:shape id="Graphic 262" o:spid="_x0000_s1499" style="position:absolute;left:17330;top:64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" path="m24166,80556l48333,40278,24166,,,40278,24166,80556xe" filled="f" strokecolor="#748e62" strokeweight=".26369mm">
                    <v:path arrowok="t"/>
                  </v:shape>
                  <v:shape id="Graphic 263" o:spid="_x0000_s1500" style="position:absolute;left:2581;top:15360;width:14992;height:705;visibility:visible;mso-wrap-style:square;v-text-anchor:top" coordsize="149923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" path="m,70410l1499155,e" filled="f" strokecolor="#ffe9d2" strokeweight=".79111mm">
                    <v:path arrowok="t"/>
                  </v:shape>
                  <v:shape id="Graphic 264" o:spid="_x0000_s1501" style="position:absolute;left:2339;top:1566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" path="m24166,l,40278,24166,80556,48333,40278,24166,xe" fillcolor="#ffe9d2" stroked="f">
                    <v:path arrowok="t"/>
                  </v:shape>
                  <v:shape id="Graphic 265" o:spid="_x0000_s1502" style="position:absolute;left:2339;top:1566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" path="m24166,80556l48333,40278,24166,,,40278,24166,80556xe" filled="f" strokecolor="#ffe9d2" strokeweight=".26369mm">
                    <v:path arrowok="t"/>
                  </v:shape>
                  <v:shape id="Graphic 266" o:spid="_x0000_s1503" style="position:absolute;left:17330;top:1495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" path="m24166,l,40278,24166,80556,48333,40278,24166,xe" fillcolor="#ffe9d2" stroked="f">
                    <v:path arrowok="t"/>
                  </v:shape>
                  <v:shape id="Graphic 267" o:spid="_x0000_s1504" style="position:absolute;left:17330;top:1495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" path="m24166,80556l48333,40278,24166,,,40278,24166,80556xe" filled="f" strokecolor="#ffe9d2" strokeweight=".26369mm">
                    <v:path arrowok="t"/>
                  </v:shape>
                  <v:shape id="Graphic 268" o:spid="_x0000_s1505" style="position:absolute;left:2581;top:20105;width:14992;height:528;visibility:visible;mso-wrap-style:square;v-text-anchor:top" coordsize="1499235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" path="m,52473l1499155,e" filled="f" strokecolor="#ff90bc" strokeweight=".79111mm">
                    <v:path arrowok="t"/>
                  </v:shape>
                  <v:shape id="Graphic 269" o:spid="_x0000_s1506" style="position:absolute;left:2339;top:2022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" path="m24166,l,40278,24166,80556,48333,40278,24166,xe" fillcolor="#ff90bc" stroked="f">
                    <v:path arrowok="t"/>
                  </v:shape>
                  <v:shape id="Graphic 270" o:spid="_x0000_s1507" style="position:absolute;left:2339;top:2022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" path="m24166,80556l48333,40278,24166,,,40278,24166,80556xe" filled="f" strokecolor="#ff90bc" strokeweight=".26369mm">
                    <v:path arrowok="t"/>
                  </v:shape>
                  <v:shape id="Graphic 271" o:spid="_x0000_s1508" style="position:absolute;left:17330;top:19703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" path="m24166,l,40278,24166,80556,48333,40278,24166,xe" fillcolor="#ff90bc" stroked="f">
                    <v:path arrowok="t"/>
                  </v:shape>
                  <v:shape id="Graphic 272" o:spid="_x0000_s1509" style="position:absolute;left:17330;top:19703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" path="m24166,80556l48333,40278,24166,,,40278,24166,80556xe" filled="f" strokecolor="#ff90bc" strokeweight=".26369mm">
                    <v:path arrowok="t"/>
                  </v:shape>
                  <v:shape id="Graphic 273" o:spid="_x0000_s1510" style="position:absolute;left:2581;top:15074;width:14992;height:6229;visibility:visible;mso-wrap-style:square;v-text-anchor:top" coordsize="1499235,622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" path="m,622328l1499155,e" filled="f" strokecolor="#f7b686" strokeweight=".79111mm">
                    <v:path arrowok="t"/>
                  </v:shape>
                  <v:shape id="Graphic 274" o:spid="_x0000_s1511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" path="m24166,l,40278,24166,80556,48333,40278,24166,xe" fillcolor="#f7b686" stroked="f">
                    <v:path arrowok="t"/>
                  </v:shape>
                  <v:shape id="Graphic 275" o:spid="_x0000_s1512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" path="m24166,80556l48333,40278,24166,,,40278,24166,80556xe" filled="f" strokecolor="#f7b686" strokeweight=".26369mm">
                    <v:path arrowok="t"/>
                  </v:shape>
                  <v:shape id="Graphic 276" o:spid="_x0000_s1513" style="position:absolute;left:17330;top:1467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" path="m24166,l,40278,24166,80556,48333,40278,24166,xe" fillcolor="#f7b686" stroked="f">
                    <v:path arrowok="t"/>
                  </v:shape>
                  <v:shape id="Graphic 277" o:spid="_x0000_s1514" style="position:absolute;left:17330;top:1467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" path="m24166,80556l48333,40278,24166,,,40278,24166,80556xe" filled="f" strokecolor="#f7b686" strokeweight=".26369mm">
                    <v:path arrowok="t"/>
                  </v:shape>
                  <v:shape id="Graphic 278" o:spid="_x0000_s1515" style="position:absolute;left:2581;top:18650;width:14992;height:2648;visibility:visible;mso-wrap-style:square;v-text-anchor:top" coordsize="1499235,26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" path="m,264674l1499155,e" filled="f" strokecolor="#ed7113" strokeweight=".79111mm">
                    <v:path arrowok="t"/>
                  </v:shape>
                  <v:shape id="Graphic 279" o:spid="_x0000_s1516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" path="m24166,l,40278,24166,80556,48333,40278,24166,xe" fillcolor="#ed7113" stroked="f">
                    <v:path arrowok="t"/>
                  </v:shape>
                  <v:shape id="Graphic 280" o:spid="_x0000_s1517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" path="m24166,80556l48333,40278,24166,,,40278,24166,80556xe" filled="f" strokecolor="#ed7113" strokeweight=".26369mm">
                    <v:path arrowok="t"/>
                  </v:shape>
                  <v:shape id="Graphic 281" o:spid="_x0000_s1518" style="position:absolute;left:17330;top:18248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" path="m24166,l,40278,24166,80556,48333,40278,24166,xe" fillcolor="#ed7113" stroked="f">
                    <v:path arrowok="t"/>
                  </v:shape>
                  <v:shape id="Graphic 282" o:spid="_x0000_s1519" style="position:absolute;left:17330;top:18248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" path="m24166,80556l48333,40278,24166,,,40278,24166,80556xe" filled="f" strokecolor="#ed7113" strokeweight=".26369mm">
                    <v:path arrowok="t"/>
                  </v:shape>
                  <v:shape id="Graphic 283" o:spid="_x0000_s1520" style="position:absolute;left:2581;top:1050;width:14992;height:15684;visibility:visible;mso-wrap-style:square;v-text-anchor:top" coordsize="1499235,156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" path="m,1568123l1499155,e" filled="f" strokecolor="#abb1d6" strokeweight=".79111mm">
                    <v:path arrowok="t"/>
                  </v:shape>
                  <v:shape id="Graphic 284" o:spid="_x0000_s1521" style="position:absolute;left:2339;top:16328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" path="m24166,l,40278,24166,80556,48333,40278,24166,xe" fillcolor="#abb1d6" stroked="f">
                    <v:path arrowok="t"/>
                  </v:shape>
                  <v:shape id="Graphic 285" o:spid="_x0000_s1522" style="position:absolute;left:2339;top:16328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" path="m24166,80556l48333,40278,24166,,,40278,24166,80556xe" filled="f" strokecolor="#abb1d6" strokeweight=".26369mm">
                    <v:path arrowok="t"/>
                  </v:shape>
                  <v:shape id="Graphic 286" o:spid="_x0000_s1523" style="position:absolute;left:17330;top:64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" path="m24166,l,40278,24166,80556,48333,40278,24166,xe" fillcolor="#abb1d6" stroked="f">
                    <v:path arrowok="t"/>
                  </v:shape>
                  <v:shape id="Graphic 287" o:spid="_x0000_s1524" style="position:absolute;left:17330;top:647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" path="m24166,80556l48333,40278,24166,,,40278,24166,80556xe" filled="f" strokecolor="#abb1d6" strokeweight=".26369mm">
                    <v:path arrowok="t"/>
                  </v:shape>
                  <v:shape id="Graphic 288" o:spid="_x0000_s1525" style="position:absolute;left:2581;top:16064;width:14992;height:5239;visibility:visible;mso-wrap-style:square;v-text-anchor:top" coordsize="1499235,52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" path="m,l1499155,523304e" filled="f" strokecolor="#89b9ac" strokeweight=".79111mm">
                    <v:path arrowok="t"/>
                  </v:shape>
                  <v:shape id="Graphic 289" o:spid="_x0000_s1526" style="position:absolute;left:2339;top:1566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" path="m24166,l,40278,24166,80556,48333,40278,24166,xe" fillcolor="#89b9ac" stroked="f">
                    <v:path arrowok="t"/>
                  </v:shape>
                  <v:shape id="Graphic 290" o:spid="_x0000_s1527" style="position:absolute;left:2339;top:15661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" path="m24166,80556l48333,40278,24166,,,40278,24166,80556xe" filled="f" strokecolor="#89b9ac" strokeweight=".26369mm">
                    <v:path arrowok="t"/>
                  </v:shape>
                  <v:shape id="Graphic 291" o:spid="_x0000_s1528" style="position:absolute;left:17330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" path="m24166,l,40278,24166,80556,48333,40278,24166,xe" fillcolor="#89b9ac" stroked="f">
                    <v:path arrowok="t"/>
                  </v:shape>
                  <v:shape id="Graphic 292" o:spid="_x0000_s1529" style="position:absolute;left:17330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" path="m24166,80556l48333,40278,24166,,,40278,24166,80556xe" filled="f" strokecolor="#89b9ac" strokeweight=".26369mm">
                    <v:path arrowok="t"/>
                  </v:shape>
                  <v:shape id="Graphic 293" o:spid="_x0000_s1530" style="position:absolute;left:2581;top:17049;width:14992;height:4254;visibility:visible;mso-wrap-style:square;v-text-anchor:top" coordsize="1499235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" path="m,424845l1499155,e" filled="f" strokecolor="#9bb8cc" strokeweight=".79111mm">
                    <v:path arrowok="t"/>
                  </v:shape>
                  <v:shape id="Graphic 294" o:spid="_x0000_s1531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" path="m24166,l,40278,24166,80556,48333,40278,24166,xe" fillcolor="#9bb8cc" stroked="f">
                    <v:path arrowok="t"/>
                  </v:shape>
                  <v:shape id="Graphic 295" o:spid="_x0000_s1532" style="position:absolute;left:2339;top:20894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" path="m24166,80556l48333,40278,24166,,,40278,24166,80556xe" filled="f" strokecolor="#9bb8cc" strokeweight=".26369mm">
                    <v:path arrowok="t"/>
                  </v:shape>
                  <v:shape id="Graphic 296" o:spid="_x0000_s1533" style="position:absolute;left:17330;top:16646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" path="m24166,l,40278,24166,80556,48333,40278,24166,xe" fillcolor="#9bb8cc" stroked="f">
                    <v:path arrowok="t"/>
                  </v:shape>
                  <v:shape id="Graphic 297" o:spid="_x0000_s1534" style="position:absolute;left:17330;top:16646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" path="m24166,80556l48333,40278,24166,,,40278,24166,80556xe" filled="f" strokecolor="#9bb8cc" strokeweight=".26369mm">
                    <v:path arrowok="t"/>
                  </v:shape>
                  <v:shape id="Graphic 298" o:spid="_x0000_s1535" style="position:absolute;left:332;top:37;width:19494;height:22276;visibility:visible;mso-wrap-style:square;v-text-anchor:top" coordsize="1949450,222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" path="m,2227205l,em1948902,2227205l1948902,em,2227205r1948902,em,l1948902,e" filled="f" strokeweight=".21094mm">
                    <v:path arrowok="t"/>
                  </v:shape>
                  <v:shape id="Graphic 299" o:spid="_x0000_s1536" style="position:absolute;left:1184;top:709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" path="m94936,l,,,66455r94936,l94936,xe" fillcolor="#f7b686" stroked="f">
                    <v:path arrowok="t"/>
                  </v:shape>
                  <v:shape id="Graphic 300" o:spid="_x0000_s1537" style="position:absolute;left:1184;top:2102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" path="m94936,l,,,66455r94936,l94936,xe" fillcolor="#9bb8cc" stroked="f">
                    <v:path arrowok="t"/>
                  </v:shape>
                  <v:shape id="Graphic 301" o:spid="_x0000_s1538" style="position:absolute;left:1184;top:3495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" path="m94936,l,,,66455r94936,l94936,xe" fillcolor="#ff90bc" stroked="f">
                    <v:path arrowok="t"/>
                  </v:shape>
                  <v:shape id="Graphic 302" o:spid="_x0000_s1539" style="position:absolute;left:1184;top:4888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" path="m94936,l,,,66455r94936,l94936,xe" fillcolor="#ed7113" stroked="f">
                    <v:path arrowok="t"/>
                  </v:shape>
                  <v:shape id="Graphic 303" o:spid="_x0000_s1540" style="position:absolute;left:1184;top:6281;width:952;height:666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" path="m94936,l,,,66455r94936,l94936,xe" fillcolor="#ffe9d2" stroked="f">
                    <v:path arrowok="t"/>
                  </v:shape>
                  <v:shape id="Graphic 304" o:spid="_x0000_s1541" style="position:absolute;left:1184;top:7674;width:952;height:666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" path="m94936,l,,,66455r94936,l94936,xe" fillcolor="#abb1d6" stroked="f">
                    <v:path arrowok="t"/>
                  </v:shape>
                  <v:shape id="Graphic 305" o:spid="_x0000_s1542" style="position:absolute;left:1184;top:9066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" path="m94936,l,,,66455r94936,l94936,xe" fillcolor="#89b9ac" stroked="f">
                    <v:path arrowok="t"/>
                  </v:shape>
                  <v:shape id="Graphic 306" o:spid="_x0000_s1543" style="position:absolute;left:1184;top:10459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" path="m94936,l,,,66455r94936,l94936,xe" fillcolor="#748e62" stroked="f">
                    <v:path arrowok="t"/>
                  </v:shape>
                  <v:shape id="Textbox 307" o:spid="_x0000_s1544" type="#_x0000_t202" style="position:absolute;width:19862;height:2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  <v:textbox inset="0,0,0,0">
                      <w:txbxContent>
                        <w:p w14:paraId="627AE5E1" w14:textId="77777777" w:rsidR="009D3118" w:rsidRDefault="009D3118">
                          <w:pPr>
                            <w:spacing w:before="45" w:line="254" w:lineRule="auto"/>
                            <w:ind w:left="410" w:right="1132"/>
                            <w:rPr>
                              <w:ins w:id="676" w:author="Author" w:date="2024-02-01T10:43:00Z"/>
                              <w:rFonts w:ascii="Verdana"/>
                              <w:sz w:val="17"/>
                            </w:rPr>
                          </w:pPr>
                          <w:ins w:id="677" w:author="Author" w:date="2024-02-01T10:43:00Z"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17"/>
                              </w:rPr>
                              <w:t>Trinidad</w:t>
                            </w:r>
                            <w:r>
                              <w:rPr>
                                <w:rFonts w:ascii="Verdana"/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17"/>
                              </w:rPr>
                              <w:t>&amp;</w:t>
                            </w:r>
                            <w:r>
                              <w:rPr>
                                <w:rFonts w:ascii="Verdana"/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17"/>
                              </w:rPr>
                              <w:t xml:space="preserve">Tobago </w:t>
                            </w:r>
                            <w:r>
                              <w:rPr>
                                <w:rFonts w:ascii="Verdana"/>
                                <w:sz w:val="17"/>
                              </w:rPr>
                              <w:t>Other</w:t>
                            </w:r>
                            <w:r>
                              <w:rPr>
                                <w:rFonts w:ascii="Verdana"/>
                                <w:spacing w:val="-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7"/>
                              </w:rPr>
                              <w:t xml:space="preserve">Americas Other Europe Other Africa </w:t>
                            </w:r>
                            <w:r>
                              <w:rPr>
                                <w:rFonts w:ascii="Verdana"/>
                                <w:spacing w:val="-2"/>
                                <w:sz w:val="17"/>
                              </w:rPr>
                              <w:t>Algeria</w:t>
                            </w:r>
                          </w:ins>
                        </w:p>
                        <w:p w14:paraId="1FD1CEB8" w14:textId="77777777" w:rsidR="009D3118" w:rsidRDefault="009D3118">
                          <w:pPr>
                            <w:spacing w:before="2" w:line="254" w:lineRule="auto"/>
                            <w:ind w:left="410" w:right="1967"/>
                            <w:rPr>
                              <w:ins w:id="678" w:author="Author" w:date="2024-02-01T10:43:00Z"/>
                              <w:rFonts w:ascii="Verdana"/>
                              <w:sz w:val="17"/>
                            </w:rPr>
                          </w:pPr>
                          <w:ins w:id="679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 xml:space="preserve">Nigeria 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17"/>
                              </w:rPr>
                              <w:t xml:space="preserve">Qatar </w:t>
                            </w:r>
                            <w:r>
                              <w:rPr>
                                <w:rFonts w:ascii="Verdana"/>
                                <w:spacing w:val="-4"/>
                                <w:w w:val="95"/>
                                <w:sz w:val="17"/>
                              </w:rPr>
                              <w:t>USA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r w:rsidR="00FF3C28" w:rsidRPr="00E60ED9"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35BD29FA" wp14:editId="350021F4">
                <wp:simplePos x="0" y="0"/>
                <wp:positionH relativeFrom="page">
                  <wp:posOffset>4706449</wp:posOffset>
                </wp:positionH>
                <wp:positionV relativeFrom="paragraph">
                  <wp:posOffset>-146246</wp:posOffset>
                </wp:positionV>
                <wp:extent cx="1011555" cy="2264410"/>
                <wp:effectExtent l="0" t="0" r="0" b="0"/>
                <wp:wrapNone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1555" cy="2264410"/>
                          <a:chOff x="0" y="0"/>
                          <a:chExt cx="1011555" cy="2264410"/>
                        </a:xfrm>
                      </wpg:grpSpPr>
                      <wps:wsp>
                        <wps:cNvPr id="309" name="Graphic 309"/>
                        <wps:cNvSpPr/>
                        <wps:spPr>
                          <a:xfrm>
                            <a:off x="145664" y="3797"/>
                            <a:ext cx="1270" cy="2227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27580">
                                <a:moveTo>
                                  <a:pt x="0" y="22272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5664" y="22310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655">
                                <a:moveTo>
                                  <a:pt x="0" y="0"/>
                                </a:moveTo>
                                <a:lnTo>
                                  <a:pt x="0" y="3322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45664" y="22310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655">
                                <a:moveTo>
                                  <a:pt x="0" y="0"/>
                                </a:moveTo>
                                <a:lnTo>
                                  <a:pt x="0" y="33227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895242" y="3797"/>
                            <a:ext cx="1270" cy="2227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27580">
                                <a:moveTo>
                                  <a:pt x="0" y="22272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895242" y="22310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655">
                                <a:moveTo>
                                  <a:pt x="0" y="0"/>
                                </a:moveTo>
                                <a:lnTo>
                                  <a:pt x="0" y="3322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895242" y="2231003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655">
                                <a:moveTo>
                                  <a:pt x="0" y="0"/>
                                </a:moveTo>
                                <a:lnTo>
                                  <a:pt x="0" y="33227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3227" y="2231003"/>
                            <a:ext cx="974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725">
                                <a:moveTo>
                                  <a:pt x="0" y="0"/>
                                </a:moveTo>
                                <a:lnTo>
                                  <a:pt x="974451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0" y="223100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0" y="223100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3227" y="1943621"/>
                            <a:ext cx="974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725">
                                <a:moveTo>
                                  <a:pt x="0" y="0"/>
                                </a:moveTo>
                                <a:lnTo>
                                  <a:pt x="974451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194362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0" y="194362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33227" y="1656240"/>
                            <a:ext cx="974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725">
                                <a:moveTo>
                                  <a:pt x="0" y="0"/>
                                </a:moveTo>
                                <a:lnTo>
                                  <a:pt x="974451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0" y="165624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0" y="165624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33227" y="1368859"/>
                            <a:ext cx="974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725">
                                <a:moveTo>
                                  <a:pt x="0" y="0"/>
                                </a:moveTo>
                                <a:lnTo>
                                  <a:pt x="974451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0" y="136885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0" y="136885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33227" y="1081477"/>
                            <a:ext cx="974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725">
                                <a:moveTo>
                                  <a:pt x="0" y="0"/>
                                </a:moveTo>
                                <a:lnTo>
                                  <a:pt x="974451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0" y="108147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0" y="108147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33227" y="794096"/>
                            <a:ext cx="974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725">
                                <a:moveTo>
                                  <a:pt x="0" y="0"/>
                                </a:moveTo>
                                <a:lnTo>
                                  <a:pt x="974451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0" y="79409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79409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3227" y="506714"/>
                            <a:ext cx="974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725">
                                <a:moveTo>
                                  <a:pt x="0" y="0"/>
                                </a:moveTo>
                                <a:lnTo>
                                  <a:pt x="974451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0" y="50671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50671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33227" y="219333"/>
                            <a:ext cx="974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725">
                                <a:moveTo>
                                  <a:pt x="0" y="0"/>
                                </a:moveTo>
                                <a:lnTo>
                                  <a:pt x="974451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748D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0" y="21933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0" y="21933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>
                                <a:moveTo>
                                  <a:pt x="332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45664" y="746188"/>
                            <a:ext cx="749935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461009">
                                <a:moveTo>
                                  <a:pt x="0" y="460799"/>
                                </a:moveTo>
                                <a:lnTo>
                                  <a:pt x="749577" y="0"/>
                                </a:lnTo>
                              </a:path>
                            </a:pathLst>
                          </a:custGeom>
                          <a:ln w="28480">
                            <a:solidFill>
                              <a:srgbClr val="BCA3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21497" y="1166710"/>
                            <a:ext cx="488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0645">
                                <a:moveTo>
                                  <a:pt x="24166" y="0"/>
                                </a:moveTo>
                                <a:lnTo>
                                  <a:pt x="0" y="40278"/>
                                </a:lnTo>
                                <a:lnTo>
                                  <a:pt x="24166" y="80556"/>
                                </a:lnTo>
                                <a:lnTo>
                                  <a:pt x="48333" y="40278"/>
                                </a:lnTo>
                                <a:lnTo>
                                  <a:pt x="24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A3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21497" y="1166710"/>
                            <a:ext cx="488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0645">
                                <a:moveTo>
                                  <a:pt x="24166" y="80556"/>
                                </a:moveTo>
                                <a:lnTo>
                                  <a:pt x="48333" y="40278"/>
                                </a:lnTo>
                                <a:lnTo>
                                  <a:pt x="24166" y="0"/>
                                </a:lnTo>
                                <a:lnTo>
                                  <a:pt x="0" y="40278"/>
                                </a:lnTo>
                                <a:lnTo>
                                  <a:pt x="24166" y="80556"/>
                                </a:lnTo>
                                <a:close/>
                              </a:path>
                            </a:pathLst>
                          </a:custGeom>
                          <a:ln w="9493">
                            <a:solidFill>
                              <a:srgbClr val="BCA3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871075" y="705910"/>
                            <a:ext cx="488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0645">
                                <a:moveTo>
                                  <a:pt x="24166" y="0"/>
                                </a:moveTo>
                                <a:lnTo>
                                  <a:pt x="0" y="40278"/>
                                </a:lnTo>
                                <a:lnTo>
                                  <a:pt x="24166" y="80556"/>
                                </a:lnTo>
                                <a:lnTo>
                                  <a:pt x="48333" y="40278"/>
                                </a:lnTo>
                                <a:lnTo>
                                  <a:pt x="24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A3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71075" y="705910"/>
                            <a:ext cx="488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0645">
                                <a:moveTo>
                                  <a:pt x="24166" y="80556"/>
                                </a:moveTo>
                                <a:lnTo>
                                  <a:pt x="48333" y="40278"/>
                                </a:lnTo>
                                <a:lnTo>
                                  <a:pt x="24166" y="0"/>
                                </a:lnTo>
                                <a:lnTo>
                                  <a:pt x="0" y="40278"/>
                                </a:lnTo>
                                <a:lnTo>
                                  <a:pt x="24166" y="80556"/>
                                </a:lnTo>
                                <a:close/>
                              </a:path>
                            </a:pathLst>
                          </a:custGeom>
                          <a:ln w="9493">
                            <a:solidFill>
                              <a:srgbClr val="BCA3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45664" y="278246"/>
                            <a:ext cx="749935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610870">
                                <a:moveTo>
                                  <a:pt x="0" y="610685"/>
                                </a:moveTo>
                                <a:lnTo>
                                  <a:pt x="749577" y="0"/>
                                </a:lnTo>
                              </a:path>
                            </a:pathLst>
                          </a:custGeom>
                          <a:ln w="28480">
                            <a:solidFill>
                              <a:srgbClr val="11394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21497" y="848654"/>
                            <a:ext cx="488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0645">
                                <a:moveTo>
                                  <a:pt x="24166" y="0"/>
                                </a:moveTo>
                                <a:lnTo>
                                  <a:pt x="0" y="40278"/>
                                </a:lnTo>
                                <a:lnTo>
                                  <a:pt x="24166" y="80556"/>
                                </a:lnTo>
                                <a:lnTo>
                                  <a:pt x="48333" y="40278"/>
                                </a:lnTo>
                                <a:lnTo>
                                  <a:pt x="24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39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21497" y="848654"/>
                            <a:ext cx="488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0645">
                                <a:moveTo>
                                  <a:pt x="24166" y="80556"/>
                                </a:moveTo>
                                <a:lnTo>
                                  <a:pt x="48333" y="40278"/>
                                </a:lnTo>
                                <a:lnTo>
                                  <a:pt x="24166" y="0"/>
                                </a:lnTo>
                                <a:lnTo>
                                  <a:pt x="0" y="40278"/>
                                </a:lnTo>
                                <a:lnTo>
                                  <a:pt x="24166" y="80556"/>
                                </a:lnTo>
                                <a:close/>
                              </a:path>
                            </a:pathLst>
                          </a:custGeom>
                          <a:ln w="9493">
                            <a:solidFill>
                              <a:srgbClr val="11394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871075" y="237968"/>
                            <a:ext cx="488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0645">
                                <a:moveTo>
                                  <a:pt x="24166" y="0"/>
                                </a:moveTo>
                                <a:lnTo>
                                  <a:pt x="0" y="40278"/>
                                </a:lnTo>
                                <a:lnTo>
                                  <a:pt x="24166" y="80556"/>
                                </a:lnTo>
                                <a:lnTo>
                                  <a:pt x="48333" y="40278"/>
                                </a:lnTo>
                                <a:lnTo>
                                  <a:pt x="24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39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871075" y="237968"/>
                            <a:ext cx="488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0645">
                                <a:moveTo>
                                  <a:pt x="24166" y="80556"/>
                                </a:moveTo>
                                <a:lnTo>
                                  <a:pt x="48333" y="40278"/>
                                </a:lnTo>
                                <a:lnTo>
                                  <a:pt x="24166" y="0"/>
                                </a:lnTo>
                                <a:lnTo>
                                  <a:pt x="0" y="40278"/>
                                </a:lnTo>
                                <a:lnTo>
                                  <a:pt x="24166" y="80556"/>
                                </a:lnTo>
                                <a:close/>
                              </a:path>
                            </a:pathLst>
                          </a:custGeom>
                          <a:ln w="9493">
                            <a:solidFill>
                              <a:srgbClr val="11394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33227" y="3797"/>
                            <a:ext cx="974725" cy="2227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725" h="2227580">
                                <a:moveTo>
                                  <a:pt x="0" y="2227205"/>
                                </a:moveTo>
                                <a:lnTo>
                                  <a:pt x="0" y="0"/>
                                </a:lnTo>
                              </a:path>
                              <a:path w="974725" h="2227580">
                                <a:moveTo>
                                  <a:pt x="974451" y="2227205"/>
                                </a:moveTo>
                                <a:lnTo>
                                  <a:pt x="974451" y="0"/>
                                </a:lnTo>
                              </a:path>
                              <a:path w="974725" h="2227580">
                                <a:moveTo>
                                  <a:pt x="0" y="2227205"/>
                                </a:moveTo>
                                <a:lnTo>
                                  <a:pt x="974451" y="2227205"/>
                                </a:lnTo>
                              </a:path>
                              <a:path w="974725" h="2227580">
                                <a:moveTo>
                                  <a:pt x="0" y="0"/>
                                </a:moveTo>
                                <a:lnTo>
                                  <a:pt x="974451" y="0"/>
                                </a:lnTo>
                              </a:path>
                            </a:pathLst>
                          </a:custGeom>
                          <a:ln w="7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44618" y="1966273"/>
                            <a:ext cx="9525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66675">
                                <a:moveTo>
                                  <a:pt x="94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455"/>
                                </a:lnTo>
                                <a:lnTo>
                                  <a:pt x="94936" y="66455"/>
                                </a:lnTo>
                                <a:lnTo>
                                  <a:pt x="94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A3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44618" y="2105562"/>
                            <a:ext cx="9525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66675">
                                <a:moveTo>
                                  <a:pt x="94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455"/>
                                </a:lnTo>
                                <a:lnTo>
                                  <a:pt x="94936" y="66455"/>
                                </a:lnTo>
                                <a:lnTo>
                                  <a:pt x="94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39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box 352"/>
                        <wps:cNvSpPr txBox="1"/>
                        <wps:spPr>
                          <a:xfrm>
                            <a:off x="0" y="0"/>
                            <a:ext cx="1011555" cy="2264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28995E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3B906957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2E25FF4E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02C01EDE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1F6CE1B9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2F1C3D18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696085C0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36F81441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662DE4F7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09B5D264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1F550712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1BFCEE9F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515AFC43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2A8C8084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6B2B0A30" w14:textId="77777777" w:rsidR="009D3118" w:rsidRDefault="009D3118">
                              <w:pPr>
                                <w:rPr>
                                  <w:sz w:val="15"/>
                                </w:rPr>
                              </w:pPr>
                            </w:p>
                            <w:p w14:paraId="6D32C327" w14:textId="77777777" w:rsidR="009D3118" w:rsidRDefault="009D3118">
                              <w:pPr>
                                <w:spacing w:before="47"/>
                                <w:rPr>
                                  <w:sz w:val="15"/>
                                </w:rPr>
                              </w:pPr>
                            </w:p>
                            <w:p w14:paraId="4F75A8C7" w14:textId="77777777" w:rsidR="009D3118" w:rsidRDefault="009D3118">
                              <w:pPr>
                                <w:spacing w:before="1" w:line="254" w:lineRule="auto"/>
                                <w:ind w:left="609" w:right="337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7"/>
                                </w:rPr>
                                <w:t xml:space="preserve">Average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17"/>
                                </w:rPr>
                                <w:t>Marginal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BD29FA" id="Group 186" o:spid="_x0000_s1545" style="position:absolute;left:0;text-align:left;margin-left:370.6pt;margin-top:-11.5pt;width:79.65pt;height:178.3pt;z-index:15741952;mso-wrap-distance-left:0;mso-wrap-distance-right:0;mso-position-horizontal-relative:page" coordsize="10115,22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">
                <v:shape id="Graphic 309" o:spid="_x0000_s1546" style="position:absolute;left:1456;top:37;width:13;height:22276;visibility:visible;mso-wrap-style:square;v-text-anchor:top" coordsize="1270,222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" path="m,2227205l,e" filled="f" strokecolor="#748d99" strokeweight=".21094mm">
                  <v:path arrowok="t"/>
                </v:shape>
                <v:shape id="Graphic 310" o:spid="_x0000_s1547" style="position:absolute;left:1456;top:22310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" path="m,l,33227e" fillcolor="black" stroked="f">
                  <v:path arrowok="t"/>
                </v:shape>
                <v:shape id="Graphic 311" o:spid="_x0000_s1548" style="position:absolute;left:1456;top:22310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" path="m,l,33227e" filled="f" strokeweight=".21094mm">
                  <v:path arrowok="t"/>
                </v:shape>
                <v:shape id="Graphic 312" o:spid="_x0000_s1549" style="position:absolute;left:8952;top:37;width:13;height:22276;visibility:visible;mso-wrap-style:square;v-text-anchor:top" coordsize="1270,222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" path="m,2227205l,e" filled="f" strokecolor="#748d99" strokeweight=".21094mm">
                  <v:path arrowok="t"/>
                </v:shape>
                <v:shape id="Graphic 313" o:spid="_x0000_s1550" style="position:absolute;left:8952;top:22310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" path="m,l,33227e" fillcolor="black" stroked="f">
                  <v:path arrowok="t"/>
                </v:shape>
                <v:shape id="Graphic 314" o:spid="_x0000_s1551" style="position:absolute;left:8952;top:22310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" path="m,l,33227e" filled="f" strokeweight=".21094mm">
                  <v:path arrowok="t"/>
                </v:shape>
                <v:shape id="Graphic 315" o:spid="_x0000_s1552" style="position:absolute;left:332;top:22310;width:9747;height:12;visibility:visible;mso-wrap-style:square;v-text-anchor:top" coordsize="974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" path="m,l974451,e" filled="f" strokecolor="#748d99" strokeweight=".21094mm">
                  <v:path arrowok="t"/>
                </v:shape>
                <v:shape id="Graphic 316" o:spid="_x0000_s1553" style="position:absolute;top:22310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" path="m33227,l,e" fillcolor="black" stroked="f">
                  <v:path arrowok="t"/>
                </v:shape>
                <v:shape id="Graphic 317" o:spid="_x0000_s1554" style="position:absolute;top:22310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" path="m33227,l,e" filled="f" strokeweight=".21094mm">
                  <v:path arrowok="t"/>
                </v:shape>
                <v:shape id="Graphic 318" o:spid="_x0000_s1555" style="position:absolute;left:332;top:19436;width:9747;height:12;visibility:visible;mso-wrap-style:square;v-text-anchor:top" coordsize="974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" path="m,l974451,e" filled="f" strokecolor="#748d99" strokeweight=".21094mm">
                  <v:path arrowok="t"/>
                </v:shape>
                <v:shape id="Graphic 319" o:spid="_x0000_s1556" style="position:absolute;top:19436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" path="m33227,l,e" fillcolor="black" stroked="f">
                  <v:path arrowok="t"/>
                </v:shape>
                <v:shape id="Graphic 320" o:spid="_x0000_s1557" style="position:absolute;top:19436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" path="m33227,l,e" filled="f" strokeweight=".21094mm">
                  <v:path arrowok="t"/>
                </v:shape>
                <v:shape id="Graphic 321" o:spid="_x0000_s1558" style="position:absolute;left:332;top:16562;width:9747;height:13;visibility:visible;mso-wrap-style:square;v-text-anchor:top" coordsize="974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" path="m,l974451,e" filled="f" strokecolor="#748d99" strokeweight=".21094mm">
                  <v:path arrowok="t"/>
                </v:shape>
                <v:shape id="Graphic 322" o:spid="_x0000_s1559" style="position:absolute;top:1656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" path="m33227,l,e" fillcolor="black" stroked="f">
                  <v:path arrowok="t"/>
                </v:shape>
                <v:shape id="Graphic 323" o:spid="_x0000_s1560" style="position:absolute;top:1656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" path="m33227,l,e" filled="f" strokeweight=".21094mm">
                  <v:path arrowok="t"/>
                </v:shape>
                <v:shape id="Graphic 324" o:spid="_x0000_s1561" style="position:absolute;left:332;top:13688;width:9747;height:13;visibility:visible;mso-wrap-style:square;v-text-anchor:top" coordsize="974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" path="m,l974451,e" filled="f" strokecolor="#748d99" strokeweight=".21094mm">
                  <v:path arrowok="t"/>
                </v:shape>
                <v:shape id="Graphic 325" o:spid="_x0000_s1562" style="position:absolute;top:13688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" path="m33227,l,e" fillcolor="black" stroked="f">
                  <v:path arrowok="t"/>
                </v:shape>
                <v:shape id="Graphic 326" o:spid="_x0000_s1563" style="position:absolute;top:13688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" path="m33227,l,e" filled="f" strokeweight=".21094mm">
                  <v:path arrowok="t"/>
                </v:shape>
                <v:shape id="Graphic 327" o:spid="_x0000_s1564" style="position:absolute;left:332;top:10814;width:9747;height:13;visibility:visible;mso-wrap-style:square;v-text-anchor:top" coordsize="974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" path="m,l974451,e" filled="f" strokecolor="#748d99" strokeweight=".21094mm">
                  <v:path arrowok="t"/>
                </v:shape>
                <v:shape id="Graphic 328" o:spid="_x0000_s1565" style="position:absolute;top:10814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" path="m33227,l,e" fillcolor="black" stroked="f">
                  <v:path arrowok="t"/>
                </v:shape>
                <v:shape id="Graphic 329" o:spid="_x0000_s1566" style="position:absolute;top:10814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" path="m33227,l,e" filled="f" strokeweight=".21094mm">
                  <v:path arrowok="t"/>
                </v:shape>
                <v:shape id="Graphic 330" o:spid="_x0000_s1567" style="position:absolute;left:332;top:7940;width:9747;height:13;visibility:visible;mso-wrap-style:square;v-text-anchor:top" coordsize="974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" path="m,l974451,e" filled="f" strokecolor="#748d99" strokeweight=".21094mm">
                  <v:path arrowok="t"/>
                </v:shape>
                <v:shape id="Graphic 331" o:spid="_x0000_s1568" style="position:absolute;top:7940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" path="m33227,l,e" fillcolor="black" stroked="f">
                  <v:path arrowok="t"/>
                </v:shape>
                <v:shape id="Graphic 332" o:spid="_x0000_s1569" style="position:absolute;top:7940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" path="m33227,l,e" filled="f" strokeweight=".21094mm">
                  <v:path arrowok="t"/>
                </v:shape>
                <v:shape id="Graphic 333" o:spid="_x0000_s1570" style="position:absolute;left:332;top:5067;width:9747;height:12;visibility:visible;mso-wrap-style:square;v-text-anchor:top" coordsize="974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" path="m,l974451,e" filled="f" strokecolor="#748d99" strokeweight=".21094mm">
                  <v:path arrowok="t"/>
                </v:shape>
                <v:shape id="Graphic 334" o:spid="_x0000_s1571" style="position:absolute;top:5067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" path="m33227,l,e" fillcolor="black" stroked="f">
                  <v:path arrowok="t"/>
                </v:shape>
                <v:shape id="Graphic 335" o:spid="_x0000_s1572" style="position:absolute;top:5067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" path="m33227,l,e" filled="f" strokeweight=".21094mm">
                  <v:path arrowok="t"/>
                </v:shape>
                <v:shape id="Graphic 336" o:spid="_x0000_s1573" style="position:absolute;left:332;top:2193;width:9747;height:13;visibility:visible;mso-wrap-style:square;v-text-anchor:top" coordsize="974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" path="m,l974451,e" filled="f" strokecolor="#748d99" strokeweight=".21094mm">
                  <v:path arrowok="t"/>
                </v:shape>
                <v:shape id="Graphic 337" o:spid="_x0000_s1574" style="position:absolute;top:219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" path="m33227,l,e" fillcolor="black" stroked="f">
                  <v:path arrowok="t"/>
                </v:shape>
                <v:shape id="Graphic 338" o:spid="_x0000_s1575" style="position:absolute;top:219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" path="m33227,l,e" filled="f" strokeweight=".21094mm">
                  <v:path arrowok="t"/>
                </v:shape>
                <v:shape id="Graphic 339" o:spid="_x0000_s1576" style="position:absolute;left:1456;top:7461;width:7499;height:4610;visibility:visible;mso-wrap-style:square;v-text-anchor:top" coordsize="749935,46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" path="m,460799l749577,e" filled="f" strokecolor="#bca37f" strokeweight=".79111mm">
                  <v:path arrowok="t"/>
                </v:shape>
                <v:shape id="Graphic 340" o:spid="_x0000_s1577" style="position:absolute;left:1214;top:11667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" path="m24166,l,40278,24166,80556,48333,40278,24166,xe" fillcolor="#bca37f" stroked="f">
                  <v:path arrowok="t"/>
                </v:shape>
                <v:shape id="Graphic 341" o:spid="_x0000_s1578" style="position:absolute;left:1214;top:11667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" path="m24166,80556l48333,40278,24166,,,40278,24166,80556xe" filled="f" strokecolor="#bca37f" strokeweight=".26369mm">
                  <v:path arrowok="t"/>
                </v:shape>
                <v:shape id="Graphic 342" o:spid="_x0000_s1579" style="position:absolute;left:8710;top:7059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" path="m24166,l,40278,24166,80556,48333,40278,24166,xe" fillcolor="#bca37f" stroked="f">
                  <v:path arrowok="t"/>
                </v:shape>
                <v:shape id="Graphic 343" o:spid="_x0000_s1580" style="position:absolute;left:8710;top:7059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" path="m24166,80556l48333,40278,24166,,,40278,24166,80556xe" filled="f" strokecolor="#bca37f" strokeweight=".26369mm">
                  <v:path arrowok="t"/>
                </v:shape>
                <v:shape id="Graphic 344" o:spid="_x0000_s1581" style="position:absolute;left:1456;top:2782;width:7499;height:6109;visibility:visible;mso-wrap-style:square;v-text-anchor:top" coordsize="749935,61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" path="m,610685l749577,e" filled="f" strokecolor="#113945" strokeweight=".79111mm">
                  <v:path arrowok="t"/>
                </v:shape>
                <v:shape id="Graphic 345" o:spid="_x0000_s1582" style="position:absolute;left:1214;top:8486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" path="m24166,l,40278,24166,80556,48333,40278,24166,xe" fillcolor="#113945" stroked="f">
                  <v:path arrowok="t"/>
                </v:shape>
                <v:shape id="Graphic 346" o:spid="_x0000_s1583" style="position:absolute;left:1214;top:8486;width:489;height:806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" path="m24166,80556l48333,40278,24166,,,40278,24166,80556xe" filled="f" strokecolor="#113945" strokeweight=".26369mm">
                  <v:path arrowok="t"/>
                </v:shape>
                <v:shape id="Graphic 347" o:spid="_x0000_s1584" style="position:absolute;left:8710;top:2379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" path="m24166,l,40278,24166,80556,48333,40278,24166,xe" fillcolor="#113945" stroked="f">
                  <v:path arrowok="t"/>
                </v:shape>
                <v:shape id="Graphic 348" o:spid="_x0000_s1585" style="position:absolute;left:8710;top:2379;width:489;height:807;visibility:visible;mso-wrap-style:square;v-text-anchor:top" coordsize="4889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" path="m24166,80556l48333,40278,24166,,,40278,24166,80556xe" filled="f" strokecolor="#113945" strokeweight=".26369mm">
                  <v:path arrowok="t"/>
                </v:shape>
                <v:shape id="Graphic 349" o:spid="_x0000_s1586" style="position:absolute;left:332;top:37;width:9747;height:22276;visibility:visible;mso-wrap-style:square;v-text-anchor:top" coordsize="974725,222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" path="m,2227205l,em974451,2227205l974451,em,2227205r974451,em,l974451,e" filled="f" strokeweight=".21094mm">
                  <v:path arrowok="t"/>
                </v:shape>
                <v:shape id="Graphic 350" o:spid="_x0000_s1587" style="position:absolute;left:2446;top:19662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" path="m94936,l,,,66455r94936,l94936,xe" fillcolor="#bca37f" stroked="f">
                  <v:path arrowok="t"/>
                </v:shape>
                <v:shape id="Graphic 351" o:spid="_x0000_s1588" style="position:absolute;left:2446;top:21055;width:952;height:667;visibility:visible;mso-wrap-style:square;v-text-anchor:top" coordsize="952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" path="m94936,l,,,66455r94936,l94936,xe" fillcolor="#113945" stroked="f">
                  <v:path arrowok="t"/>
                </v:shape>
                <v:shape id="Textbox 352" o:spid="_x0000_s1589" type="#_x0000_t202" style="position:absolute;width:10115;height:2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p w14:paraId="0728995E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3B906957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2E25FF4E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02C01EDE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1F6CE1B9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2F1C3D18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696085C0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36F81441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662DE4F7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09B5D264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1F550712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1BFCEE9F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515AFC43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2A8C8084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6B2B0A30" w14:textId="77777777" w:rsidR="009D3118" w:rsidRDefault="009D3118">
                        <w:pPr>
                          <w:rPr>
                            <w:sz w:val="15"/>
                          </w:rPr>
                        </w:pPr>
                      </w:p>
                      <w:p w14:paraId="6D32C327" w14:textId="77777777" w:rsidR="009D3118" w:rsidRDefault="009D3118">
                        <w:pPr>
                          <w:spacing w:before="47"/>
                          <w:rPr>
                            <w:sz w:val="15"/>
                          </w:rPr>
                        </w:pPr>
                      </w:p>
                      <w:p w14:paraId="4F75A8C7" w14:textId="77777777" w:rsidR="009D3118" w:rsidRDefault="009D3118">
                        <w:pPr>
                          <w:spacing w:before="1" w:line="254" w:lineRule="auto"/>
                          <w:ind w:left="609" w:right="337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17"/>
                          </w:rPr>
                          <w:t xml:space="preserve">Average </w:t>
                        </w:r>
                        <w:r>
                          <w:rPr>
                            <w:rFonts w:ascii="Verdana"/>
                            <w:spacing w:val="-2"/>
                            <w:w w:val="85"/>
                            <w:sz w:val="17"/>
                          </w:rPr>
                          <w:t>Marginal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F3C28" w:rsidRPr="00E60ED9">
        <w:rPr>
          <w:noProof/>
        </w:rPr>
        <mc:AlternateContent>
          <mc:Choice Requires="wps">
            <w:drawing>
              <wp:anchor distT="0" distB="0" distL="0" distR="0" simplePos="0" relativeHeight="485651968" behindDoc="1" locked="0" layoutInCell="1" allowOverlap="1" wp14:anchorId="61236814" wp14:editId="265CAA53">
                <wp:simplePos x="0" y="0"/>
                <wp:positionH relativeFrom="page">
                  <wp:posOffset>4391484</wp:posOffset>
                </wp:positionH>
                <wp:positionV relativeFrom="paragraph">
                  <wp:posOffset>-137123</wp:posOffset>
                </wp:positionV>
                <wp:extent cx="135890" cy="2217420"/>
                <wp:effectExtent l="0" t="0" r="0" b="0"/>
                <wp:wrapNone/>
                <wp:docPr id="353" name="Text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890" cy="2217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63DAF4" w14:textId="77777777" w:rsidR="009D3118" w:rsidRDefault="009D3118">
                            <w:pPr>
                              <w:spacing w:line="198" w:lineRule="exact"/>
                              <w:ind w:left="20"/>
                              <w:rPr>
                                <w:rFonts w:ascii="Verdana"/>
                                <w:sz w:val="20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Supply</w:t>
                            </w:r>
                            <w:r>
                              <w:rPr>
                                <w:rFonts w:ascii="Verdana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cost</w:t>
                            </w:r>
                            <w:r>
                              <w:rPr>
                                <w:rFonts w:ascii="Verdana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Verdana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Europe</w:t>
                            </w:r>
                            <w:r>
                              <w:rPr>
                                <w:rFonts w:ascii="Verdana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2040</w:t>
                            </w:r>
                            <w:r>
                              <w:rPr>
                                <w:rFonts w:ascii="Verdana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20"/>
                              </w:rPr>
                              <w:t>[$/MMBtu]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36814" id="Textbox 353" o:spid="_x0000_s1590" type="#_x0000_t202" style="position:absolute;left:0;text-align:left;margin-left:345.8pt;margin-top:-10.8pt;width:10.7pt;height:174.6pt;z-index:-1766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" filled="f" stroked="f">
                <v:path arrowok="t"/>
                <v:textbox style="layout-flow:vertical;mso-layout-flow-alt:bottom-to-top" inset="0,0,0,0">
                  <w:txbxContent>
                    <w:p w14:paraId="6663DAF4" w14:textId="77777777" w:rsidR="009D3118" w:rsidRDefault="009D3118">
                      <w:pPr>
                        <w:spacing w:line="198" w:lineRule="exact"/>
                        <w:ind w:left="20"/>
                        <w:rPr>
                          <w:rFonts w:ascii="Verdana"/>
                          <w:sz w:val="20"/>
                        </w:rPr>
                      </w:pPr>
                      <w:r>
                        <w:rPr>
                          <w:rFonts w:ascii="Verdana"/>
                          <w:w w:val="85"/>
                          <w:sz w:val="20"/>
                        </w:rPr>
                        <w:t>Supply</w:t>
                      </w:r>
                      <w:r>
                        <w:rPr>
                          <w:rFonts w:ascii="Verdana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cost</w:t>
                      </w:r>
                      <w:r>
                        <w:rPr>
                          <w:rFonts w:ascii="Verdana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in</w:t>
                      </w:r>
                      <w:r>
                        <w:rPr>
                          <w:rFonts w:ascii="Verdana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Europe</w:t>
                      </w:r>
                      <w:r>
                        <w:rPr>
                          <w:rFonts w:ascii="Verdana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2040</w:t>
                      </w:r>
                      <w:r>
                        <w:rPr>
                          <w:rFonts w:ascii="Verdana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20"/>
                        </w:rPr>
                        <w:t>[$/MMBtu]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F3C28" w:rsidRPr="00E60ED9">
        <w:rPr>
          <w:rFonts w:ascii="Verdana"/>
          <w:spacing w:val="-5"/>
          <w:w w:val="95"/>
          <w:sz w:val="17"/>
        </w:rPr>
        <w:t>14</w:t>
      </w:r>
    </w:p>
    <w:p w14:paraId="089513EF" w14:textId="77777777" w:rsidR="007F257B" w:rsidRPr="00E60ED9" w:rsidRDefault="007F257B">
      <w:pPr>
        <w:pStyle w:val="Textkrper"/>
        <w:spacing w:before="63"/>
        <w:rPr>
          <w:rFonts w:ascii="Verdana"/>
          <w:sz w:val="15"/>
        </w:rPr>
      </w:pPr>
    </w:p>
    <w:p w14:paraId="5A2A69E0" w14:textId="77777777" w:rsidR="007F257B" w:rsidRPr="00E60ED9" w:rsidRDefault="00FF3C28">
      <w:pPr>
        <w:ind w:right="772"/>
        <w:jc w:val="center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12</w:t>
      </w:r>
    </w:p>
    <w:p w14:paraId="282C9D1A" w14:textId="77777777" w:rsidR="007F257B" w:rsidRPr="00E60ED9" w:rsidRDefault="007F257B">
      <w:pPr>
        <w:pStyle w:val="Textkrper"/>
        <w:spacing w:before="64"/>
        <w:rPr>
          <w:rFonts w:ascii="Verdana"/>
          <w:sz w:val="15"/>
        </w:rPr>
      </w:pPr>
    </w:p>
    <w:p w14:paraId="5293C968" w14:textId="77777777" w:rsidR="007F257B" w:rsidRPr="00E60ED9" w:rsidRDefault="00FF3C28">
      <w:pPr>
        <w:ind w:right="772"/>
        <w:jc w:val="center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10</w:t>
      </w:r>
    </w:p>
    <w:p w14:paraId="0AA28841" w14:textId="77777777" w:rsidR="007F257B" w:rsidRPr="00E60ED9" w:rsidRDefault="007F257B">
      <w:pPr>
        <w:pStyle w:val="Textkrper"/>
        <w:spacing w:before="63"/>
        <w:rPr>
          <w:rFonts w:ascii="Verdana"/>
          <w:sz w:val="15"/>
        </w:rPr>
      </w:pPr>
    </w:p>
    <w:p w14:paraId="1851E78E" w14:textId="77777777" w:rsidR="007F257B" w:rsidRPr="00E60ED9" w:rsidRDefault="00FF3C28">
      <w:pPr>
        <w:spacing w:before="1"/>
        <w:ind w:left="95" w:right="772"/>
        <w:jc w:val="center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8</w:t>
      </w:r>
    </w:p>
    <w:p w14:paraId="192CE012" w14:textId="77777777" w:rsidR="007F257B" w:rsidRPr="00E60ED9" w:rsidRDefault="007F257B">
      <w:pPr>
        <w:jc w:val="center"/>
        <w:rPr>
          <w:rFonts w:ascii="Verdana"/>
          <w:sz w:val="17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2" w:space="720" w:equalWidth="0">
            <w:col w:w="2524" w:space="40"/>
            <w:col w:w="8096"/>
          </w:cols>
        </w:sectPr>
      </w:pPr>
    </w:p>
    <w:p w14:paraId="699CCFD4" w14:textId="77777777" w:rsidR="007F257B" w:rsidRPr="00E60ED9" w:rsidRDefault="007F257B">
      <w:pPr>
        <w:pStyle w:val="Textkrper"/>
        <w:spacing w:before="8"/>
        <w:rPr>
          <w:rFonts w:ascii="Verdana"/>
          <w:sz w:val="15"/>
        </w:rPr>
      </w:pPr>
    </w:p>
    <w:p w14:paraId="3FDDE82F" w14:textId="77777777" w:rsidR="007F257B" w:rsidRPr="00E60ED9" w:rsidRDefault="00FF3C28">
      <w:pPr>
        <w:tabs>
          <w:tab w:val="left" w:pos="6224"/>
        </w:tabs>
        <w:ind w:left="2285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0.6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10"/>
          <w:w w:val="95"/>
          <w:sz w:val="17"/>
        </w:rPr>
        <w:t>6</w:t>
      </w:r>
    </w:p>
    <w:p w14:paraId="3F2129B1" w14:textId="77777777" w:rsidR="007F257B" w:rsidRPr="00E60ED9" w:rsidRDefault="007F257B">
      <w:pPr>
        <w:pStyle w:val="Textkrper"/>
        <w:spacing w:before="7"/>
        <w:rPr>
          <w:rFonts w:ascii="Verdana"/>
          <w:sz w:val="15"/>
        </w:rPr>
      </w:pPr>
    </w:p>
    <w:p w14:paraId="7649443D" w14:textId="77777777" w:rsidR="007F257B" w:rsidRPr="00E60ED9" w:rsidRDefault="00FF3C28">
      <w:pPr>
        <w:tabs>
          <w:tab w:val="left" w:pos="6224"/>
        </w:tabs>
        <w:spacing w:before="1"/>
        <w:ind w:left="2285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0.4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10"/>
          <w:w w:val="95"/>
          <w:position w:val="-5"/>
          <w:sz w:val="17"/>
        </w:rPr>
        <w:t>4</w:t>
      </w:r>
    </w:p>
    <w:p w14:paraId="73CBC94D" w14:textId="77777777" w:rsidR="007F257B" w:rsidRPr="00E60ED9" w:rsidRDefault="007F257B">
      <w:pPr>
        <w:rPr>
          <w:rFonts w:ascii="Verdana"/>
          <w:sz w:val="17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6BF67399" w14:textId="77777777" w:rsidR="007F257B" w:rsidRPr="00E60ED9" w:rsidRDefault="00FF3C28">
      <w:pPr>
        <w:spacing w:before="129"/>
        <w:ind w:right="5"/>
        <w:jc w:val="right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0.2</w:t>
      </w:r>
    </w:p>
    <w:p w14:paraId="68BDB2AF" w14:textId="77777777" w:rsidR="007F257B" w:rsidRPr="00E60ED9" w:rsidRDefault="007F257B">
      <w:pPr>
        <w:pStyle w:val="Textkrper"/>
        <w:spacing w:before="8"/>
        <w:rPr>
          <w:rFonts w:ascii="Verdana"/>
          <w:sz w:val="15"/>
        </w:rPr>
      </w:pPr>
    </w:p>
    <w:p w14:paraId="507CD863" w14:textId="77777777" w:rsidR="007F257B" w:rsidRPr="00E60ED9" w:rsidRDefault="00FF3C28">
      <w:pPr>
        <w:jc w:val="right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0.0</w:t>
      </w:r>
    </w:p>
    <w:p w14:paraId="60862E9F" w14:textId="77777777" w:rsidR="007F257B" w:rsidRPr="00E60ED9" w:rsidRDefault="00FF3C28">
      <w:pPr>
        <w:rPr>
          <w:rFonts w:ascii="Verdana"/>
          <w:sz w:val="15"/>
        </w:rPr>
      </w:pPr>
      <w:r w:rsidRPr="00E60ED9">
        <w:br w:type="column"/>
      </w:r>
    </w:p>
    <w:p w14:paraId="16B76FBE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164687AB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2ACF7514" w14:textId="77777777" w:rsidR="007F257B" w:rsidRPr="00E60ED9" w:rsidRDefault="007F257B">
      <w:pPr>
        <w:pStyle w:val="Textkrper"/>
        <w:spacing w:before="126"/>
        <w:rPr>
          <w:rFonts w:ascii="Verdana"/>
          <w:sz w:val="15"/>
        </w:rPr>
      </w:pPr>
    </w:p>
    <w:p w14:paraId="73CB3E74" w14:textId="77777777" w:rsidR="007F257B" w:rsidRPr="00E60ED9" w:rsidRDefault="00FF3C28">
      <w:pPr>
        <w:tabs>
          <w:tab w:val="left" w:pos="2418"/>
        </w:tabs>
        <w:ind w:left="248"/>
        <w:rPr>
          <w:rFonts w:ascii="Verdana"/>
          <w:sz w:val="17"/>
        </w:rPr>
      </w:pPr>
      <w:r w:rsidRPr="00E60ED9">
        <w:rPr>
          <w:rFonts w:ascii="Verdana"/>
          <w:spacing w:val="-4"/>
          <w:sz w:val="17"/>
        </w:rPr>
        <w:t>Zero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4"/>
          <w:w w:val="90"/>
          <w:sz w:val="17"/>
        </w:rPr>
        <w:t>Persisting</w:t>
      </w:r>
    </w:p>
    <w:p w14:paraId="5727DF33" w14:textId="77777777" w:rsidR="007F257B" w:rsidRPr="00E60ED9" w:rsidRDefault="00FF3C28">
      <w:pPr>
        <w:spacing w:before="59"/>
        <w:rPr>
          <w:rFonts w:ascii="Verdana"/>
          <w:sz w:val="15"/>
        </w:rPr>
      </w:pPr>
      <w:r w:rsidRPr="00E60ED9">
        <w:br w:type="column"/>
      </w:r>
    </w:p>
    <w:p w14:paraId="2FAA997F" w14:textId="77777777" w:rsidR="007F257B" w:rsidRPr="00E60ED9" w:rsidRDefault="00FF3C28">
      <w:pPr>
        <w:ind w:left="476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2</w:t>
      </w:r>
    </w:p>
    <w:p w14:paraId="3ECF5B2E" w14:textId="77777777" w:rsidR="007F257B" w:rsidRPr="00E60ED9" w:rsidRDefault="007F257B">
      <w:pPr>
        <w:pStyle w:val="Textkrper"/>
        <w:spacing w:before="64"/>
        <w:rPr>
          <w:rFonts w:ascii="Verdana"/>
          <w:sz w:val="15"/>
        </w:rPr>
      </w:pPr>
    </w:p>
    <w:p w14:paraId="33E9B679" w14:textId="77777777" w:rsidR="007F257B" w:rsidRPr="00E60ED9" w:rsidRDefault="00FF3C28">
      <w:pPr>
        <w:spacing w:line="184" w:lineRule="exact"/>
        <w:ind w:left="476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0</w:t>
      </w:r>
    </w:p>
    <w:p w14:paraId="280A13BB" w14:textId="77777777" w:rsidR="007F257B" w:rsidRPr="00E60ED9" w:rsidRDefault="00FF3C28">
      <w:pPr>
        <w:tabs>
          <w:tab w:val="left" w:pos="1671"/>
        </w:tabs>
        <w:spacing w:line="184" w:lineRule="exact"/>
        <w:ind w:left="681"/>
        <w:rPr>
          <w:rFonts w:ascii="Verdana"/>
          <w:sz w:val="17"/>
        </w:rPr>
      </w:pPr>
      <w:r w:rsidRPr="00E60ED9">
        <w:rPr>
          <w:rFonts w:ascii="Verdana"/>
          <w:spacing w:val="-4"/>
          <w:sz w:val="17"/>
        </w:rPr>
        <w:t>Zero</w:t>
      </w:r>
      <w:r w:rsidRPr="00E60ED9">
        <w:rPr>
          <w:rFonts w:ascii="Verdana"/>
          <w:sz w:val="17"/>
        </w:rPr>
        <w:tab/>
      </w:r>
      <w:r w:rsidRPr="00E60ED9">
        <w:rPr>
          <w:rFonts w:ascii="Verdana"/>
          <w:spacing w:val="-2"/>
          <w:sz w:val="17"/>
        </w:rPr>
        <w:t>Persisting</w:t>
      </w:r>
    </w:p>
    <w:p w14:paraId="25A3A342" w14:textId="77777777" w:rsidR="007F257B" w:rsidRPr="00E60ED9" w:rsidRDefault="007F257B">
      <w:pPr>
        <w:spacing w:line="184" w:lineRule="exact"/>
        <w:rPr>
          <w:rFonts w:ascii="Verdana"/>
          <w:sz w:val="17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3" w:space="720" w:equalWidth="0">
            <w:col w:w="2524" w:space="40"/>
            <w:col w:w="3145" w:space="39"/>
            <w:col w:w="4912"/>
          </w:cols>
        </w:sectPr>
      </w:pPr>
    </w:p>
    <w:p w14:paraId="11BAE8E8" w14:textId="77777777" w:rsidR="007F257B" w:rsidRPr="00E60ED9" w:rsidRDefault="007F257B">
      <w:pPr>
        <w:pStyle w:val="Textkrper"/>
        <w:spacing w:before="52"/>
        <w:rPr>
          <w:rFonts w:ascii="Verdana"/>
        </w:rPr>
      </w:pPr>
    </w:p>
    <w:p w14:paraId="4A85BC29" w14:textId="77777777" w:rsidR="007F257B" w:rsidRPr="00E60ED9" w:rsidRDefault="00FF3C28">
      <w:pPr>
        <w:pStyle w:val="Textkrper"/>
        <w:spacing w:line="218" w:lineRule="auto"/>
        <w:ind w:left="111" w:right="608"/>
        <w:jc w:val="both"/>
      </w:pPr>
      <w:r w:rsidRPr="00E60ED9">
        <w:t>Figure 5:</w:t>
      </w:r>
      <w:r w:rsidRPr="00E60ED9">
        <w:rPr>
          <w:spacing w:val="40"/>
        </w:rPr>
        <w:t xml:space="preserve"> </w:t>
      </w:r>
      <w:r w:rsidRPr="00E60ED9">
        <w:t xml:space="preserve">Comparison of the results of the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3"/>
        </w:rPr>
        <w:t xml:space="preserve"> </w:t>
      </w:r>
      <w:r w:rsidRPr="00E60ED9">
        <w:rPr>
          <w:rFonts w:ascii="Euclid"/>
          <w:i/>
        </w:rPr>
        <w:t xml:space="preserve">Zero </w:t>
      </w:r>
      <w:r w:rsidRPr="00E60ED9">
        <w:t xml:space="preserve">(Zero) and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3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3"/>
        </w:rPr>
        <w:t xml:space="preserve"> </w:t>
      </w:r>
      <w:r w:rsidRPr="00E60ED9">
        <w:rPr>
          <w:rFonts w:ascii="Euclid"/>
          <w:i/>
        </w:rPr>
        <w:t xml:space="preserve">Demand </w:t>
      </w:r>
      <w:r w:rsidRPr="00E60ED9">
        <w:t xml:space="preserve">(Persisting) </w:t>
      </w:r>
      <w:r w:rsidRPr="00E60ED9">
        <w:rPr>
          <w:spacing w:val="-6"/>
        </w:rPr>
        <w:t xml:space="preserve">scenarios showing changes in volumes for each export region (left) and the associated average and marginal </w:t>
      </w:r>
      <w:r w:rsidRPr="00E60ED9">
        <w:t>supply costs (right).</w:t>
      </w:r>
    </w:p>
    <w:p w14:paraId="07904D5C" w14:textId="77777777" w:rsidR="007F257B" w:rsidRPr="00E60ED9" w:rsidRDefault="00FF3C28">
      <w:pPr>
        <w:pStyle w:val="Textkrper"/>
        <w:spacing w:before="255"/>
        <w:ind w:left="450"/>
      </w:pPr>
      <w:r w:rsidRPr="00E60ED9">
        <w:t>Figure</w:t>
      </w:r>
      <w:r w:rsidRPr="00E60ED9">
        <w:rPr>
          <w:spacing w:val="-4"/>
        </w:rPr>
        <w:t xml:space="preserve"> </w:t>
      </w:r>
      <w:hyperlink w:anchor="_bookmark28" w:history="1">
        <w:r w:rsidRPr="00E60ED9">
          <w:t>5</w:t>
        </w:r>
      </w:hyperlink>
      <w:r w:rsidRPr="00E60ED9">
        <w:rPr>
          <w:spacing w:val="-4"/>
        </w:rPr>
        <w:t xml:space="preserve"> </w:t>
      </w:r>
      <w:del w:id="680" w:author="Author" w:date="2024-02-01T10:43:00Z">
        <w:r w:rsidR="00581875">
          <w:delText>reveals</w:delText>
        </w:r>
      </w:del>
      <w:ins w:id="681" w:author="Author" w:date="2024-02-01T10:43:00Z">
        <w:r w:rsidR="00F640E0">
          <w:t>presents</w:t>
        </w:r>
      </w:ins>
      <w:r w:rsidR="00F640E0" w:rsidRPr="00E60ED9">
        <w:rPr>
          <w:spacing w:val="-5"/>
        </w:rPr>
        <w:t xml:space="preserve"> </w:t>
      </w:r>
      <w:r w:rsidRPr="00E60ED9">
        <w:t>at</w:t>
      </w:r>
      <w:r w:rsidRPr="00E60ED9">
        <w:rPr>
          <w:spacing w:val="-3"/>
        </w:rPr>
        <w:t xml:space="preserve"> </w:t>
      </w:r>
      <w:r w:rsidRPr="00E60ED9">
        <w:t>least</w:t>
      </w:r>
      <w:r w:rsidRPr="00E60ED9">
        <w:rPr>
          <w:spacing w:val="-4"/>
        </w:rPr>
        <w:t xml:space="preserve"> </w:t>
      </w:r>
      <w:r w:rsidRPr="00E60ED9">
        <w:t>four</w:t>
      </w:r>
      <w:r w:rsidRPr="00E60ED9">
        <w:rPr>
          <w:spacing w:val="-4"/>
        </w:rPr>
        <w:t xml:space="preserve"> </w:t>
      </w:r>
      <w:r w:rsidRPr="00E60ED9">
        <w:t>interesting</w:t>
      </w:r>
      <w:r w:rsidRPr="00E60ED9">
        <w:rPr>
          <w:spacing w:val="-4"/>
        </w:rPr>
        <w:t xml:space="preserve"> </w:t>
      </w:r>
      <w:r w:rsidRPr="00E60ED9">
        <w:rPr>
          <w:spacing w:val="-2"/>
        </w:rPr>
        <w:t>observations:</w:t>
      </w:r>
    </w:p>
    <w:p w14:paraId="45F47B71" w14:textId="77777777" w:rsidR="007F257B" w:rsidRPr="00E60ED9" w:rsidRDefault="00FF3C28">
      <w:pPr>
        <w:pStyle w:val="Textkrper"/>
        <w:spacing w:before="236" w:line="196" w:lineRule="auto"/>
        <w:ind w:left="657" w:right="609" w:hanging="279"/>
        <w:jc w:val="both"/>
      </w:pPr>
      <w:r w:rsidRPr="00E60ED9">
        <w:rPr>
          <w:rFonts w:ascii="Arial" w:hAnsi="Arial"/>
        </w:rPr>
        <w:t>□</w:t>
      </w:r>
      <w:r w:rsidRPr="00E60ED9">
        <w:rPr>
          <w:rFonts w:ascii="Arial" w:hAnsi="Arial"/>
          <w:spacing w:val="-5"/>
        </w:rPr>
        <w:t xml:space="preserve"> </w:t>
      </w:r>
      <w:del w:id="682" w:author="Author" w:date="2024-02-01T10:43:00Z">
        <w:r w:rsidR="00581875">
          <w:delText>Concerning</w:delText>
        </w:r>
      </w:del>
      <w:proofErr w:type="gramStart"/>
      <w:ins w:id="683" w:author="Author" w:date="2024-02-01T10:43:00Z">
        <w:r w:rsidR="00F640E0">
          <w:t>Regarding</w:t>
        </w:r>
      </w:ins>
      <w:proofErr w:type="gramEnd"/>
      <w:r w:rsidR="00F640E0" w:rsidRPr="00E60ED9">
        <w:rPr>
          <w:spacing w:val="-14"/>
        </w:rPr>
        <w:t xml:space="preserve"> </w:t>
      </w:r>
      <w:r w:rsidRPr="00E60ED9">
        <w:t>exporters,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most</w:t>
      </w:r>
      <w:r w:rsidRPr="00E60ED9">
        <w:rPr>
          <w:spacing w:val="-14"/>
        </w:rPr>
        <w:t xml:space="preserve"> </w:t>
      </w:r>
      <w:r w:rsidRPr="00E60ED9">
        <w:t>relevant</w:t>
      </w:r>
      <w:r w:rsidRPr="00E60ED9">
        <w:rPr>
          <w:spacing w:val="-14"/>
        </w:rPr>
        <w:t xml:space="preserve"> </w:t>
      </w:r>
      <w:r w:rsidRPr="00E60ED9">
        <w:t>change</w:t>
      </w:r>
      <w:r w:rsidRPr="00E60ED9">
        <w:rPr>
          <w:spacing w:val="-13"/>
        </w:rPr>
        <w:t xml:space="preserve"> </w:t>
      </w:r>
      <w:r w:rsidRPr="00E60ED9">
        <w:t>between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two</w:t>
      </w:r>
      <w:r w:rsidRPr="00E60ED9">
        <w:rPr>
          <w:spacing w:val="-14"/>
        </w:rPr>
        <w:t xml:space="preserve"> </w:t>
      </w:r>
      <w:r w:rsidRPr="00E60ED9">
        <w:t>scenarios</w:t>
      </w:r>
      <w:r w:rsidRPr="00E60ED9">
        <w:rPr>
          <w:spacing w:val="-13"/>
        </w:rPr>
        <w:t xml:space="preserve"> </w:t>
      </w:r>
      <w:r w:rsidRPr="00E60ED9">
        <w:t>is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LNG</w:t>
      </w:r>
      <w:r w:rsidRPr="00E60ED9">
        <w:rPr>
          <w:spacing w:val="-14"/>
        </w:rPr>
        <w:t xml:space="preserve"> </w:t>
      </w:r>
      <w:r w:rsidRPr="00E60ED9">
        <w:t>volume</w:t>
      </w:r>
      <w:r w:rsidRPr="00E60ED9">
        <w:rPr>
          <w:spacing w:val="-13"/>
        </w:rPr>
        <w:t xml:space="preserve"> </w:t>
      </w:r>
      <w:r w:rsidRPr="00E60ED9">
        <w:t>sent from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t>USA</w:t>
      </w:r>
      <w:r w:rsidRPr="00E60ED9">
        <w:rPr>
          <w:spacing w:val="-4"/>
        </w:rPr>
        <w:t xml:space="preserve"> </w:t>
      </w:r>
      <w:r w:rsidRPr="00E60ED9">
        <w:t>to</w:t>
      </w:r>
      <w:r w:rsidRPr="00E60ED9">
        <w:rPr>
          <w:spacing w:val="-4"/>
        </w:rPr>
        <w:t xml:space="preserve"> </w:t>
      </w:r>
      <w:r w:rsidRPr="00E60ED9">
        <w:t>Europe</w:t>
      </w:r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4"/>
        </w:rPr>
        <w:t xml:space="preserve"> </w:t>
      </w:r>
      <w:r w:rsidRPr="00E60ED9">
        <w:t>2040.</w:t>
      </w:r>
      <w:r w:rsidRPr="00E60ED9">
        <w:rPr>
          <w:spacing w:val="18"/>
        </w:rPr>
        <w:t xml:space="preserve"> </w:t>
      </w:r>
      <w:r w:rsidRPr="00E60ED9">
        <w:t>While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t>USA</w:t>
      </w:r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3"/>
        </w:rPr>
        <w:t xml:space="preserve"> </w:t>
      </w:r>
      <w:r w:rsidRPr="00E60ED9">
        <w:rPr>
          <w:rFonts w:ascii="Euclid" w:hAnsi="Euclid"/>
          <w:i/>
        </w:rPr>
        <w:t>Net</w:t>
      </w:r>
      <w:r w:rsidRPr="00E60ED9">
        <w:rPr>
          <w:rFonts w:ascii="Euclid" w:hAnsi="Euclid"/>
          <w:i/>
          <w:spacing w:val="-18"/>
        </w:rPr>
        <w:t xml:space="preserve"> </w:t>
      </w:r>
      <w:r w:rsidRPr="00E60ED9">
        <w:rPr>
          <w:rFonts w:ascii="Euclid" w:hAnsi="Euclid"/>
          <w:i/>
        </w:rPr>
        <w:t>Zero</w:t>
      </w:r>
      <w:r w:rsidRPr="00E60ED9">
        <w:rPr>
          <w:rFonts w:ascii="Euclid" w:hAnsi="Euclid"/>
          <w:i/>
          <w:spacing w:val="-12"/>
        </w:rPr>
        <w:t xml:space="preserve"> </w:t>
      </w:r>
      <w:r w:rsidRPr="00E60ED9">
        <w:t>scenario</w:t>
      </w:r>
      <w:r w:rsidRPr="00E60ED9">
        <w:rPr>
          <w:spacing w:val="-4"/>
        </w:rPr>
        <w:t xml:space="preserve"> </w:t>
      </w:r>
      <w:r w:rsidRPr="00E60ED9">
        <w:t>is</w:t>
      </w:r>
      <w:r w:rsidRPr="00E60ED9">
        <w:rPr>
          <w:spacing w:val="-4"/>
        </w:rPr>
        <w:t xml:space="preserve"> </w:t>
      </w:r>
      <w:r w:rsidRPr="00E60ED9">
        <w:t>irrelevant,</w:t>
      </w:r>
      <w:r w:rsidRPr="00E60ED9">
        <w:rPr>
          <w:spacing w:val="-3"/>
        </w:rPr>
        <w:t xml:space="preserve"> </w:t>
      </w:r>
      <w:r w:rsidRPr="00E60ED9">
        <w:t>it</w:t>
      </w:r>
      <w:r w:rsidRPr="00E60ED9">
        <w:rPr>
          <w:spacing w:val="-4"/>
        </w:rPr>
        <w:t xml:space="preserve"> </w:t>
      </w:r>
      <w:r w:rsidRPr="00E60ED9">
        <w:t xml:space="preserve">becomes </w:t>
      </w:r>
      <w:r w:rsidRPr="00E60ED9">
        <w:rPr>
          <w:spacing w:val="-2"/>
        </w:rPr>
        <w:t>one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most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important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exporters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rFonts w:ascii="Euclid" w:hAnsi="Euclid"/>
          <w:i/>
          <w:spacing w:val="-2"/>
        </w:rPr>
        <w:t>Persisting</w:t>
      </w:r>
      <w:r w:rsidRPr="00E60ED9">
        <w:rPr>
          <w:rFonts w:ascii="Euclid" w:hAnsi="Euclid"/>
          <w:i/>
          <w:spacing w:val="-17"/>
        </w:rPr>
        <w:t xml:space="preserve"> </w:t>
      </w:r>
      <w:r w:rsidRPr="00E60ED9">
        <w:rPr>
          <w:rFonts w:ascii="Euclid" w:hAnsi="Euclid"/>
          <w:i/>
          <w:spacing w:val="-2"/>
        </w:rPr>
        <w:t>Fossil</w:t>
      </w:r>
      <w:r w:rsidRPr="00E60ED9">
        <w:rPr>
          <w:rFonts w:ascii="Euclid" w:hAnsi="Euclid"/>
          <w:i/>
          <w:spacing w:val="-16"/>
        </w:rPr>
        <w:t xml:space="preserve"> </w:t>
      </w:r>
      <w:r w:rsidRPr="00E60ED9">
        <w:rPr>
          <w:rFonts w:ascii="Euclid" w:hAnsi="Euclid"/>
          <w:i/>
          <w:spacing w:val="-2"/>
        </w:rPr>
        <w:t>Demand</w:t>
      </w:r>
      <w:r w:rsidRPr="00E60ED9">
        <w:rPr>
          <w:rFonts w:ascii="Euclid" w:hAnsi="Euclid"/>
          <w:i/>
          <w:spacing w:val="-16"/>
        </w:rPr>
        <w:t xml:space="preserve"> </w:t>
      </w:r>
      <w:r w:rsidRPr="00E60ED9">
        <w:rPr>
          <w:spacing w:val="-2"/>
        </w:rPr>
        <w:t>scenario.</w:t>
      </w:r>
      <w:r w:rsidRPr="00E60ED9">
        <w:rPr>
          <w:spacing w:val="19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mainly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driven </w:t>
      </w:r>
      <w:r w:rsidRPr="00E60ED9">
        <w:t xml:space="preserve">by the relatively high supply costs of the USA to Europe </w:t>
      </w:r>
      <w:del w:id="684" w:author="Author" w:date="2024-02-01T10:43:00Z">
        <w:r w:rsidR="00581875">
          <w:delText>in combination with a</w:delText>
        </w:r>
      </w:del>
      <w:ins w:id="685" w:author="Author" w:date="2024-02-01T10:43:00Z">
        <w:r w:rsidR="00D82352">
          <w:t>and the</w:t>
        </w:r>
      </w:ins>
      <w:r w:rsidR="00D82352">
        <w:t xml:space="preserve"> </w:t>
      </w:r>
      <w:r w:rsidRPr="00E60ED9">
        <w:t xml:space="preserve">large number of liquefaction capacities (i.e., </w:t>
      </w:r>
      <w:del w:id="686" w:author="Author" w:date="2024-02-01T10:43:00Z">
        <w:r w:rsidR="00581875">
          <w:delText>over-</w:delText>
        </w:r>
        <w:r w:rsidR="00581875">
          <w:lastRenderedPageBreak/>
          <w:delText>capacities</w:delText>
        </w:r>
      </w:del>
      <w:ins w:id="687" w:author="Author" w:date="2024-02-01T10:43:00Z">
        <w:r w:rsidRPr="00E60ED9">
          <w:t>overcapacities</w:t>
        </w:r>
      </w:ins>
      <w:r w:rsidRPr="00E60ED9">
        <w:t xml:space="preserve">) of other exporters in the </w:t>
      </w:r>
      <w:r w:rsidRPr="00E60ED9">
        <w:rPr>
          <w:rFonts w:ascii="Euclid" w:hAnsi="Euclid"/>
          <w:i/>
        </w:rPr>
        <w:t>Net</w:t>
      </w:r>
      <w:r w:rsidRPr="00E60ED9">
        <w:rPr>
          <w:rFonts w:ascii="Euclid" w:hAnsi="Euclid"/>
          <w:i/>
          <w:spacing w:val="-5"/>
        </w:rPr>
        <w:t xml:space="preserve"> </w:t>
      </w:r>
      <w:r w:rsidRPr="00E60ED9">
        <w:rPr>
          <w:rFonts w:ascii="Euclid" w:hAnsi="Euclid"/>
          <w:i/>
        </w:rPr>
        <w:t xml:space="preserve">Zero </w:t>
      </w:r>
      <w:r w:rsidRPr="00E60ED9">
        <w:t>scenario.</w:t>
      </w:r>
    </w:p>
    <w:p w14:paraId="4F3080A8" w14:textId="77777777" w:rsidR="007F257B" w:rsidRPr="00E60ED9" w:rsidRDefault="007F257B">
      <w:pPr>
        <w:spacing w:line="196" w:lineRule="auto"/>
        <w:jc w:val="both"/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12C4885F" w14:textId="77777777" w:rsidR="007F257B" w:rsidRPr="00E60ED9" w:rsidRDefault="00FF3C28" w:rsidP="003741D5">
      <w:pPr>
        <w:pStyle w:val="Listenabsatz"/>
        <w:numPr>
          <w:ilvl w:val="0"/>
          <w:numId w:val="6"/>
        </w:numPr>
        <w:tabs>
          <w:tab w:val="left" w:pos="657"/>
        </w:tabs>
        <w:spacing w:before="35" w:line="204" w:lineRule="auto"/>
        <w:ind w:right="608"/>
      </w:pPr>
      <w:r w:rsidRPr="00E60ED9">
        <w:rPr>
          <w:spacing w:val="-2"/>
        </w:rPr>
        <w:lastRenderedPageBreak/>
        <w:t>Nigeria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also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significantly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increases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its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volumes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sent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Europe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8"/>
        </w:rPr>
        <w:t xml:space="preserve"> </w:t>
      </w:r>
      <w:r w:rsidRPr="00E60ED9">
        <w:rPr>
          <w:rFonts w:ascii="Euclid" w:hAnsi="Euclid"/>
          <w:i/>
          <w:spacing w:val="-2"/>
        </w:rPr>
        <w:t>Persisting</w:t>
      </w:r>
      <w:r w:rsidRPr="00E60ED9">
        <w:rPr>
          <w:rFonts w:ascii="Euclid" w:hAnsi="Euclid"/>
          <w:i/>
          <w:spacing w:val="-17"/>
        </w:rPr>
        <w:t xml:space="preserve"> </w:t>
      </w:r>
      <w:r w:rsidRPr="00E60ED9">
        <w:rPr>
          <w:rFonts w:ascii="Euclid" w:hAnsi="Euclid"/>
          <w:i/>
          <w:spacing w:val="-2"/>
        </w:rPr>
        <w:t>Fossil</w:t>
      </w:r>
      <w:r w:rsidRPr="00E60ED9">
        <w:rPr>
          <w:rFonts w:ascii="Euclid" w:hAnsi="Euclid"/>
          <w:i/>
          <w:spacing w:val="-16"/>
        </w:rPr>
        <w:t xml:space="preserve"> </w:t>
      </w:r>
      <w:r w:rsidRPr="00E60ED9">
        <w:rPr>
          <w:rFonts w:ascii="Euclid" w:hAnsi="Euclid"/>
          <w:i/>
          <w:spacing w:val="-2"/>
        </w:rPr>
        <w:t xml:space="preserve">Demand </w:t>
      </w:r>
      <w:r w:rsidRPr="00E60ED9">
        <w:t>scenario.</w:t>
      </w:r>
      <w:r w:rsidRPr="00E60ED9">
        <w:rPr>
          <w:spacing w:val="27"/>
        </w:rPr>
        <w:t xml:space="preserve"> </w:t>
      </w:r>
      <w:del w:id="688" w:author="Author" w:date="2024-02-01T10:43:00Z">
        <w:r w:rsidR="00581875">
          <w:delText>Even though</w:delText>
        </w:r>
      </w:del>
      <w:ins w:id="689" w:author="Author" w:date="2024-02-01T10:43:00Z">
        <w:r w:rsidR="00510D34">
          <w:t>Although</w:t>
        </w:r>
      </w:ins>
      <w:r w:rsidRPr="00E60ED9">
        <w:t xml:space="preserve"> this increase is slightly smaller than</w:t>
      </w:r>
      <w:ins w:id="690" w:author="Author" w:date="2024-02-01T10:43:00Z">
        <w:r w:rsidRPr="00E60ED9">
          <w:t xml:space="preserve"> </w:t>
        </w:r>
        <w:r w:rsidR="00510D34">
          <w:t>that</w:t>
        </w:r>
      </w:ins>
      <w:r w:rsidR="00510D34">
        <w:t xml:space="preserve"> </w:t>
      </w:r>
      <w:r w:rsidRPr="00E60ED9">
        <w:t>for the USA</w:t>
      </w:r>
      <w:r w:rsidRPr="00E60ED9">
        <w:rPr>
          <w:spacing w:val="-1"/>
        </w:rPr>
        <w:t xml:space="preserve"> </w:t>
      </w:r>
      <w:r w:rsidRPr="00E60ED9">
        <w:t>(Nigeria</w:t>
      </w:r>
      <w:r w:rsidRPr="00E60ED9">
        <w:rPr>
          <w:spacing w:val="-1"/>
        </w:rPr>
        <w:t xml:space="preserve"> </w:t>
      </w:r>
      <w:r w:rsidRPr="00E60ED9">
        <w:t>already exports LNG</w:t>
      </w:r>
      <w:r w:rsidRPr="00E60ED9">
        <w:rPr>
          <w:spacing w:val="-14"/>
        </w:rPr>
        <w:t xml:space="preserve"> </w:t>
      </w:r>
      <w:r w:rsidRPr="00E60ED9">
        <w:t>to</w:t>
      </w:r>
      <w:r w:rsidRPr="00E60ED9">
        <w:rPr>
          <w:spacing w:val="-14"/>
        </w:rPr>
        <w:t xml:space="preserve"> </w:t>
      </w:r>
      <w:r w:rsidRPr="00E60ED9">
        <w:t>Europe</w:t>
      </w:r>
      <w:r w:rsidRPr="00E60ED9">
        <w:rPr>
          <w:spacing w:val="-14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rPr>
          <w:rFonts w:ascii="Euclid" w:hAnsi="Euclid"/>
          <w:i/>
        </w:rPr>
        <w:t>Net</w:t>
      </w:r>
      <w:r w:rsidRPr="00E60ED9">
        <w:rPr>
          <w:rFonts w:ascii="Euclid" w:hAnsi="Euclid"/>
          <w:i/>
          <w:spacing w:val="-19"/>
        </w:rPr>
        <w:t xml:space="preserve"> </w:t>
      </w:r>
      <w:r w:rsidRPr="00E60ED9">
        <w:rPr>
          <w:rFonts w:ascii="Euclid" w:hAnsi="Euclid"/>
          <w:i/>
        </w:rPr>
        <w:t>Zero</w:t>
      </w:r>
      <w:r w:rsidRPr="00E60ED9">
        <w:rPr>
          <w:rFonts w:ascii="Euclid" w:hAnsi="Euclid"/>
          <w:i/>
          <w:spacing w:val="-18"/>
        </w:rPr>
        <w:t xml:space="preserve"> </w:t>
      </w:r>
      <w:r w:rsidRPr="00E60ED9">
        <w:t>scenario),</w:t>
      </w:r>
      <w:r w:rsidRPr="00E60ED9">
        <w:rPr>
          <w:spacing w:val="-13"/>
        </w:rPr>
        <w:t xml:space="preserve"> </w:t>
      </w:r>
      <w:r w:rsidRPr="00E60ED9">
        <w:t>Nigeria</w:t>
      </w:r>
      <w:r w:rsidRPr="00E60ED9">
        <w:rPr>
          <w:spacing w:val="-14"/>
        </w:rPr>
        <w:t xml:space="preserve"> </w:t>
      </w:r>
      <w:r w:rsidRPr="00E60ED9">
        <w:t>becomes</w:t>
      </w:r>
      <w:r w:rsidRPr="00E60ED9">
        <w:rPr>
          <w:spacing w:val="-12"/>
        </w:rPr>
        <w:t xml:space="preserve"> </w:t>
      </w:r>
      <w:r w:rsidRPr="00E60ED9">
        <w:t>an</w:t>
      </w:r>
      <w:r w:rsidRPr="00E60ED9">
        <w:rPr>
          <w:spacing w:val="-13"/>
        </w:rPr>
        <w:t xml:space="preserve"> </w:t>
      </w:r>
      <w:r w:rsidRPr="00E60ED9">
        <w:t>essential</w:t>
      </w:r>
      <w:r w:rsidRPr="00E60ED9">
        <w:rPr>
          <w:spacing w:val="-13"/>
        </w:rPr>
        <w:t xml:space="preserve"> </w:t>
      </w:r>
      <w:r w:rsidRPr="00E60ED9">
        <w:t>exporter</w:t>
      </w:r>
      <w:r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3"/>
        </w:rPr>
        <w:t xml:space="preserve"> </w:t>
      </w:r>
      <w:r w:rsidRPr="00E60ED9">
        <w:t>Europe</w:t>
      </w:r>
      <w:r w:rsidRPr="00E60ED9">
        <w:rPr>
          <w:spacing w:val="-13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2040.</w:t>
      </w:r>
    </w:p>
    <w:p w14:paraId="18B0681A" w14:textId="77777777" w:rsidR="007F257B" w:rsidRPr="00E60ED9" w:rsidRDefault="00FF3C28" w:rsidP="003741D5">
      <w:pPr>
        <w:pStyle w:val="Listenabsatz"/>
        <w:numPr>
          <w:ilvl w:val="0"/>
          <w:numId w:val="6"/>
        </w:numPr>
        <w:tabs>
          <w:tab w:val="left" w:pos="657"/>
        </w:tabs>
        <w:spacing w:before="130" w:line="184" w:lineRule="auto"/>
        <w:ind w:right="608"/>
      </w:pPr>
      <w:r w:rsidRPr="00E60ED9">
        <w:t>Qatar</w:t>
      </w:r>
      <w:r w:rsidRPr="00E60ED9">
        <w:rPr>
          <w:spacing w:val="-4"/>
        </w:rPr>
        <w:t xml:space="preserve"> </w:t>
      </w:r>
      <w:r w:rsidRPr="00E60ED9">
        <w:t>only</w:t>
      </w:r>
      <w:r w:rsidRPr="00E60ED9">
        <w:rPr>
          <w:spacing w:val="-4"/>
        </w:rPr>
        <w:t xml:space="preserve"> </w:t>
      </w:r>
      <w:del w:id="691" w:author="Author" w:date="2024-02-01T10:43:00Z">
        <w:r w:rsidR="00581875">
          <w:delText>plays</w:delText>
        </w:r>
        <w:r w:rsidR="00581875">
          <w:rPr>
            <w:spacing w:val="-4"/>
          </w:rPr>
          <w:delText xml:space="preserve"> </w:delText>
        </w:r>
        <w:r w:rsidR="00581875">
          <w:delText>a</w:delText>
        </w:r>
        <w:r w:rsidR="00581875">
          <w:rPr>
            <w:spacing w:val="-4"/>
          </w:rPr>
          <w:delText xml:space="preserve"> </w:delText>
        </w:r>
        <w:r w:rsidR="00581875">
          <w:delText>role</w:delText>
        </w:r>
      </w:del>
      <w:ins w:id="692" w:author="Author" w:date="2024-02-01T10:43:00Z">
        <w:r w:rsidR="00510D34">
          <w:t>acts</w:t>
        </w:r>
      </w:ins>
      <w:r w:rsidR="00510D34" w:rsidRPr="003741D5">
        <w:t xml:space="preserve"> </w:t>
      </w:r>
      <w:r w:rsidR="00510D34">
        <w:t>as</w:t>
      </w:r>
      <w:r w:rsidR="00510D34" w:rsidRPr="003741D5">
        <w:t xml:space="preserve"> </w:t>
      </w:r>
      <w:r w:rsidRPr="00E60ED9">
        <w:t>a</w:t>
      </w:r>
      <w:r w:rsidRPr="00E60ED9">
        <w:rPr>
          <w:spacing w:val="-4"/>
        </w:rPr>
        <w:t xml:space="preserve"> </w:t>
      </w:r>
      <w:r w:rsidRPr="00E60ED9">
        <w:t>supplier</w:t>
      </w:r>
      <w:r w:rsidRPr="00E60ED9">
        <w:rPr>
          <w:spacing w:val="-4"/>
        </w:rPr>
        <w:t xml:space="preserve"> </w:t>
      </w:r>
      <w:r w:rsidRPr="00E60ED9">
        <w:t>for</w:t>
      </w:r>
      <w:r w:rsidRPr="00E60ED9">
        <w:rPr>
          <w:spacing w:val="-4"/>
        </w:rPr>
        <w:t xml:space="preserve"> </w:t>
      </w:r>
      <w:r w:rsidRPr="00E60ED9">
        <w:t>European</w:t>
      </w:r>
      <w:r w:rsidRPr="00E60ED9">
        <w:rPr>
          <w:spacing w:val="-4"/>
        </w:rPr>
        <w:t xml:space="preserve"> </w:t>
      </w:r>
      <w:r w:rsidRPr="00E60ED9">
        <w:t>LNG</w:t>
      </w:r>
      <w:r w:rsidRPr="00E60ED9">
        <w:rPr>
          <w:spacing w:val="-4"/>
        </w:rPr>
        <w:t xml:space="preserve"> </w:t>
      </w:r>
      <w:r w:rsidRPr="00E60ED9">
        <w:t>demand</w:t>
      </w:r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5"/>
        </w:rPr>
        <w:t xml:space="preserve"> </w:t>
      </w:r>
      <w:r w:rsidRPr="00E60ED9">
        <w:rPr>
          <w:rFonts w:ascii="Euclid" w:hAnsi="Euclid"/>
          <w:i/>
        </w:rPr>
        <w:t>Net</w:t>
      </w:r>
      <w:r w:rsidRPr="00E60ED9">
        <w:rPr>
          <w:rFonts w:ascii="Euclid" w:hAnsi="Euclid"/>
          <w:i/>
          <w:spacing w:val="-19"/>
        </w:rPr>
        <w:t xml:space="preserve"> </w:t>
      </w:r>
      <w:r w:rsidRPr="00E60ED9">
        <w:rPr>
          <w:rFonts w:ascii="Euclid" w:hAnsi="Euclid"/>
          <w:i/>
        </w:rPr>
        <w:t>Zero</w:t>
      </w:r>
      <w:r w:rsidRPr="00E60ED9">
        <w:rPr>
          <w:rFonts w:ascii="Euclid" w:hAnsi="Euclid"/>
          <w:i/>
          <w:spacing w:val="-12"/>
        </w:rPr>
        <w:t xml:space="preserve"> </w:t>
      </w:r>
      <w:r w:rsidRPr="00E60ED9">
        <w:t>scenario</w:t>
      </w:r>
      <w:del w:id="693" w:author="Author" w:date="2024-02-01T10:43:00Z">
        <w:r w:rsidR="00581875">
          <w:delText>,</w:delText>
        </w:r>
      </w:del>
      <w:r w:rsidR="001A3CBA">
        <w:rPr>
          <w:spacing w:val="-4"/>
        </w:rPr>
        <w:t xml:space="preserve"> </w:t>
      </w:r>
      <w:r w:rsidRPr="00E60ED9">
        <w:t>but</w:t>
      </w:r>
      <w:r w:rsidRPr="00E60ED9">
        <w:rPr>
          <w:spacing w:val="-4"/>
        </w:rPr>
        <w:t xml:space="preserve"> </w:t>
      </w:r>
      <w:r w:rsidRPr="00E60ED9">
        <w:t xml:space="preserve">not in the </w:t>
      </w:r>
      <w:r w:rsidRPr="00E60ED9">
        <w:rPr>
          <w:rFonts w:ascii="Euclid" w:hAnsi="Euclid"/>
          <w:i/>
        </w:rPr>
        <w:t>Persisting</w:t>
      </w:r>
      <w:r w:rsidRPr="00E60ED9">
        <w:rPr>
          <w:rFonts w:ascii="Euclid" w:hAnsi="Euclid"/>
          <w:i/>
          <w:spacing w:val="-4"/>
        </w:rPr>
        <w:t xml:space="preserve"> </w:t>
      </w:r>
      <w:r w:rsidRPr="00E60ED9">
        <w:rPr>
          <w:rFonts w:ascii="Euclid" w:hAnsi="Euclid"/>
          <w:i/>
        </w:rPr>
        <w:t>Fossil</w:t>
      </w:r>
      <w:r w:rsidRPr="00E60ED9">
        <w:rPr>
          <w:rFonts w:ascii="Euclid" w:hAnsi="Euclid"/>
          <w:i/>
          <w:spacing w:val="-4"/>
        </w:rPr>
        <w:t xml:space="preserve"> </w:t>
      </w:r>
      <w:r w:rsidRPr="00E60ED9">
        <w:rPr>
          <w:rFonts w:ascii="Euclid" w:hAnsi="Euclid"/>
          <w:i/>
        </w:rPr>
        <w:t xml:space="preserve">Demand </w:t>
      </w:r>
      <w:r w:rsidRPr="00E60ED9">
        <w:t>scenario.</w:t>
      </w:r>
      <w:r w:rsidRPr="00E60ED9">
        <w:rPr>
          <w:spacing w:val="40"/>
        </w:rPr>
        <w:t xml:space="preserve"> </w:t>
      </w:r>
      <w:r w:rsidRPr="00E60ED9">
        <w:t xml:space="preserve">Given the high global LNG demand in the </w:t>
      </w:r>
      <w:r w:rsidRPr="00E60ED9">
        <w:rPr>
          <w:rFonts w:ascii="Euclid" w:hAnsi="Euclid"/>
          <w:i/>
        </w:rPr>
        <w:t>Persisting Fossil</w:t>
      </w:r>
      <w:r w:rsidRPr="00E60ED9">
        <w:rPr>
          <w:rFonts w:ascii="Euclid" w:hAnsi="Euclid"/>
          <w:i/>
          <w:spacing w:val="-19"/>
        </w:rPr>
        <w:t xml:space="preserve"> </w:t>
      </w:r>
      <w:r w:rsidRPr="00E60ED9">
        <w:rPr>
          <w:rFonts w:ascii="Euclid" w:hAnsi="Euclid"/>
          <w:i/>
        </w:rPr>
        <w:t>Demand</w:t>
      </w:r>
      <w:r w:rsidRPr="00E60ED9">
        <w:rPr>
          <w:rFonts w:ascii="Euclid" w:hAnsi="Euclid"/>
          <w:i/>
          <w:spacing w:val="-18"/>
        </w:rPr>
        <w:t xml:space="preserve"> </w:t>
      </w:r>
      <w:r w:rsidRPr="00E60ED9">
        <w:t>scenario,</w:t>
      </w:r>
      <w:r w:rsidRPr="00E60ED9">
        <w:rPr>
          <w:spacing w:val="-14"/>
        </w:rPr>
        <w:t xml:space="preserve"> </w:t>
      </w:r>
      <w:r w:rsidRPr="00E60ED9">
        <w:t>other</w:t>
      </w:r>
      <w:r w:rsidRPr="00E60ED9">
        <w:rPr>
          <w:spacing w:val="-14"/>
        </w:rPr>
        <w:t xml:space="preserve"> </w:t>
      </w:r>
      <w:r w:rsidRPr="00E60ED9">
        <w:t>customers</w:t>
      </w:r>
      <w:r w:rsidRPr="00E60ED9">
        <w:rPr>
          <w:spacing w:val="-13"/>
        </w:rPr>
        <w:t xml:space="preserve"> </w:t>
      </w:r>
      <w:r w:rsidRPr="00E60ED9">
        <w:t>(</w:t>
      </w:r>
      <w:del w:id="694" w:author="Author" w:date="2024-02-01T10:43:00Z">
        <w:r w:rsidR="00581875">
          <w:delText>especially</w:delText>
        </w:r>
      </w:del>
      <w:ins w:id="695" w:author="Author" w:date="2024-02-01T10:43:00Z">
        <w:r w:rsidR="001A3CBA">
          <w:t>particularly</w:t>
        </w:r>
      </w:ins>
      <w:r w:rsidR="001A3CBA" w:rsidRPr="00E60ED9">
        <w:rPr>
          <w:spacing w:val="-14"/>
        </w:rPr>
        <w:t xml:space="preserve"> </w:t>
      </w:r>
      <w:r w:rsidRPr="00E60ED9">
        <w:t>those</w:t>
      </w:r>
      <w:r w:rsidRPr="00E60ED9">
        <w:rPr>
          <w:spacing w:val="-14"/>
        </w:rPr>
        <w:t xml:space="preserve"> </w:t>
      </w:r>
      <w:r w:rsidRPr="00E60ED9">
        <w:t>in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Asia</w:t>
      </w:r>
      <w:ins w:id="696" w:author="Author" w:date="2024-02-01T11:05:00Z">
        <w:r w:rsidR="00473A52">
          <w:t xml:space="preserve"> Pacific</w:t>
        </w:r>
      </w:ins>
      <w:r w:rsidRPr="00E60ED9">
        <w:rPr>
          <w:spacing w:val="-14"/>
        </w:rPr>
        <w:t xml:space="preserve"> </w:t>
      </w:r>
      <w:r w:rsidRPr="00E60ED9">
        <w:t>region)</w:t>
      </w:r>
      <w:r w:rsidRPr="00E60ED9">
        <w:rPr>
          <w:spacing w:val="-14"/>
        </w:rPr>
        <w:t xml:space="preserve"> </w:t>
      </w:r>
      <w:r w:rsidRPr="00E60ED9">
        <w:t>are</w:t>
      </w:r>
      <w:r w:rsidRPr="00E60ED9">
        <w:rPr>
          <w:spacing w:val="-14"/>
        </w:rPr>
        <w:t xml:space="preserve"> </w:t>
      </w:r>
      <w:r w:rsidRPr="00E60ED9">
        <w:t>preferred for Qatari exports.</w:t>
      </w:r>
    </w:p>
    <w:p w14:paraId="42965AC7" w14:textId="77777777" w:rsidR="007F257B" w:rsidRPr="00E60ED9" w:rsidRDefault="00FF3C28" w:rsidP="003741D5">
      <w:pPr>
        <w:pStyle w:val="Listenabsatz"/>
        <w:numPr>
          <w:ilvl w:val="0"/>
          <w:numId w:val="6"/>
        </w:numPr>
        <w:tabs>
          <w:tab w:val="left" w:pos="657"/>
        </w:tabs>
        <w:spacing w:before="195" w:line="204" w:lineRule="auto"/>
        <w:ind w:right="609"/>
      </w:pPr>
      <w:r w:rsidRPr="00E60ED9">
        <w:t xml:space="preserve">Both the average and marginal supply costs for meeting the European demand increase in the </w:t>
      </w:r>
      <w:r w:rsidRPr="00E60ED9">
        <w:rPr>
          <w:rFonts w:ascii="Euclid" w:hAnsi="Euclid"/>
          <w:i/>
        </w:rPr>
        <w:t>Persisting</w:t>
      </w:r>
      <w:r w:rsidRPr="00E60ED9">
        <w:rPr>
          <w:rFonts w:ascii="Euclid" w:hAnsi="Euclid"/>
          <w:i/>
          <w:spacing w:val="-19"/>
        </w:rPr>
        <w:t xml:space="preserve"> </w:t>
      </w:r>
      <w:r w:rsidRPr="00E60ED9">
        <w:rPr>
          <w:rFonts w:ascii="Euclid" w:hAnsi="Euclid"/>
          <w:i/>
        </w:rPr>
        <w:t>Fossil</w:t>
      </w:r>
      <w:r w:rsidRPr="00E60ED9">
        <w:rPr>
          <w:rFonts w:ascii="Euclid" w:hAnsi="Euclid"/>
          <w:i/>
          <w:spacing w:val="-1"/>
        </w:rPr>
        <w:t xml:space="preserve"> </w:t>
      </w:r>
      <w:r w:rsidRPr="00E60ED9">
        <w:rPr>
          <w:rFonts w:ascii="Euclid" w:hAnsi="Euclid"/>
          <w:i/>
        </w:rPr>
        <w:t xml:space="preserve">Demand </w:t>
      </w:r>
      <w:r w:rsidRPr="00E60ED9">
        <w:t xml:space="preserve">scenario compared </w:t>
      </w:r>
      <w:del w:id="697" w:author="Author" w:date="2024-02-01T10:43:00Z">
        <w:r w:rsidR="00581875">
          <w:delText>to</w:delText>
        </w:r>
      </w:del>
      <w:ins w:id="698" w:author="Author" w:date="2024-02-01T10:43:00Z">
        <w:r w:rsidR="001A3CBA">
          <w:t>with</w:t>
        </w:r>
      </w:ins>
      <w:r w:rsidR="001A3CBA" w:rsidRPr="00E60ED9">
        <w:t xml:space="preserve"> </w:t>
      </w:r>
      <w:r w:rsidRPr="00E60ED9">
        <w:t xml:space="preserve">the </w:t>
      </w:r>
      <w:r w:rsidRPr="00E60ED9">
        <w:rPr>
          <w:rFonts w:ascii="Euclid" w:hAnsi="Euclid"/>
          <w:i/>
        </w:rPr>
        <w:t xml:space="preserve">Net Zero </w:t>
      </w:r>
      <w:r w:rsidRPr="00E60ED9">
        <w:t>scenario by 4</w:t>
      </w:r>
      <w:r w:rsidRPr="00E60ED9">
        <w:rPr>
          <w:rFonts w:ascii="Bookman Old Style" w:hAnsi="Bookman Old Style"/>
          <w:i/>
        </w:rPr>
        <w:t>.</w:t>
      </w:r>
      <w:r w:rsidRPr="00E60ED9">
        <w:t>3</w:t>
      </w:r>
      <w:del w:id="699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$</w:t>
      </w:r>
      <w:r w:rsidRPr="00E60ED9">
        <w:rPr>
          <w:rFonts w:ascii="Bookman Old Style" w:hAnsi="Bookman Old Style"/>
          <w:i/>
        </w:rPr>
        <w:t>/</w:t>
      </w:r>
      <w:r w:rsidRPr="00E60ED9">
        <w:t>MMBtu (+46</w:t>
      </w:r>
      <w:del w:id="700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%) and 3</w:t>
      </w:r>
      <w:r w:rsidRPr="00E60ED9">
        <w:rPr>
          <w:rFonts w:ascii="Bookman Old Style" w:hAnsi="Bookman Old Style"/>
          <w:i/>
        </w:rPr>
        <w:t>.</w:t>
      </w:r>
      <w:r w:rsidRPr="00E60ED9">
        <w:t>2</w:t>
      </w:r>
      <w:del w:id="701" w:author="Author" w:date="2024-02-01T10:43:00Z">
        <w:r w:rsidR="00581875">
          <w:rPr>
            <w:spacing w:val="-7"/>
          </w:rPr>
          <w:delText xml:space="preserve"> </w:delText>
        </w:r>
      </w:del>
      <w:r w:rsidRPr="00E60ED9">
        <w:t>$</w:t>
      </w:r>
      <w:r w:rsidRPr="00E60ED9">
        <w:rPr>
          <w:rFonts w:ascii="Bookman Old Style" w:hAnsi="Bookman Old Style"/>
          <w:i/>
        </w:rPr>
        <w:t>/</w:t>
      </w:r>
      <w:r w:rsidRPr="00E60ED9">
        <w:t>MMBtu (+45</w:t>
      </w:r>
      <w:del w:id="702" w:author="Author" w:date="2024-02-01T10:43:00Z">
        <w:r w:rsidR="00581875">
          <w:rPr>
            <w:spacing w:val="-7"/>
          </w:rPr>
          <w:delText xml:space="preserve"> </w:delText>
        </w:r>
      </w:del>
      <w:r w:rsidRPr="00E60ED9">
        <w:t>%), respectively.</w:t>
      </w:r>
    </w:p>
    <w:p w14:paraId="1D255A03" w14:textId="77777777" w:rsidR="007F257B" w:rsidRPr="00E60ED9" w:rsidRDefault="007F257B">
      <w:pPr>
        <w:pStyle w:val="Textkrper"/>
        <w:spacing w:before="17"/>
      </w:pPr>
    </w:p>
    <w:p w14:paraId="3CFAF723" w14:textId="77777777" w:rsidR="007F257B" w:rsidRPr="00E60ED9" w:rsidRDefault="00FF3C28" w:rsidP="003741D5">
      <w:pPr>
        <w:pStyle w:val="berschrift2"/>
        <w:numPr>
          <w:ilvl w:val="1"/>
          <w:numId w:val="10"/>
        </w:numPr>
        <w:tabs>
          <w:tab w:val="left" w:pos="724"/>
        </w:tabs>
      </w:pPr>
      <w:bookmarkStart w:id="703" w:name="Impact_of_geopolitical_tensions_on_LNG_i"/>
      <w:bookmarkStart w:id="704" w:name="_bookmark29"/>
      <w:bookmarkEnd w:id="703"/>
      <w:bookmarkEnd w:id="704"/>
      <w:r w:rsidRPr="00E60ED9">
        <w:rPr>
          <w:w w:val="105"/>
        </w:rPr>
        <w:t>Impact</w:t>
      </w:r>
      <w:r w:rsidRPr="00E60ED9">
        <w:rPr>
          <w:spacing w:val="17"/>
          <w:w w:val="105"/>
        </w:rPr>
        <w:t xml:space="preserve"> </w:t>
      </w:r>
      <w:r w:rsidRPr="00E60ED9">
        <w:rPr>
          <w:w w:val="105"/>
        </w:rPr>
        <w:t>of</w:t>
      </w:r>
      <w:r w:rsidRPr="00E60ED9">
        <w:rPr>
          <w:spacing w:val="18"/>
          <w:w w:val="105"/>
        </w:rPr>
        <w:t xml:space="preserve"> </w:t>
      </w:r>
      <w:r w:rsidRPr="00E60ED9">
        <w:rPr>
          <w:w w:val="105"/>
        </w:rPr>
        <w:t>geopolitical</w:t>
      </w:r>
      <w:r w:rsidRPr="00E60ED9">
        <w:rPr>
          <w:spacing w:val="18"/>
          <w:w w:val="105"/>
        </w:rPr>
        <w:t xml:space="preserve"> </w:t>
      </w:r>
      <w:r w:rsidRPr="00E60ED9">
        <w:rPr>
          <w:w w:val="105"/>
        </w:rPr>
        <w:t>tensions</w:t>
      </w:r>
      <w:r w:rsidRPr="00E60ED9">
        <w:rPr>
          <w:spacing w:val="18"/>
          <w:w w:val="105"/>
        </w:rPr>
        <w:t xml:space="preserve"> </w:t>
      </w:r>
      <w:r w:rsidRPr="00E60ED9">
        <w:rPr>
          <w:w w:val="105"/>
        </w:rPr>
        <w:t>on</w:t>
      </w:r>
      <w:r w:rsidRPr="00E60ED9">
        <w:rPr>
          <w:spacing w:val="18"/>
          <w:w w:val="105"/>
        </w:rPr>
        <w:t xml:space="preserve"> </w:t>
      </w:r>
      <w:r w:rsidRPr="00E60ED9">
        <w:rPr>
          <w:w w:val="105"/>
        </w:rPr>
        <w:t>LNG</w:t>
      </w:r>
      <w:r w:rsidRPr="00E60ED9">
        <w:rPr>
          <w:spacing w:val="18"/>
          <w:w w:val="105"/>
        </w:rPr>
        <w:t xml:space="preserve"> </w:t>
      </w:r>
      <w:r w:rsidRPr="00E60ED9">
        <w:rPr>
          <w:w w:val="105"/>
        </w:rPr>
        <w:t>imports</w:t>
      </w:r>
      <w:r w:rsidRPr="00E60ED9">
        <w:rPr>
          <w:spacing w:val="18"/>
          <w:w w:val="105"/>
        </w:rPr>
        <w:t xml:space="preserve"> </w:t>
      </w:r>
      <w:r w:rsidRPr="00E60ED9">
        <w:rPr>
          <w:w w:val="105"/>
        </w:rPr>
        <w:t>and</w:t>
      </w:r>
      <w:r w:rsidRPr="00E60ED9">
        <w:rPr>
          <w:spacing w:val="17"/>
          <w:w w:val="105"/>
        </w:rPr>
        <w:t xml:space="preserve"> </w:t>
      </w:r>
      <w:r w:rsidRPr="00E60ED9">
        <w:rPr>
          <w:spacing w:val="-2"/>
          <w:w w:val="105"/>
        </w:rPr>
        <w:t>exports</w:t>
      </w:r>
    </w:p>
    <w:p w14:paraId="02E7CF96" w14:textId="77777777" w:rsidR="007F257B" w:rsidRPr="00E60ED9" w:rsidRDefault="00FF3C28">
      <w:pPr>
        <w:pStyle w:val="Textkrper"/>
        <w:spacing w:before="154" w:line="220" w:lineRule="auto"/>
        <w:ind w:left="111" w:right="609"/>
        <w:jc w:val="both"/>
      </w:pPr>
      <w:r w:rsidRPr="00E60ED9">
        <w:rPr>
          <w:spacing w:val="-2"/>
        </w:rPr>
        <w:t>Building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upon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ins w:id="705" w:author="Author" w:date="2024-02-01T10:43:00Z">
        <w:r w:rsidR="002D6C42">
          <w:rPr>
            <w:spacing w:val="-12"/>
          </w:rPr>
          <w:t xml:space="preserve">aforementioned </w:t>
        </w:r>
      </w:ins>
      <w:r w:rsidRPr="00E60ED9">
        <w:rPr>
          <w:spacing w:val="-2"/>
        </w:rPr>
        <w:t>scenario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results</w:t>
      </w:r>
      <w:del w:id="706" w:author="Author" w:date="2024-02-01T10:43:00Z">
        <w:r w:rsidR="00581875">
          <w:rPr>
            <w:spacing w:val="-12"/>
          </w:rPr>
          <w:delText xml:space="preserve"> </w:delText>
        </w:r>
        <w:r w:rsidR="00581875">
          <w:rPr>
            <w:spacing w:val="-2"/>
          </w:rPr>
          <w:delText>presented</w:delText>
        </w:r>
        <w:r w:rsidR="00581875">
          <w:rPr>
            <w:spacing w:val="-12"/>
          </w:rPr>
          <w:delText xml:space="preserve"> </w:delText>
        </w:r>
        <w:r w:rsidR="00581875">
          <w:rPr>
            <w:spacing w:val="-2"/>
          </w:rPr>
          <w:delText>above</w:delText>
        </w:r>
      </w:del>
      <w:r w:rsidRPr="00E60ED9">
        <w:rPr>
          <w:spacing w:val="-2"/>
        </w:rPr>
        <w:t>,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section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goes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one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step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further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2"/>
        </w:rPr>
        <w:t xml:space="preserve"> </w:t>
      </w:r>
      <w:del w:id="707" w:author="Author" w:date="2024-02-01T10:43:00Z">
        <w:r w:rsidR="00581875">
          <w:rPr>
            <w:spacing w:val="-2"/>
          </w:rPr>
          <w:delText>aims</w:delText>
        </w:r>
        <w:r w:rsidR="00581875">
          <w:rPr>
            <w:spacing w:val="-12"/>
          </w:rPr>
          <w:delText xml:space="preserve"> </w:delText>
        </w:r>
        <w:r w:rsidR="00581875">
          <w:rPr>
            <w:spacing w:val="-2"/>
          </w:rPr>
          <w:delText>to</w:delText>
        </w:r>
        <w:r w:rsidR="00581875">
          <w:rPr>
            <w:spacing w:val="-11"/>
          </w:rPr>
          <w:delText xml:space="preserve"> </w:delText>
        </w:r>
        <w:r w:rsidR="00581875">
          <w:rPr>
            <w:spacing w:val="-2"/>
          </w:rPr>
          <w:delText xml:space="preserve">demon- </w:delText>
        </w:r>
        <w:r w:rsidR="00581875">
          <w:delText>strate</w:delText>
        </w:r>
      </w:del>
      <w:ins w:id="708" w:author="Author" w:date="2024-02-01T10:43:00Z">
        <w:r w:rsidRPr="00E60ED9">
          <w:rPr>
            <w:spacing w:val="-2"/>
          </w:rPr>
          <w:t>demon</w:t>
        </w:r>
        <w:r w:rsidRPr="00E60ED9">
          <w:t>strate</w:t>
        </w:r>
        <w:r w:rsidR="002D6C42">
          <w:t>s</w:t>
        </w:r>
      </w:ins>
      <w:r w:rsidRPr="00E60ED9">
        <w:t xml:space="preserve"> the impact of different geopolitical tensions (we call them cases below) on LNG flows between </w:t>
      </w:r>
      <w:r w:rsidRPr="00E60ED9">
        <w:rPr>
          <w:spacing w:val="-2"/>
        </w:rPr>
        <w:t>importers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exporters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4"/>
        </w:rPr>
        <w:t xml:space="preserve"> </w:t>
      </w:r>
      <w:r w:rsidRPr="00E60ED9">
        <w:rPr>
          <w:spacing w:val="-2"/>
        </w:rPr>
        <w:t>two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>main</w:t>
      </w:r>
      <w:r w:rsidRPr="00E60ED9">
        <w:rPr>
          <w:spacing w:val="-4"/>
        </w:rPr>
        <w:t xml:space="preserve"> </w:t>
      </w:r>
      <w:r w:rsidRPr="00E60ED9">
        <w:rPr>
          <w:spacing w:val="-2"/>
        </w:rPr>
        <w:t>scenarios</w:t>
      </w:r>
      <w:ins w:id="709" w:author="Author" w:date="2024-02-01T10:43:00Z">
        <w:r w:rsidR="002D6C42">
          <w:rPr>
            <w:spacing w:val="-2"/>
          </w:rPr>
          <w:t>, namely,</w:t>
        </w:r>
      </w:ins>
      <w:r w:rsidRPr="00E60ED9">
        <w:rPr>
          <w:spacing w:val="-5"/>
        </w:rPr>
        <w:t xml:space="preserve"> </w:t>
      </w:r>
      <w:r w:rsidRPr="00E60ED9">
        <w:rPr>
          <w:rFonts w:ascii="Euclid"/>
          <w:i/>
          <w:spacing w:val="-2"/>
        </w:rPr>
        <w:t>Net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  <w:spacing w:val="-2"/>
        </w:rPr>
        <w:t>Zero</w:t>
      </w:r>
      <w:r w:rsidRPr="00E60ED9">
        <w:rPr>
          <w:rFonts w:ascii="Euclid"/>
          <w:i/>
          <w:spacing w:val="-13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5"/>
        </w:rPr>
        <w:t xml:space="preserve"> </w:t>
      </w:r>
      <w:r w:rsidRPr="00E60ED9">
        <w:rPr>
          <w:rFonts w:ascii="Euclid"/>
          <w:i/>
          <w:spacing w:val="-2"/>
        </w:rPr>
        <w:t>Persisting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  <w:spacing w:val="-2"/>
        </w:rPr>
        <w:t>Fossil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  <w:spacing w:val="-2"/>
        </w:rPr>
        <w:t>Demand</w:t>
      </w:r>
      <w:r w:rsidRPr="00E60ED9">
        <w:rPr>
          <w:spacing w:val="-2"/>
        </w:rPr>
        <w:t>.</w:t>
      </w:r>
      <w:r w:rsidRPr="00E60ED9">
        <w:rPr>
          <w:spacing w:val="19"/>
        </w:rPr>
        <w:t xml:space="preserve"> </w:t>
      </w:r>
      <w:r w:rsidRPr="00E60ED9">
        <w:rPr>
          <w:spacing w:val="-2"/>
        </w:rPr>
        <w:t>We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show,</w:t>
      </w:r>
      <w:r w:rsidRPr="00E60ED9">
        <w:rPr>
          <w:spacing w:val="-3"/>
        </w:rPr>
        <w:t xml:space="preserve"> </w:t>
      </w:r>
      <w:r w:rsidRPr="00E60ED9">
        <w:rPr>
          <w:spacing w:val="-5"/>
        </w:rPr>
        <w:t>for</w:t>
      </w:r>
    </w:p>
    <w:p w14:paraId="1213671D" w14:textId="77777777" w:rsidR="007F257B" w:rsidRPr="00E60ED9" w:rsidRDefault="00FF3C28">
      <w:pPr>
        <w:pStyle w:val="Textkrper"/>
        <w:spacing w:line="232" w:lineRule="exact"/>
        <w:ind w:left="112"/>
        <w:jc w:val="both"/>
      </w:pPr>
      <w:proofErr w:type="gramStart"/>
      <w:r w:rsidRPr="00E60ED9">
        <w:t>example</w:t>
      </w:r>
      <w:proofErr w:type="gramEnd"/>
      <w:r w:rsidRPr="00E60ED9">
        <w:t>,</w:t>
      </w:r>
      <w:r w:rsidRPr="00E60ED9">
        <w:rPr>
          <w:spacing w:val="3"/>
        </w:rPr>
        <w:t xml:space="preserve"> </w:t>
      </w:r>
      <w:r w:rsidRPr="00E60ED9">
        <w:t>how</w:t>
      </w:r>
      <w:r w:rsidRPr="00E60ED9">
        <w:rPr>
          <w:spacing w:val="2"/>
        </w:rPr>
        <w:t xml:space="preserve"> </w:t>
      </w:r>
      <w:r w:rsidRPr="00E60ED9">
        <w:t>the</w:t>
      </w:r>
      <w:r w:rsidRPr="00E60ED9">
        <w:rPr>
          <w:spacing w:val="2"/>
        </w:rPr>
        <w:t xml:space="preserve"> </w:t>
      </w:r>
      <w:r w:rsidRPr="00E60ED9">
        <w:t>results</w:t>
      </w:r>
      <w:r w:rsidRPr="00E60ED9">
        <w:rPr>
          <w:spacing w:val="2"/>
        </w:rPr>
        <w:t xml:space="preserve"> </w:t>
      </w:r>
      <w:r w:rsidRPr="00E60ED9">
        <w:t>change</w:t>
      </w:r>
      <w:r w:rsidRPr="00E60ED9">
        <w:rPr>
          <w:spacing w:val="2"/>
        </w:rPr>
        <w:t xml:space="preserve"> </w:t>
      </w:r>
      <w:r w:rsidRPr="00E60ED9">
        <w:t>in</w:t>
      </w:r>
      <w:r w:rsidRPr="00E60ED9">
        <w:rPr>
          <w:spacing w:val="2"/>
        </w:rPr>
        <w:t xml:space="preserve"> </w:t>
      </w:r>
      <w:r w:rsidRPr="00E60ED9">
        <w:t>the</w:t>
      </w:r>
      <w:r w:rsidRPr="00E60ED9">
        <w:rPr>
          <w:spacing w:val="2"/>
        </w:rPr>
        <w:t xml:space="preserve">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14"/>
        </w:rPr>
        <w:t xml:space="preserve"> </w:t>
      </w:r>
      <w:r w:rsidRPr="00E60ED9">
        <w:rPr>
          <w:rFonts w:ascii="Euclid"/>
          <w:i/>
        </w:rPr>
        <w:t>Zero</w:t>
      </w:r>
      <w:r w:rsidRPr="00E60ED9">
        <w:rPr>
          <w:rFonts w:ascii="Euclid"/>
          <w:i/>
          <w:spacing w:val="-7"/>
        </w:rPr>
        <w:t xml:space="preserve"> </w:t>
      </w:r>
      <w:r w:rsidRPr="00E60ED9">
        <w:t>scenario</w:t>
      </w:r>
      <w:r w:rsidRPr="00E60ED9">
        <w:rPr>
          <w:spacing w:val="2"/>
        </w:rPr>
        <w:t xml:space="preserve"> </w:t>
      </w:r>
      <w:r w:rsidRPr="00E60ED9">
        <w:t>when</w:t>
      </w:r>
      <w:r w:rsidRPr="00E60ED9">
        <w:rPr>
          <w:spacing w:val="2"/>
        </w:rPr>
        <w:t xml:space="preserve"> </w:t>
      </w:r>
      <w:r w:rsidRPr="00E60ED9">
        <w:t>there</w:t>
      </w:r>
      <w:r w:rsidRPr="00E60ED9">
        <w:rPr>
          <w:spacing w:val="2"/>
        </w:rPr>
        <w:t xml:space="preserve"> </w:t>
      </w:r>
      <w:r w:rsidRPr="00E60ED9">
        <w:t>are</w:t>
      </w:r>
      <w:r w:rsidRPr="00E60ED9">
        <w:rPr>
          <w:spacing w:val="2"/>
        </w:rPr>
        <w:t xml:space="preserve"> </w:t>
      </w:r>
      <w:r w:rsidRPr="00E60ED9">
        <w:t>no</w:t>
      </w:r>
      <w:r w:rsidRPr="00E60ED9">
        <w:rPr>
          <w:spacing w:val="2"/>
        </w:rPr>
        <w:t xml:space="preserve"> </w:t>
      </w:r>
      <w:ins w:id="710" w:author="Author" w:date="2024-02-01T10:43:00Z">
        <w:r w:rsidR="002D6C42">
          <w:rPr>
            <w:spacing w:val="2"/>
          </w:rPr>
          <w:t xml:space="preserve">available </w:t>
        </w:r>
      </w:ins>
      <w:r w:rsidRPr="00E60ED9">
        <w:t>LNG</w:t>
      </w:r>
      <w:r w:rsidRPr="00E60ED9">
        <w:rPr>
          <w:spacing w:val="2"/>
        </w:rPr>
        <w:t xml:space="preserve"> </w:t>
      </w:r>
      <w:r w:rsidRPr="00E60ED9">
        <w:t>exports</w:t>
      </w:r>
      <w:r w:rsidRPr="00E60ED9">
        <w:rPr>
          <w:spacing w:val="2"/>
        </w:rPr>
        <w:t xml:space="preserve"> </w:t>
      </w:r>
      <w:r w:rsidRPr="00E60ED9">
        <w:t>from</w:t>
      </w:r>
      <w:r w:rsidRPr="00E60ED9">
        <w:rPr>
          <w:spacing w:val="1"/>
        </w:rPr>
        <w:t xml:space="preserve"> </w:t>
      </w:r>
      <w:r w:rsidRPr="00E60ED9">
        <w:rPr>
          <w:spacing w:val="-2"/>
        </w:rPr>
        <w:t>Africa</w:t>
      </w:r>
    </w:p>
    <w:p w14:paraId="0D67912B" w14:textId="77777777" w:rsidR="007F257B" w:rsidRPr="00E60ED9" w:rsidRDefault="00FF3C28">
      <w:pPr>
        <w:spacing w:before="19" w:line="177" w:lineRule="auto"/>
        <w:ind w:left="112" w:right="609"/>
        <w:jc w:val="both"/>
      </w:pPr>
      <w:r w:rsidRPr="00E60ED9">
        <w:t>(</w:t>
      </w:r>
      <w:proofErr w:type="gramStart"/>
      <w:r w:rsidRPr="00E60ED9">
        <w:t>this</w:t>
      </w:r>
      <w:proofErr w:type="gramEnd"/>
      <w:r w:rsidRPr="00E60ED9">
        <w:rPr>
          <w:spacing w:val="-14"/>
        </w:rPr>
        <w:t xml:space="preserve"> </w:t>
      </w:r>
      <w:r w:rsidRPr="00E60ED9">
        <w:t>case</w:t>
      </w:r>
      <w:r w:rsidRPr="00E60ED9">
        <w:rPr>
          <w:spacing w:val="-14"/>
        </w:rPr>
        <w:t xml:space="preserve"> </w:t>
      </w:r>
      <w:r w:rsidRPr="00E60ED9">
        <w:t>is</w:t>
      </w:r>
      <w:r w:rsidRPr="00E60ED9">
        <w:rPr>
          <w:spacing w:val="-14"/>
        </w:rPr>
        <w:t xml:space="preserve"> </w:t>
      </w:r>
      <w:r w:rsidRPr="00E60ED9">
        <w:t>called</w:t>
      </w:r>
      <w:r w:rsidRPr="00E60ED9">
        <w:rPr>
          <w:spacing w:val="-13"/>
        </w:rPr>
        <w:t xml:space="preserve"> </w:t>
      </w:r>
      <w:r w:rsidRPr="00E60ED9">
        <w:rPr>
          <w:rFonts w:ascii="Euclid"/>
          <w:i/>
        </w:rPr>
        <w:t>No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>export</w:t>
      </w:r>
      <w:r w:rsidRPr="00E60ED9">
        <w:rPr>
          <w:rFonts w:ascii="Euclid"/>
          <w:i/>
          <w:spacing w:val="-18"/>
        </w:rPr>
        <w:t xml:space="preserve"> </w:t>
      </w:r>
      <w:r w:rsidRPr="00E60ED9">
        <w:rPr>
          <w:rFonts w:ascii="Euclid"/>
          <w:i/>
        </w:rPr>
        <w:t>from</w:t>
      </w:r>
      <w:r w:rsidRPr="00E60ED9">
        <w:rPr>
          <w:rFonts w:ascii="Euclid"/>
          <w:i/>
          <w:spacing w:val="-18"/>
        </w:rPr>
        <w:t xml:space="preserve"> </w:t>
      </w:r>
      <w:r w:rsidRPr="00E60ED9">
        <w:rPr>
          <w:rFonts w:ascii="Euclid"/>
          <w:i/>
        </w:rPr>
        <w:t>Africa</w:t>
      </w:r>
      <w:del w:id="711" w:author="Author" w:date="2024-02-01T10:43:00Z">
        <w:r w:rsidR="00581875">
          <w:delText>)</w:delText>
        </w:r>
        <w:r w:rsidR="00581875">
          <w:rPr>
            <w:spacing w:val="-14"/>
          </w:rPr>
          <w:delText xml:space="preserve"> </w:delText>
        </w:r>
        <w:r w:rsidR="00581875">
          <w:delText>available.</w:delText>
        </w:r>
      </w:del>
      <w:ins w:id="712" w:author="Author" w:date="2024-02-01T10:43:00Z">
        <w:r w:rsidRPr="00E60ED9">
          <w:t>).</w:t>
        </w:r>
      </w:ins>
      <w:r w:rsidRPr="00E60ED9">
        <w:rPr>
          <w:spacing w:val="9"/>
        </w:rPr>
        <w:t xml:space="preserve"> </w:t>
      </w:r>
      <w:r w:rsidRPr="00E60ED9">
        <w:t>As</w:t>
      </w:r>
      <w:r w:rsidRPr="00E60ED9">
        <w:rPr>
          <w:spacing w:val="-11"/>
        </w:rPr>
        <w:t xml:space="preserve"> </w:t>
      </w:r>
      <w:r w:rsidRPr="00E60ED9">
        <w:t>a</w:t>
      </w:r>
      <w:r w:rsidRPr="00E60ED9">
        <w:rPr>
          <w:spacing w:val="-11"/>
        </w:rPr>
        <w:t xml:space="preserve"> </w:t>
      </w:r>
      <w:r w:rsidRPr="00E60ED9">
        <w:t>short</w:t>
      </w:r>
      <w:r w:rsidRPr="00E60ED9">
        <w:rPr>
          <w:spacing w:val="-11"/>
        </w:rPr>
        <w:t xml:space="preserve"> </w:t>
      </w:r>
      <w:r w:rsidRPr="00E60ED9">
        <w:t>reminder,</w:t>
      </w:r>
      <w:r w:rsidRPr="00E60ED9">
        <w:rPr>
          <w:spacing w:val="-10"/>
        </w:rPr>
        <w:t xml:space="preserve"> </w:t>
      </w:r>
      <w:r w:rsidRPr="00E60ED9">
        <w:t>the</w:t>
      </w:r>
      <w:r w:rsidRPr="00E60ED9">
        <w:rPr>
          <w:spacing w:val="-11"/>
        </w:rPr>
        <w:t xml:space="preserve"> </w:t>
      </w:r>
      <w:r w:rsidRPr="00E60ED9">
        <w:t>following</w:t>
      </w:r>
      <w:r w:rsidRPr="00E60ED9">
        <w:rPr>
          <w:spacing w:val="-11"/>
        </w:rPr>
        <w:t xml:space="preserve"> </w:t>
      </w:r>
      <w:r w:rsidRPr="00E60ED9">
        <w:t>cases</w:t>
      </w:r>
      <w:r w:rsidRPr="00E60ED9">
        <w:rPr>
          <w:spacing w:val="-11"/>
        </w:rPr>
        <w:t xml:space="preserve"> </w:t>
      </w:r>
      <w:r w:rsidRPr="00E60ED9">
        <w:t>are</w:t>
      </w:r>
      <w:r w:rsidRPr="00E60ED9">
        <w:rPr>
          <w:spacing w:val="-11"/>
        </w:rPr>
        <w:t xml:space="preserve"> </w:t>
      </w:r>
      <w:del w:id="713" w:author="Author" w:date="2024-02-01T10:43:00Z">
        <w:r w:rsidR="00581875">
          <w:delText>investi- gated</w:delText>
        </w:r>
      </w:del>
      <w:ins w:id="714" w:author="Author" w:date="2024-02-01T10:43:00Z">
        <w:r w:rsidRPr="00E60ED9">
          <w:t>investigated</w:t>
        </w:r>
      </w:ins>
      <w:r w:rsidRPr="00E60ED9">
        <w:t>:</w:t>
      </w:r>
      <w:r w:rsidRPr="00E60ED9">
        <w:rPr>
          <w:spacing w:val="19"/>
        </w:rPr>
        <w:t xml:space="preserve"> </w:t>
      </w:r>
      <w:r w:rsidRPr="00E60ED9">
        <w:rPr>
          <w:rFonts w:ascii="Euclid"/>
          <w:i/>
        </w:rPr>
        <w:t>Diversify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</w:rPr>
        <w:t>importers</w:t>
      </w:r>
      <w:r w:rsidRPr="00E60ED9">
        <w:t>,</w:t>
      </w:r>
      <w:r w:rsidRPr="00E60ED9">
        <w:rPr>
          <w:spacing w:val="-2"/>
        </w:rPr>
        <w:t xml:space="preserve"> </w:t>
      </w:r>
      <w:proofErr w:type="gramStart"/>
      <w:r w:rsidRPr="00E60ED9">
        <w:rPr>
          <w:rFonts w:ascii="Euclid"/>
          <w:i/>
        </w:rPr>
        <w:t>High</w:t>
      </w:r>
      <w:proofErr w:type="gramEnd"/>
      <w:r w:rsidRPr="00E60ED9">
        <w:rPr>
          <w:rFonts w:ascii="Euclid"/>
          <w:i/>
          <w:spacing w:val="-17"/>
        </w:rPr>
        <w:t xml:space="preserve"> </w:t>
      </w:r>
      <w:r w:rsidRPr="00E60ED9">
        <w:rPr>
          <w:rFonts w:ascii="Euclid"/>
          <w:i/>
        </w:rPr>
        <w:t>price</w:t>
      </w:r>
      <w:r w:rsidRPr="00E60ED9">
        <w:rPr>
          <w:rFonts w:ascii="Euclid"/>
          <w:i/>
          <w:spacing w:val="-17"/>
        </w:rPr>
        <w:t xml:space="preserve"> </w:t>
      </w:r>
      <w:r w:rsidRPr="00E60ED9">
        <w:rPr>
          <w:rFonts w:ascii="Euclid"/>
          <w:i/>
        </w:rPr>
        <w:t>Middle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</w:rPr>
        <w:t>East</w:t>
      </w:r>
      <w:r w:rsidRPr="00E60ED9">
        <w:t>,</w:t>
      </w:r>
      <w:r w:rsidRPr="00E60ED9">
        <w:rPr>
          <w:spacing w:val="-2"/>
        </w:rPr>
        <w:t xml:space="preserve"> </w:t>
      </w:r>
      <w:r w:rsidRPr="00E60ED9">
        <w:rPr>
          <w:rFonts w:ascii="Euclid"/>
          <w:i/>
        </w:rPr>
        <w:t>No</w:t>
      </w:r>
      <w:r w:rsidRPr="00E60ED9">
        <w:rPr>
          <w:rFonts w:ascii="Euclid"/>
          <w:i/>
          <w:spacing w:val="-17"/>
        </w:rPr>
        <w:t xml:space="preserve"> </w:t>
      </w:r>
      <w:r w:rsidRPr="00E60ED9">
        <w:rPr>
          <w:rFonts w:ascii="Euclid"/>
          <w:i/>
        </w:rPr>
        <w:t>export</w:t>
      </w:r>
      <w:r w:rsidRPr="00E60ED9">
        <w:rPr>
          <w:rFonts w:ascii="Euclid"/>
          <w:i/>
          <w:spacing w:val="-17"/>
        </w:rPr>
        <w:t xml:space="preserve"> </w:t>
      </w:r>
      <w:r w:rsidRPr="00E60ED9">
        <w:rPr>
          <w:rFonts w:ascii="Euclid"/>
          <w:i/>
        </w:rPr>
        <w:t>from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</w:rPr>
        <w:t>Africa</w:t>
      </w:r>
      <w:r w:rsidRPr="00E60ED9">
        <w:t>,</w:t>
      </w:r>
      <w:r w:rsidRPr="00E60ED9">
        <w:rPr>
          <w:spacing w:val="-2"/>
        </w:rPr>
        <w:t xml:space="preserve"> </w:t>
      </w:r>
      <w:r w:rsidRPr="00E60ED9">
        <w:rPr>
          <w:rFonts w:ascii="Euclid"/>
          <w:i/>
        </w:rPr>
        <w:t>Panama</w:t>
      </w:r>
      <w:r w:rsidRPr="00E60ED9">
        <w:rPr>
          <w:rFonts w:ascii="Euclid"/>
          <w:i/>
          <w:spacing w:val="-17"/>
        </w:rPr>
        <w:t xml:space="preserve"> </w:t>
      </w:r>
      <w:del w:id="715" w:author="Author" w:date="2024-02-01T10:43:00Z">
        <w:r w:rsidR="00581875">
          <w:rPr>
            <w:rFonts w:ascii="Euclid"/>
            <w:i/>
          </w:rPr>
          <w:delText>canal</w:delText>
        </w:r>
      </w:del>
      <w:ins w:id="716" w:author="Author" w:date="2024-02-01T10:43:00Z">
        <w:r w:rsidR="00A6043F">
          <w:rPr>
            <w:rFonts w:ascii="Euclid"/>
            <w:i/>
          </w:rPr>
          <w:t>C</w:t>
        </w:r>
        <w:r w:rsidR="00A6043F" w:rsidRPr="00E60ED9">
          <w:rPr>
            <w:rFonts w:ascii="Euclid"/>
            <w:i/>
          </w:rPr>
          <w:t>anal</w:t>
        </w:r>
      </w:ins>
      <w:r w:rsidR="00A6043F"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</w:rPr>
        <w:t>restricted</w:t>
      </w:r>
      <w:r w:rsidRPr="00E60ED9">
        <w:t>,</w:t>
      </w:r>
      <w:r w:rsidRPr="00E60ED9">
        <w:rPr>
          <w:spacing w:val="-2"/>
        </w:rPr>
        <w:t xml:space="preserve"> </w:t>
      </w:r>
      <w:r w:rsidRPr="00E60ED9">
        <w:t xml:space="preserve">and </w:t>
      </w:r>
      <w:r w:rsidRPr="00E60ED9">
        <w:rPr>
          <w:rFonts w:ascii="Euclid"/>
          <w:i/>
        </w:rPr>
        <w:t>Russia to Asia only</w:t>
      </w:r>
      <w:r w:rsidRPr="00E60ED9">
        <w:t>.</w:t>
      </w:r>
    </w:p>
    <w:p w14:paraId="5938C9A1" w14:textId="77777777" w:rsidR="007F257B" w:rsidRPr="00E60ED9" w:rsidRDefault="007F257B">
      <w:pPr>
        <w:pStyle w:val="Textkrper"/>
        <w:spacing w:before="5"/>
      </w:pPr>
    </w:p>
    <w:p w14:paraId="729C095D" w14:textId="77777777" w:rsidR="007F257B" w:rsidRPr="00E60ED9" w:rsidRDefault="00FF3C28" w:rsidP="003741D5">
      <w:pPr>
        <w:pStyle w:val="berschrift3"/>
        <w:numPr>
          <w:ilvl w:val="2"/>
          <w:numId w:val="10"/>
        </w:numPr>
        <w:tabs>
          <w:tab w:val="left" w:pos="878"/>
        </w:tabs>
        <w:ind w:hanging="766"/>
      </w:pPr>
      <w:bookmarkStart w:id="717" w:name="Supply_share_of_exporters_in_the_Europea"/>
      <w:bookmarkStart w:id="718" w:name="_bookmark30"/>
      <w:bookmarkEnd w:id="717"/>
      <w:bookmarkEnd w:id="718"/>
      <w:r w:rsidRPr="003741D5">
        <w:rPr>
          <w:rFonts w:ascii="Euclid" w:hAnsi="Euclid"/>
          <w:i/>
          <w:spacing w:val="-2"/>
        </w:rPr>
        <w:t xml:space="preserve">Supply </w:t>
      </w:r>
      <w:del w:id="719" w:author="Author" w:date="2024-02-01T10:43:00Z">
        <w:r w:rsidR="00581875">
          <w:rPr>
            <w:spacing w:val="-2"/>
          </w:rPr>
          <w:delText>share</w:delText>
        </w:r>
      </w:del>
      <w:ins w:id="720" w:author="Author" w:date="2024-02-01T10:43:00Z">
        <w:r w:rsidR="002D6C42">
          <w:rPr>
            <w:rFonts w:ascii="Euclid" w:hAnsi="Euclid"/>
            <w:i/>
            <w:spacing w:val="-2"/>
          </w:rPr>
          <w:t>S</w:t>
        </w:r>
        <w:r w:rsidR="002D6C42" w:rsidRPr="00EE5AF2">
          <w:rPr>
            <w:rFonts w:ascii="Euclid" w:hAnsi="Euclid"/>
            <w:i/>
            <w:spacing w:val="-2"/>
          </w:rPr>
          <w:t>hare</w:t>
        </w:r>
      </w:ins>
      <w:r w:rsidR="002D6C42" w:rsidRPr="003741D5">
        <w:rPr>
          <w:rFonts w:ascii="Euclid" w:hAnsi="Euclid"/>
          <w:i/>
          <w:spacing w:val="-1"/>
        </w:rPr>
        <w:t xml:space="preserve"> </w:t>
      </w:r>
      <w:r w:rsidRPr="003741D5">
        <w:rPr>
          <w:rFonts w:ascii="Euclid" w:hAnsi="Euclid"/>
          <w:i/>
          <w:spacing w:val="-2"/>
        </w:rPr>
        <w:t xml:space="preserve">of </w:t>
      </w:r>
      <w:del w:id="721" w:author="Author" w:date="2024-02-01T10:43:00Z">
        <w:r w:rsidR="00581875">
          <w:rPr>
            <w:spacing w:val="-2"/>
          </w:rPr>
          <w:delText>exporters</w:delText>
        </w:r>
      </w:del>
      <w:ins w:id="722" w:author="Author" w:date="2024-02-01T10:43:00Z">
        <w:r w:rsidR="002D6C42">
          <w:rPr>
            <w:rFonts w:ascii="Euclid" w:hAnsi="Euclid"/>
            <w:i/>
            <w:spacing w:val="-2"/>
          </w:rPr>
          <w:t>E</w:t>
        </w:r>
        <w:r w:rsidR="002D6C42" w:rsidRPr="00EE5AF2">
          <w:rPr>
            <w:rFonts w:ascii="Euclid" w:hAnsi="Euclid"/>
            <w:i/>
            <w:spacing w:val="-2"/>
          </w:rPr>
          <w:t>xporters</w:t>
        </w:r>
      </w:ins>
      <w:r w:rsidR="002D6C42" w:rsidRPr="003741D5">
        <w:rPr>
          <w:rFonts w:ascii="Euclid" w:hAnsi="Euclid"/>
          <w:i/>
          <w:spacing w:val="-1"/>
        </w:rPr>
        <w:t xml:space="preserve"> </w:t>
      </w:r>
      <w:r w:rsidRPr="003741D5">
        <w:rPr>
          <w:rFonts w:ascii="Euclid" w:hAnsi="Euclid"/>
          <w:i/>
          <w:spacing w:val="-2"/>
        </w:rPr>
        <w:t>in</w:t>
      </w:r>
      <w:r w:rsidRPr="003741D5">
        <w:rPr>
          <w:rFonts w:ascii="Euclid" w:hAnsi="Euclid"/>
          <w:i/>
          <w:spacing w:val="-1"/>
        </w:rPr>
        <w:t xml:space="preserve"> </w:t>
      </w:r>
      <w:r w:rsidRPr="003741D5">
        <w:rPr>
          <w:rFonts w:ascii="Euclid" w:hAnsi="Euclid"/>
          <w:i/>
          <w:spacing w:val="-2"/>
        </w:rPr>
        <w:t>the European</w:t>
      </w:r>
      <w:r w:rsidRPr="003741D5">
        <w:rPr>
          <w:rFonts w:ascii="Euclid" w:hAnsi="Euclid"/>
          <w:i/>
          <w:spacing w:val="-1"/>
        </w:rPr>
        <w:t xml:space="preserve"> </w:t>
      </w:r>
      <w:del w:id="723" w:author="Author" w:date="2024-02-01T10:43:00Z">
        <w:r w:rsidR="00581875">
          <w:rPr>
            <w:spacing w:val="-2"/>
          </w:rPr>
          <w:delText>demand</w:delText>
        </w:r>
      </w:del>
      <w:ins w:id="724" w:author="Author" w:date="2024-02-01T10:43:00Z">
        <w:r w:rsidR="002D6C42">
          <w:rPr>
            <w:rFonts w:ascii="Euclid" w:hAnsi="Euclid"/>
            <w:i/>
            <w:spacing w:val="-2"/>
          </w:rPr>
          <w:t>D</w:t>
        </w:r>
        <w:r w:rsidR="002D6C42" w:rsidRPr="00EE5AF2">
          <w:rPr>
            <w:rFonts w:ascii="Euclid" w:hAnsi="Euclid"/>
            <w:i/>
            <w:spacing w:val="-2"/>
          </w:rPr>
          <w:t>emand</w:t>
        </w:r>
      </w:ins>
    </w:p>
    <w:p w14:paraId="672039DB" w14:textId="77777777" w:rsidR="007F257B" w:rsidRPr="00E60ED9" w:rsidRDefault="00FF3C28">
      <w:pPr>
        <w:pStyle w:val="Textkrper"/>
        <w:spacing w:before="150" w:line="201" w:lineRule="auto"/>
        <w:ind w:left="112" w:right="610"/>
        <w:jc w:val="both"/>
      </w:pPr>
      <w:r w:rsidRPr="00E60ED9">
        <w:t xml:space="preserve">Table </w:t>
      </w:r>
      <w:hyperlink w:anchor="_bookmark31" w:history="1">
        <w:r w:rsidRPr="00E60ED9">
          <w:t>3</w:t>
        </w:r>
      </w:hyperlink>
      <w:r w:rsidRPr="00E60ED9">
        <w:t xml:space="preserve"> </w:t>
      </w:r>
      <w:del w:id="725" w:author="Author" w:date="2024-02-01T10:43:00Z">
        <w:r w:rsidR="00581875">
          <w:delText>shows</w:delText>
        </w:r>
      </w:del>
      <w:ins w:id="726" w:author="Author" w:date="2024-02-01T10:43:00Z">
        <w:r w:rsidR="002D6C42">
          <w:t>presents</w:t>
        </w:r>
      </w:ins>
      <w:r w:rsidR="002D6C42" w:rsidRPr="00E60ED9">
        <w:t xml:space="preserve"> </w:t>
      </w:r>
      <w:r w:rsidRPr="00E60ED9">
        <w:t xml:space="preserve">the LNG import volumes from export regions to Europe 2040 in the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8"/>
        </w:rPr>
        <w:t xml:space="preserve"> </w:t>
      </w:r>
      <w:r w:rsidRPr="00E60ED9">
        <w:rPr>
          <w:rFonts w:ascii="Euclid"/>
          <w:i/>
        </w:rPr>
        <w:t xml:space="preserve">Zero </w:t>
      </w:r>
      <w:r w:rsidRPr="00E60ED9">
        <w:t xml:space="preserve">scenario and all cases in </w:t>
      </w:r>
      <w:del w:id="727" w:author="Author" w:date="2024-02-01T10:43:00Z">
        <w:r w:rsidR="00581875">
          <w:delText>billion</w:delText>
        </w:r>
      </w:del>
      <w:ins w:id="728" w:author="Author" w:date="2024-02-01T10:43:00Z">
        <w:r w:rsidRPr="00E60ED9">
          <w:t>billion</w:t>
        </w:r>
        <w:r w:rsidR="002D6C42">
          <w:t>s</w:t>
        </w:r>
      </w:ins>
      <w:r w:rsidRPr="00E60ED9">
        <w:t xml:space="preserve"> of MMBtu.</w:t>
      </w:r>
    </w:p>
    <w:p w14:paraId="5A58772D" w14:textId="77777777" w:rsidR="007F257B" w:rsidRPr="00E60ED9" w:rsidRDefault="00FF3C28">
      <w:pPr>
        <w:pStyle w:val="Textkrper"/>
        <w:spacing w:before="5"/>
        <w:rPr>
          <w:sz w:val="11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4BFEEA93" wp14:editId="0D79DAA1">
                <wp:simplePos x="0" y="0"/>
                <wp:positionH relativeFrom="page">
                  <wp:posOffset>1482997</wp:posOffset>
                </wp:positionH>
                <wp:positionV relativeFrom="paragraph">
                  <wp:posOffset>105751</wp:posOffset>
                </wp:positionV>
                <wp:extent cx="4848860" cy="1270"/>
                <wp:effectExtent l="0" t="0" r="0" b="0"/>
                <wp:wrapTopAndBottom/>
                <wp:docPr id="354" name="Graphic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48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48860">
                              <a:moveTo>
                                <a:pt x="0" y="0"/>
                              </a:moveTo>
                              <a:lnTo>
                                <a:pt x="4848236" y="0"/>
                              </a:lnTo>
                            </a:path>
                          </a:pathLst>
                        </a:custGeom>
                        <a:ln w="100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19943" id="Graphic 354" o:spid="_x0000_s1026" style="position:absolute;margin-left:116.75pt;margin-top:8.35pt;width:381.8pt;height:.1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488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" path="m,l4848236,e" filled="f" strokeweight=".27878mm">
                <v:path arrowok="t"/>
                <w10:wrap type="topAndBottom" anchorx="page"/>
              </v:shape>
            </w:pict>
          </mc:Fallback>
        </mc:AlternateContent>
      </w:r>
    </w:p>
    <w:p w14:paraId="0EE0D36A" w14:textId="77777777" w:rsidR="007F257B" w:rsidRPr="00E60ED9" w:rsidRDefault="007F257B">
      <w:pPr>
        <w:pStyle w:val="Textkrper"/>
        <w:spacing w:before="10"/>
        <w:rPr>
          <w:sz w:val="3"/>
        </w:rPr>
      </w:pPr>
    </w:p>
    <w:tbl>
      <w:tblPr>
        <w:tblW w:w="0" w:type="auto"/>
        <w:tblInd w:w="1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7"/>
        <w:gridCol w:w="987"/>
        <w:gridCol w:w="1122"/>
        <w:gridCol w:w="1122"/>
        <w:gridCol w:w="1122"/>
        <w:gridCol w:w="1122"/>
        <w:gridCol w:w="1091"/>
      </w:tblGrid>
      <w:tr w:rsidR="007F257B" w:rsidRPr="00E60ED9" w14:paraId="7BA38BE6" w14:textId="77777777">
        <w:trPr>
          <w:trHeight w:val="833"/>
        </w:trPr>
        <w:tc>
          <w:tcPr>
            <w:tcW w:w="1067" w:type="dxa"/>
            <w:tcBorders>
              <w:top w:val="nil"/>
              <w:left w:val="nil"/>
            </w:tcBorders>
          </w:tcPr>
          <w:p w14:paraId="621B49B8" w14:textId="77777777" w:rsidR="007F257B" w:rsidRPr="00E60ED9" w:rsidRDefault="00FF3C28">
            <w:pPr>
              <w:pStyle w:val="TableParagraph"/>
              <w:spacing w:before="88"/>
              <w:ind w:left="111"/>
              <w:jc w:val="left"/>
              <w:rPr>
                <w:sz w:val="19"/>
              </w:rPr>
            </w:pPr>
            <w:bookmarkStart w:id="729" w:name="_bookmark31"/>
            <w:bookmarkEnd w:id="729"/>
            <w:r w:rsidRPr="00E60ED9">
              <w:rPr>
                <w:spacing w:val="-2"/>
                <w:w w:val="105"/>
                <w:sz w:val="19"/>
              </w:rPr>
              <w:t>Exporter</w:t>
            </w:r>
          </w:p>
        </w:tc>
        <w:tc>
          <w:tcPr>
            <w:tcW w:w="987" w:type="dxa"/>
            <w:tcBorders>
              <w:top w:val="nil"/>
            </w:tcBorders>
          </w:tcPr>
          <w:p w14:paraId="4BE80B3C" w14:textId="77777777" w:rsidR="007F257B" w:rsidRPr="00E60ED9" w:rsidRDefault="00FF3C28" w:rsidP="002D6C42">
            <w:pPr>
              <w:pStyle w:val="TableParagraph"/>
              <w:spacing w:before="88"/>
              <w:ind w:right="101"/>
              <w:rPr>
                <w:sz w:val="19"/>
              </w:rPr>
            </w:pPr>
            <w:r w:rsidRPr="00E60ED9">
              <w:rPr>
                <w:sz w:val="19"/>
              </w:rPr>
              <w:t>Net</w:t>
            </w:r>
            <w:r w:rsidRPr="00E60ED9">
              <w:rPr>
                <w:spacing w:val="18"/>
                <w:sz w:val="19"/>
              </w:rPr>
              <w:t xml:space="preserve"> </w:t>
            </w:r>
            <w:del w:id="730" w:author="Author" w:date="2024-02-01T10:43:00Z">
              <w:r w:rsidR="00581875">
                <w:rPr>
                  <w:spacing w:val="-4"/>
                  <w:sz w:val="19"/>
                </w:rPr>
                <w:delText>Zero</w:delText>
              </w:r>
            </w:del>
            <w:ins w:id="731" w:author="Author" w:date="2024-02-01T11:09:00Z">
              <w:r w:rsidR="00473A52">
                <w:rPr>
                  <w:spacing w:val="-4"/>
                  <w:sz w:val="19"/>
                </w:rPr>
                <w:t>Zero</w:t>
              </w:r>
            </w:ins>
          </w:p>
        </w:tc>
        <w:tc>
          <w:tcPr>
            <w:tcW w:w="1122" w:type="dxa"/>
            <w:tcBorders>
              <w:top w:val="nil"/>
            </w:tcBorders>
          </w:tcPr>
          <w:p w14:paraId="2003CC26" w14:textId="77777777" w:rsidR="007F257B" w:rsidRPr="00E60ED9" w:rsidRDefault="00FF3C28">
            <w:pPr>
              <w:pStyle w:val="TableParagraph"/>
              <w:spacing w:before="88" w:line="249" w:lineRule="auto"/>
              <w:ind w:left="177" w:firstLine="63"/>
              <w:jc w:val="left"/>
              <w:rPr>
                <w:sz w:val="19"/>
              </w:rPr>
            </w:pPr>
            <w:r w:rsidRPr="00E60ED9">
              <w:rPr>
                <w:spacing w:val="-4"/>
                <w:sz w:val="19"/>
              </w:rPr>
              <w:t xml:space="preserve">Diversify </w:t>
            </w:r>
            <w:r w:rsidRPr="00E60ED9">
              <w:rPr>
                <w:spacing w:val="-2"/>
                <w:sz w:val="19"/>
              </w:rPr>
              <w:t>importers</w:t>
            </w:r>
          </w:p>
        </w:tc>
        <w:tc>
          <w:tcPr>
            <w:tcW w:w="1122" w:type="dxa"/>
            <w:tcBorders>
              <w:top w:val="nil"/>
            </w:tcBorders>
          </w:tcPr>
          <w:p w14:paraId="4CBB8EFE" w14:textId="77777777" w:rsidR="007F257B" w:rsidRPr="00E60ED9" w:rsidRDefault="00FF3C28">
            <w:pPr>
              <w:pStyle w:val="TableParagraph"/>
              <w:spacing w:before="88"/>
              <w:ind w:right="101"/>
              <w:rPr>
                <w:sz w:val="19"/>
              </w:rPr>
            </w:pPr>
            <w:r w:rsidRPr="00E60ED9">
              <w:rPr>
                <w:sz w:val="19"/>
              </w:rPr>
              <w:t>High</w:t>
            </w:r>
            <w:r w:rsidRPr="00E60ED9">
              <w:rPr>
                <w:spacing w:val="-4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price</w:t>
            </w:r>
          </w:p>
          <w:p w14:paraId="52698129" w14:textId="77777777" w:rsidR="007F257B" w:rsidRPr="00E60ED9" w:rsidRDefault="00FF3C28">
            <w:pPr>
              <w:pStyle w:val="TableParagraph"/>
              <w:spacing w:before="9"/>
              <w:ind w:right="102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Middle</w:t>
            </w:r>
          </w:p>
          <w:p w14:paraId="348CE866" w14:textId="77777777" w:rsidR="007F257B" w:rsidRPr="00E60ED9" w:rsidRDefault="00FF3C28">
            <w:pPr>
              <w:pStyle w:val="TableParagraph"/>
              <w:spacing w:before="9" w:line="235" w:lineRule="exact"/>
              <w:ind w:right="101"/>
              <w:rPr>
                <w:sz w:val="19"/>
              </w:rPr>
            </w:pPr>
            <w:r w:rsidRPr="00E60ED9">
              <w:rPr>
                <w:spacing w:val="-4"/>
                <w:w w:val="110"/>
                <w:sz w:val="19"/>
              </w:rPr>
              <w:t>East</w:t>
            </w:r>
          </w:p>
        </w:tc>
        <w:tc>
          <w:tcPr>
            <w:tcW w:w="1122" w:type="dxa"/>
            <w:tcBorders>
              <w:top w:val="nil"/>
            </w:tcBorders>
          </w:tcPr>
          <w:p w14:paraId="1CBC571D" w14:textId="77777777" w:rsidR="007F257B" w:rsidRPr="00E60ED9" w:rsidRDefault="00FF3C28">
            <w:pPr>
              <w:pStyle w:val="TableParagraph"/>
              <w:spacing w:before="88"/>
              <w:ind w:right="101"/>
              <w:rPr>
                <w:sz w:val="19"/>
              </w:rPr>
            </w:pPr>
            <w:r w:rsidRPr="00E60ED9">
              <w:rPr>
                <w:sz w:val="19"/>
              </w:rPr>
              <w:t>No</w:t>
            </w:r>
            <w:r w:rsidRPr="00E60ED9">
              <w:rPr>
                <w:spacing w:val="2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export</w:t>
            </w:r>
          </w:p>
          <w:p w14:paraId="0066C702" w14:textId="77777777" w:rsidR="007F257B" w:rsidRPr="00E60ED9" w:rsidRDefault="00FF3C28">
            <w:pPr>
              <w:pStyle w:val="TableParagraph"/>
              <w:spacing w:before="5" w:line="240" w:lineRule="atLeast"/>
              <w:ind w:left="480" w:right="102" w:firstLine="126"/>
              <w:rPr>
                <w:sz w:val="19"/>
              </w:rPr>
            </w:pPr>
            <w:r w:rsidRPr="00E60ED9">
              <w:rPr>
                <w:spacing w:val="-4"/>
                <w:sz w:val="19"/>
              </w:rPr>
              <w:t xml:space="preserve">from </w:t>
            </w:r>
            <w:r w:rsidRPr="00E60ED9">
              <w:rPr>
                <w:spacing w:val="-2"/>
                <w:sz w:val="19"/>
              </w:rPr>
              <w:t>Africa</w:t>
            </w:r>
          </w:p>
        </w:tc>
        <w:tc>
          <w:tcPr>
            <w:tcW w:w="1122" w:type="dxa"/>
            <w:tcBorders>
              <w:top w:val="nil"/>
            </w:tcBorders>
          </w:tcPr>
          <w:p w14:paraId="01ED588B" w14:textId="77777777" w:rsidR="007F257B" w:rsidRPr="00E60ED9" w:rsidRDefault="00FF3C28">
            <w:pPr>
              <w:pStyle w:val="TableParagraph"/>
              <w:spacing w:before="88"/>
              <w:ind w:right="102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Panama</w:t>
            </w:r>
          </w:p>
          <w:p w14:paraId="096A848C" w14:textId="77777777" w:rsidR="007F257B" w:rsidRPr="00E60ED9" w:rsidRDefault="00FF3C28">
            <w:pPr>
              <w:pStyle w:val="TableParagraph"/>
              <w:spacing w:before="5" w:line="240" w:lineRule="atLeast"/>
              <w:ind w:left="193" w:right="101" w:firstLine="364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canal restricted</w:t>
            </w:r>
          </w:p>
        </w:tc>
        <w:tc>
          <w:tcPr>
            <w:tcW w:w="1091" w:type="dxa"/>
            <w:tcBorders>
              <w:top w:val="nil"/>
            </w:tcBorders>
          </w:tcPr>
          <w:p w14:paraId="566BAB9D" w14:textId="77777777" w:rsidR="007F257B" w:rsidRPr="00E60ED9" w:rsidRDefault="00FF3C28">
            <w:pPr>
              <w:pStyle w:val="TableParagraph"/>
              <w:spacing w:before="88" w:line="249" w:lineRule="auto"/>
              <w:ind w:left="109" w:right="148"/>
              <w:jc w:val="left"/>
              <w:rPr>
                <w:sz w:val="19"/>
              </w:rPr>
            </w:pPr>
            <w:r w:rsidRPr="00E60ED9">
              <w:rPr>
                <w:sz w:val="19"/>
              </w:rPr>
              <w:t>Russia</w:t>
            </w:r>
            <w:r w:rsidRPr="00E60ED9">
              <w:rPr>
                <w:spacing w:val="16"/>
                <w:sz w:val="19"/>
              </w:rPr>
              <w:t xml:space="preserve"> </w:t>
            </w:r>
            <w:r w:rsidRPr="00E60ED9">
              <w:rPr>
                <w:sz w:val="19"/>
              </w:rPr>
              <w:t>to Asia</w:t>
            </w:r>
            <w:r w:rsidRPr="00E60ED9">
              <w:rPr>
                <w:spacing w:val="18"/>
                <w:sz w:val="19"/>
              </w:rPr>
              <w:t xml:space="preserve"> </w:t>
            </w:r>
            <w:r w:rsidRPr="00E60ED9">
              <w:rPr>
                <w:spacing w:val="-4"/>
                <w:sz w:val="19"/>
              </w:rPr>
              <w:t>only</w:t>
            </w:r>
          </w:p>
        </w:tc>
      </w:tr>
      <w:tr w:rsidR="007F257B" w:rsidRPr="00E60ED9" w14:paraId="1CA5BC98" w14:textId="77777777">
        <w:trPr>
          <w:trHeight w:val="341"/>
        </w:trPr>
        <w:tc>
          <w:tcPr>
            <w:tcW w:w="1067" w:type="dxa"/>
            <w:tcBorders>
              <w:left w:val="nil"/>
            </w:tcBorders>
          </w:tcPr>
          <w:p w14:paraId="4C3AE141" w14:textId="77777777" w:rsidR="007F257B" w:rsidRPr="00E60ED9" w:rsidRDefault="00FF3C28">
            <w:pPr>
              <w:pStyle w:val="TableParagraph"/>
              <w:spacing w:before="86" w:line="235" w:lineRule="exact"/>
              <w:ind w:left="111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Algeria</w:t>
            </w:r>
          </w:p>
        </w:tc>
        <w:tc>
          <w:tcPr>
            <w:tcW w:w="987" w:type="dxa"/>
          </w:tcPr>
          <w:p w14:paraId="09E04745" w14:textId="77777777" w:rsidR="007F257B" w:rsidRPr="00E60ED9" w:rsidRDefault="00FF3C28">
            <w:pPr>
              <w:pStyle w:val="TableParagraph"/>
              <w:spacing w:before="86" w:line="235" w:lineRule="exact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0.415</w:t>
            </w:r>
          </w:p>
        </w:tc>
        <w:tc>
          <w:tcPr>
            <w:tcW w:w="1122" w:type="dxa"/>
          </w:tcPr>
          <w:p w14:paraId="7C1ACE92" w14:textId="77777777" w:rsidR="007F257B" w:rsidRPr="00E60ED9" w:rsidRDefault="00FF3C28">
            <w:pPr>
              <w:pStyle w:val="TableParagraph"/>
              <w:spacing w:before="60" w:line="261" w:lineRule="exact"/>
              <w:ind w:right="101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0.249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↘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2" w:type="dxa"/>
          </w:tcPr>
          <w:p w14:paraId="2B73B332" w14:textId="77777777" w:rsidR="007F257B" w:rsidRPr="00E60ED9" w:rsidRDefault="00FF3C28">
            <w:pPr>
              <w:pStyle w:val="TableParagraph"/>
              <w:spacing w:before="60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0.415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10AE5E42" w14:textId="77777777" w:rsidR="007F257B" w:rsidRPr="00E60ED9" w:rsidRDefault="00FF3C28">
            <w:pPr>
              <w:pStyle w:val="TableParagraph"/>
              <w:spacing w:before="60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0C62BC55" w14:textId="77777777" w:rsidR="007F257B" w:rsidRPr="00E60ED9" w:rsidRDefault="00FF3C28">
            <w:pPr>
              <w:pStyle w:val="TableParagraph"/>
              <w:spacing w:before="60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0.415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1" w:type="dxa"/>
          </w:tcPr>
          <w:p w14:paraId="42DFBEC1" w14:textId="77777777" w:rsidR="007F257B" w:rsidRPr="00E60ED9" w:rsidRDefault="00FF3C28">
            <w:pPr>
              <w:pStyle w:val="TableParagraph"/>
              <w:spacing w:before="60" w:line="261" w:lineRule="exact"/>
              <w:ind w:right="148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0.415</w:t>
            </w:r>
            <w:r w:rsidRPr="00E60ED9">
              <w:rPr>
                <w:spacing w:val="-11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  <w:tr w:rsidR="007F257B" w:rsidRPr="00E60ED9" w14:paraId="47D5E453" w14:textId="77777777">
        <w:trPr>
          <w:trHeight w:val="341"/>
        </w:trPr>
        <w:tc>
          <w:tcPr>
            <w:tcW w:w="1067" w:type="dxa"/>
            <w:tcBorders>
              <w:left w:val="nil"/>
            </w:tcBorders>
          </w:tcPr>
          <w:p w14:paraId="1D40DBD4" w14:textId="77777777" w:rsidR="007F257B" w:rsidRPr="00E60ED9" w:rsidRDefault="00FF3C28">
            <w:pPr>
              <w:pStyle w:val="TableParagraph"/>
              <w:spacing w:before="86" w:line="235" w:lineRule="exact"/>
              <w:ind w:left="111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Nigeria</w:t>
            </w:r>
          </w:p>
        </w:tc>
        <w:tc>
          <w:tcPr>
            <w:tcW w:w="987" w:type="dxa"/>
          </w:tcPr>
          <w:p w14:paraId="5C3E07DD" w14:textId="77777777" w:rsidR="007F257B" w:rsidRPr="00E60ED9" w:rsidRDefault="00FF3C28">
            <w:pPr>
              <w:pStyle w:val="TableParagraph"/>
              <w:spacing w:before="86" w:line="235" w:lineRule="exact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0.362</w:t>
            </w:r>
          </w:p>
        </w:tc>
        <w:tc>
          <w:tcPr>
            <w:tcW w:w="1122" w:type="dxa"/>
          </w:tcPr>
          <w:p w14:paraId="52C09DCC" w14:textId="77777777" w:rsidR="007F257B" w:rsidRPr="00E60ED9" w:rsidRDefault="00FF3C28">
            <w:pPr>
              <w:pStyle w:val="TableParagraph"/>
              <w:spacing w:before="60" w:line="261" w:lineRule="exact"/>
              <w:ind w:right="101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0.249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↘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2" w:type="dxa"/>
          </w:tcPr>
          <w:p w14:paraId="42728642" w14:textId="77777777" w:rsidR="007F257B" w:rsidRPr="00E60ED9" w:rsidRDefault="00FF3C28">
            <w:pPr>
              <w:pStyle w:val="TableParagraph"/>
              <w:spacing w:before="60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0.415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↗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2" w:type="dxa"/>
          </w:tcPr>
          <w:p w14:paraId="3E956213" w14:textId="77777777" w:rsidR="007F257B" w:rsidRPr="00E60ED9" w:rsidRDefault="00FF3C28">
            <w:pPr>
              <w:pStyle w:val="TableParagraph"/>
              <w:spacing w:before="60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03E0536A" w14:textId="77777777" w:rsidR="007F257B" w:rsidRPr="00E60ED9" w:rsidRDefault="00FF3C28">
            <w:pPr>
              <w:pStyle w:val="TableParagraph"/>
              <w:spacing w:before="60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0.415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↗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091" w:type="dxa"/>
          </w:tcPr>
          <w:p w14:paraId="4FECBB2F" w14:textId="77777777" w:rsidR="007F257B" w:rsidRPr="00E60ED9" w:rsidRDefault="00FF3C28">
            <w:pPr>
              <w:pStyle w:val="TableParagraph"/>
              <w:spacing w:before="60" w:line="261" w:lineRule="exact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0.285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↘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</w:tr>
      <w:tr w:rsidR="007F257B" w:rsidRPr="00E60ED9" w14:paraId="60251050" w14:textId="77777777">
        <w:trPr>
          <w:trHeight w:val="586"/>
        </w:trPr>
        <w:tc>
          <w:tcPr>
            <w:tcW w:w="1067" w:type="dxa"/>
            <w:tcBorders>
              <w:left w:val="nil"/>
            </w:tcBorders>
          </w:tcPr>
          <w:p w14:paraId="73A50D5B" w14:textId="77777777" w:rsidR="007F257B" w:rsidRPr="00E60ED9" w:rsidRDefault="00FF3C28">
            <w:pPr>
              <w:pStyle w:val="TableParagraph"/>
              <w:spacing w:before="82" w:line="240" w:lineRule="atLeast"/>
              <w:ind w:left="111" w:right="421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Other Africa</w:t>
            </w:r>
          </w:p>
        </w:tc>
        <w:tc>
          <w:tcPr>
            <w:tcW w:w="987" w:type="dxa"/>
          </w:tcPr>
          <w:p w14:paraId="1DFE47A8" w14:textId="77777777" w:rsidR="007F257B" w:rsidRPr="00E60ED9" w:rsidRDefault="00FF3C28">
            <w:pPr>
              <w:pStyle w:val="TableParagraph"/>
              <w:spacing w:before="86"/>
              <w:ind w:right="101"/>
              <w:rPr>
                <w:sz w:val="19"/>
              </w:rPr>
            </w:pPr>
            <w:r w:rsidRPr="00E60ED9">
              <w:rPr>
                <w:spacing w:val="-10"/>
                <w:w w:val="105"/>
                <w:sz w:val="19"/>
              </w:rPr>
              <w:t>-</w:t>
            </w:r>
          </w:p>
        </w:tc>
        <w:tc>
          <w:tcPr>
            <w:tcW w:w="1122" w:type="dxa"/>
          </w:tcPr>
          <w:p w14:paraId="3F0FCB94" w14:textId="77777777" w:rsidR="007F257B" w:rsidRPr="00E60ED9" w:rsidRDefault="00FF3C28">
            <w:pPr>
              <w:pStyle w:val="TableParagraph"/>
              <w:spacing w:before="60"/>
              <w:ind w:right="101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0.249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↑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5C01B48C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48783926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47353BEC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1" w:type="dxa"/>
          </w:tcPr>
          <w:p w14:paraId="6048B3C2" w14:textId="77777777" w:rsidR="007F257B" w:rsidRPr="00E60ED9" w:rsidRDefault="00FF3C28">
            <w:pPr>
              <w:pStyle w:val="TableParagraph"/>
              <w:spacing w:before="60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  <w:tr w:rsidR="007F257B" w:rsidRPr="00E60ED9" w14:paraId="53CD5D7E" w14:textId="77777777">
        <w:trPr>
          <w:trHeight w:val="586"/>
        </w:trPr>
        <w:tc>
          <w:tcPr>
            <w:tcW w:w="1067" w:type="dxa"/>
            <w:tcBorders>
              <w:left w:val="nil"/>
            </w:tcBorders>
          </w:tcPr>
          <w:p w14:paraId="08EFAA0D" w14:textId="77777777" w:rsidR="007F257B" w:rsidRPr="00E60ED9" w:rsidRDefault="00FF3C28">
            <w:pPr>
              <w:pStyle w:val="TableParagraph"/>
              <w:spacing w:before="82" w:line="240" w:lineRule="atLeast"/>
              <w:ind w:left="111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Other Europe</w:t>
            </w:r>
          </w:p>
        </w:tc>
        <w:tc>
          <w:tcPr>
            <w:tcW w:w="987" w:type="dxa"/>
          </w:tcPr>
          <w:p w14:paraId="6D5B7828" w14:textId="77777777" w:rsidR="007F257B" w:rsidRPr="00E60ED9" w:rsidRDefault="00FF3C28">
            <w:pPr>
              <w:pStyle w:val="TableParagraph"/>
              <w:spacing w:before="86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0.053</w:t>
            </w:r>
          </w:p>
        </w:tc>
        <w:tc>
          <w:tcPr>
            <w:tcW w:w="1122" w:type="dxa"/>
          </w:tcPr>
          <w:p w14:paraId="691D82A7" w14:textId="77777777" w:rsidR="007F257B" w:rsidRPr="00E60ED9" w:rsidRDefault="00FF3C28">
            <w:pPr>
              <w:pStyle w:val="TableParagraph"/>
              <w:spacing w:before="60"/>
              <w:ind w:right="101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0.249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↑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2C2A1EB4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0.130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↑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66E8B7A7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0.130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↑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08DA80D3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1" w:type="dxa"/>
          </w:tcPr>
          <w:p w14:paraId="418CDB7F" w14:textId="77777777" w:rsidR="007F257B" w:rsidRPr="00E60ED9" w:rsidRDefault="00FF3C28">
            <w:pPr>
              <w:pStyle w:val="TableParagraph"/>
              <w:spacing w:before="60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0.130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↑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  <w:tr w:rsidR="007F257B" w:rsidRPr="00E60ED9" w14:paraId="4B6EAE6B" w14:textId="77777777">
        <w:trPr>
          <w:trHeight w:val="341"/>
        </w:trPr>
        <w:tc>
          <w:tcPr>
            <w:tcW w:w="1067" w:type="dxa"/>
            <w:tcBorders>
              <w:left w:val="nil"/>
            </w:tcBorders>
          </w:tcPr>
          <w:p w14:paraId="08889A1F" w14:textId="77777777" w:rsidR="007F257B" w:rsidRPr="00E60ED9" w:rsidRDefault="00FF3C28">
            <w:pPr>
              <w:pStyle w:val="TableParagraph"/>
              <w:spacing w:before="86" w:line="235" w:lineRule="exact"/>
              <w:ind w:left="111"/>
              <w:jc w:val="left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Qatar</w:t>
            </w:r>
          </w:p>
        </w:tc>
        <w:tc>
          <w:tcPr>
            <w:tcW w:w="987" w:type="dxa"/>
          </w:tcPr>
          <w:p w14:paraId="7B8D4796" w14:textId="77777777" w:rsidR="007F257B" w:rsidRPr="00E60ED9" w:rsidRDefault="00FF3C28">
            <w:pPr>
              <w:pStyle w:val="TableParagraph"/>
              <w:spacing w:before="86" w:line="235" w:lineRule="exact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0.415</w:t>
            </w:r>
          </w:p>
        </w:tc>
        <w:tc>
          <w:tcPr>
            <w:tcW w:w="1122" w:type="dxa"/>
          </w:tcPr>
          <w:p w14:paraId="76004BC3" w14:textId="77777777" w:rsidR="007F257B" w:rsidRPr="00E60ED9" w:rsidRDefault="00FF3C28">
            <w:pPr>
              <w:pStyle w:val="TableParagraph"/>
              <w:spacing w:before="60" w:line="261" w:lineRule="exact"/>
              <w:ind w:right="101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0.249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↘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2" w:type="dxa"/>
          </w:tcPr>
          <w:p w14:paraId="046764DD" w14:textId="77777777" w:rsidR="007F257B" w:rsidRPr="00E60ED9" w:rsidRDefault="00FF3C28">
            <w:pPr>
              <w:pStyle w:val="TableParagraph"/>
              <w:spacing w:before="60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0.285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↘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2" w:type="dxa"/>
          </w:tcPr>
          <w:p w14:paraId="0D9530DB" w14:textId="77777777" w:rsidR="007F257B" w:rsidRPr="00E60ED9" w:rsidRDefault="00FF3C28">
            <w:pPr>
              <w:pStyle w:val="TableParagraph"/>
              <w:spacing w:before="60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0.415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2F7FE85F" w14:textId="77777777" w:rsidR="007F257B" w:rsidRPr="00E60ED9" w:rsidRDefault="00FF3C28">
            <w:pPr>
              <w:pStyle w:val="TableParagraph"/>
              <w:spacing w:before="60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0.415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1" w:type="dxa"/>
          </w:tcPr>
          <w:p w14:paraId="590261CC" w14:textId="77777777" w:rsidR="007F257B" w:rsidRPr="00E60ED9" w:rsidRDefault="00FF3C28">
            <w:pPr>
              <w:pStyle w:val="TableParagraph"/>
              <w:spacing w:before="60" w:line="261" w:lineRule="exact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0.415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  <w:tr w:rsidR="007F257B" w:rsidRPr="00E60ED9" w14:paraId="3F1DE8A6" w14:textId="77777777">
        <w:trPr>
          <w:trHeight w:val="586"/>
        </w:trPr>
        <w:tc>
          <w:tcPr>
            <w:tcW w:w="1067" w:type="dxa"/>
            <w:tcBorders>
              <w:left w:val="nil"/>
            </w:tcBorders>
          </w:tcPr>
          <w:p w14:paraId="70261A81" w14:textId="77777777" w:rsidR="007F257B" w:rsidRPr="00E60ED9" w:rsidRDefault="00FF3C28">
            <w:pPr>
              <w:pStyle w:val="TableParagraph"/>
              <w:spacing w:before="82" w:line="240" w:lineRule="atLeast"/>
              <w:ind w:left="111" w:right="100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 xml:space="preserve">Trinidad </w:t>
            </w:r>
            <w:r w:rsidRPr="00E60ED9">
              <w:rPr>
                <w:sz w:val="19"/>
              </w:rPr>
              <w:t>&amp;</w:t>
            </w:r>
            <w:r w:rsidRPr="00E60ED9">
              <w:rPr>
                <w:spacing w:val="18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Tobago</w:t>
            </w:r>
          </w:p>
        </w:tc>
        <w:tc>
          <w:tcPr>
            <w:tcW w:w="987" w:type="dxa"/>
          </w:tcPr>
          <w:p w14:paraId="00D3CCB0" w14:textId="77777777" w:rsidR="007F257B" w:rsidRPr="00E60ED9" w:rsidRDefault="00FF3C28">
            <w:pPr>
              <w:pStyle w:val="TableParagraph"/>
              <w:spacing w:before="86"/>
              <w:ind w:right="101"/>
              <w:rPr>
                <w:sz w:val="19"/>
              </w:rPr>
            </w:pPr>
            <w:r w:rsidRPr="00E60ED9">
              <w:rPr>
                <w:spacing w:val="-10"/>
                <w:w w:val="105"/>
                <w:sz w:val="19"/>
              </w:rPr>
              <w:t>-</w:t>
            </w:r>
          </w:p>
        </w:tc>
        <w:tc>
          <w:tcPr>
            <w:tcW w:w="1122" w:type="dxa"/>
          </w:tcPr>
          <w:p w14:paraId="58603F4C" w14:textId="77777777" w:rsidR="007F257B" w:rsidRPr="00E60ED9" w:rsidRDefault="00FF3C28">
            <w:pPr>
              <w:pStyle w:val="TableParagraph"/>
              <w:spacing w:before="60"/>
              <w:ind w:right="101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7F692BC3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00C0C564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0.285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↑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</w:tcPr>
          <w:p w14:paraId="7E613004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1" w:type="dxa"/>
          </w:tcPr>
          <w:p w14:paraId="717C0D7A" w14:textId="77777777" w:rsidR="007F257B" w:rsidRPr="00E60ED9" w:rsidRDefault="00FF3C28">
            <w:pPr>
              <w:pStyle w:val="TableParagraph"/>
              <w:spacing w:before="60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  <w:tr w:rsidR="007F257B" w:rsidRPr="00E60ED9" w14:paraId="762AF7A0" w14:textId="77777777">
        <w:trPr>
          <w:trHeight w:val="374"/>
        </w:trPr>
        <w:tc>
          <w:tcPr>
            <w:tcW w:w="1067" w:type="dxa"/>
            <w:tcBorders>
              <w:left w:val="nil"/>
              <w:bottom w:val="single" w:sz="8" w:space="0" w:color="000000"/>
            </w:tcBorders>
          </w:tcPr>
          <w:p w14:paraId="7972EE5C" w14:textId="77777777" w:rsidR="007F257B" w:rsidRPr="00E60ED9" w:rsidRDefault="00FF3C28">
            <w:pPr>
              <w:pStyle w:val="TableParagraph"/>
              <w:spacing w:before="86"/>
              <w:ind w:left="111"/>
              <w:jc w:val="left"/>
              <w:rPr>
                <w:sz w:val="19"/>
              </w:rPr>
            </w:pPr>
            <w:r w:rsidRPr="00E60ED9">
              <w:rPr>
                <w:spacing w:val="-5"/>
                <w:sz w:val="19"/>
              </w:rPr>
              <w:t>USA</w:t>
            </w:r>
          </w:p>
        </w:tc>
        <w:tc>
          <w:tcPr>
            <w:tcW w:w="987" w:type="dxa"/>
            <w:tcBorders>
              <w:bottom w:val="single" w:sz="8" w:space="0" w:color="000000"/>
            </w:tcBorders>
          </w:tcPr>
          <w:p w14:paraId="492F3941" w14:textId="77777777" w:rsidR="007F257B" w:rsidRPr="00E60ED9" w:rsidRDefault="00FF3C28">
            <w:pPr>
              <w:pStyle w:val="TableParagraph"/>
              <w:spacing w:before="86"/>
              <w:ind w:right="101"/>
              <w:rPr>
                <w:sz w:val="19"/>
              </w:rPr>
            </w:pPr>
            <w:r w:rsidRPr="00E60ED9">
              <w:rPr>
                <w:spacing w:val="-10"/>
                <w:w w:val="105"/>
                <w:sz w:val="19"/>
              </w:rPr>
              <w:t>-</w:t>
            </w:r>
          </w:p>
        </w:tc>
        <w:tc>
          <w:tcPr>
            <w:tcW w:w="1122" w:type="dxa"/>
            <w:tcBorders>
              <w:bottom w:val="single" w:sz="8" w:space="0" w:color="000000"/>
            </w:tcBorders>
          </w:tcPr>
          <w:p w14:paraId="33B459F1" w14:textId="77777777" w:rsidR="007F257B" w:rsidRPr="00E60ED9" w:rsidRDefault="00FF3C28">
            <w:pPr>
              <w:pStyle w:val="TableParagraph"/>
              <w:spacing w:before="60"/>
              <w:ind w:right="101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  <w:tcBorders>
              <w:bottom w:val="single" w:sz="8" w:space="0" w:color="000000"/>
            </w:tcBorders>
          </w:tcPr>
          <w:p w14:paraId="28EB3889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  <w:tcBorders>
              <w:bottom w:val="single" w:sz="8" w:space="0" w:color="000000"/>
            </w:tcBorders>
          </w:tcPr>
          <w:p w14:paraId="62E4AC45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0.415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↑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2" w:type="dxa"/>
            <w:tcBorders>
              <w:bottom w:val="single" w:sz="8" w:space="0" w:color="000000"/>
            </w:tcBorders>
          </w:tcPr>
          <w:p w14:paraId="79B1BE5C" w14:textId="77777777" w:rsidR="007F257B" w:rsidRPr="00E60ED9" w:rsidRDefault="00FF3C28">
            <w:pPr>
              <w:pStyle w:val="TableParagraph"/>
              <w:spacing w:before="60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1" w:type="dxa"/>
            <w:tcBorders>
              <w:bottom w:val="single" w:sz="8" w:space="0" w:color="000000"/>
            </w:tcBorders>
          </w:tcPr>
          <w:p w14:paraId="32E0D3D2" w14:textId="77777777" w:rsidR="007F257B" w:rsidRPr="00E60ED9" w:rsidRDefault="00FF3C28">
            <w:pPr>
              <w:pStyle w:val="TableParagraph"/>
              <w:spacing w:before="60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</w:tbl>
    <w:p w14:paraId="696ABB3F" w14:textId="77777777" w:rsidR="007F257B" w:rsidRPr="00E60ED9" w:rsidRDefault="00FF3C28">
      <w:pPr>
        <w:pStyle w:val="Textkrper"/>
        <w:spacing w:before="103" w:line="201" w:lineRule="auto"/>
        <w:ind w:left="439" w:right="2111" w:hanging="153"/>
        <w:jc w:val="both"/>
      </w:pPr>
      <w:r w:rsidRPr="00E60ED9">
        <w:rPr>
          <w:rFonts w:ascii="Bookman Old Style" w:hAnsi="Bookman Old Style"/>
          <w:vertAlign w:val="superscript"/>
        </w:rPr>
        <w:t>1</w:t>
      </w:r>
      <w:r w:rsidRPr="00E60ED9">
        <w:rPr>
          <w:rFonts w:ascii="Bookman Old Style" w:hAnsi="Bookman Old Style"/>
          <w:spacing w:val="-18"/>
        </w:rPr>
        <w:t xml:space="preserve"> </w:t>
      </w:r>
      <w:del w:id="732" w:author="Author" w:date="2024-02-01T10:43:00Z">
        <w:r w:rsidR="00581875">
          <w:delText>Symbols</w:delText>
        </w:r>
      </w:del>
      <w:ins w:id="733" w:author="Author" w:date="2024-02-01T10:43:00Z">
        <w:r w:rsidR="002D6C42">
          <w:rPr>
            <w:rFonts w:ascii="Bookman Old Style" w:hAnsi="Bookman Old Style"/>
            <w:spacing w:val="-18"/>
          </w:rPr>
          <w:t xml:space="preserve">The </w:t>
        </w:r>
        <w:r w:rsidR="002D6C42">
          <w:t>s</w:t>
        </w:r>
        <w:r w:rsidR="002D6C42" w:rsidRPr="00E60ED9">
          <w:t>ymbols</w:t>
        </w:r>
      </w:ins>
      <w:r w:rsidR="002D6C42" w:rsidRPr="00E60ED9">
        <w:t xml:space="preserve"> </w:t>
      </w:r>
      <w:r w:rsidRPr="00E60ED9">
        <w:t>in the brackets qualitatively indicate the change between the case and the scenario.</w:t>
      </w:r>
      <w:r w:rsidRPr="00E60ED9">
        <w:rPr>
          <w:spacing w:val="40"/>
        </w:rPr>
        <w:t xml:space="preserve"> </w:t>
      </w:r>
      <w:r w:rsidRPr="00E60ED9">
        <w:t>Legend:</w:t>
      </w:r>
      <w:r w:rsidRPr="00E60ED9">
        <w:rPr>
          <w:spacing w:val="40"/>
        </w:rPr>
        <w:t xml:space="preserve"> </w:t>
      </w:r>
      <w:r w:rsidRPr="00E60ED9">
        <w:t>strong decrease (</w:t>
      </w:r>
      <w:r w:rsidRPr="00E60ED9">
        <w:rPr>
          <w:rFonts w:ascii="Lucida Sans Unicode" w:hAnsi="Lucida Sans Unicode"/>
        </w:rPr>
        <w:t>↓</w:t>
      </w:r>
      <w:r w:rsidRPr="00E60ED9">
        <w:t>), slight decrease (</w:t>
      </w:r>
      <w:r w:rsidRPr="00E60ED9">
        <w:rPr>
          <w:rFonts w:ascii="Lucida Sans Unicode" w:hAnsi="Lucida Sans Unicode"/>
        </w:rPr>
        <w:t>↘</w:t>
      </w:r>
      <w:r w:rsidRPr="00E60ED9">
        <w:t>), constant (</w:t>
      </w:r>
      <w:r w:rsidRPr="00E60ED9">
        <w:rPr>
          <w:rFonts w:ascii="Lucida Sans Unicode" w:hAnsi="Lucida Sans Unicode"/>
        </w:rPr>
        <w:t>∼</w:t>
      </w:r>
      <w:r w:rsidRPr="00E60ED9">
        <w:t>), increase (</w:t>
      </w:r>
      <w:r w:rsidRPr="00E60ED9">
        <w:rPr>
          <w:rFonts w:ascii="Lucida Sans Unicode" w:hAnsi="Lucida Sans Unicode"/>
        </w:rPr>
        <w:t>↗</w:t>
      </w:r>
      <w:r w:rsidRPr="00E60ED9">
        <w:t>), strong increase (</w:t>
      </w:r>
      <w:r w:rsidRPr="00E60ED9">
        <w:rPr>
          <w:rFonts w:ascii="Lucida Sans Unicode" w:hAnsi="Lucida Sans Unicode"/>
        </w:rPr>
        <w:t>↑</w:t>
      </w:r>
      <w:r w:rsidRPr="00E60ED9">
        <w:t>).</w:t>
      </w:r>
    </w:p>
    <w:p w14:paraId="3E9E3F1F" w14:textId="77777777" w:rsidR="007F257B" w:rsidRPr="00E60ED9" w:rsidRDefault="00FF3C28">
      <w:pPr>
        <w:pStyle w:val="Textkrper"/>
        <w:spacing w:before="152" w:line="201" w:lineRule="auto"/>
        <w:ind w:left="112" w:right="610"/>
        <w:jc w:val="both"/>
      </w:pPr>
      <w:r w:rsidRPr="00E60ED9">
        <w:t>Table</w:t>
      </w:r>
      <w:r w:rsidRPr="00E60ED9">
        <w:rPr>
          <w:spacing w:val="-10"/>
        </w:rPr>
        <w:t xml:space="preserve"> </w:t>
      </w:r>
      <w:r w:rsidRPr="00E60ED9">
        <w:t>3:</w:t>
      </w:r>
      <w:r w:rsidRPr="00E60ED9">
        <w:rPr>
          <w:spacing w:val="10"/>
        </w:rPr>
        <w:t xml:space="preserve"> </w:t>
      </w:r>
      <w:r w:rsidRPr="00E60ED9">
        <w:t>LNG</w:t>
      </w:r>
      <w:r w:rsidRPr="00E60ED9">
        <w:rPr>
          <w:spacing w:val="-7"/>
        </w:rPr>
        <w:t xml:space="preserve"> </w:t>
      </w:r>
      <w:r w:rsidRPr="00E60ED9">
        <w:t>import</w:t>
      </w:r>
      <w:r w:rsidRPr="00E60ED9">
        <w:rPr>
          <w:spacing w:val="-7"/>
        </w:rPr>
        <w:t xml:space="preserve"> </w:t>
      </w:r>
      <w:r w:rsidRPr="00E60ED9">
        <w:t>volumes</w:t>
      </w:r>
      <w:r w:rsidRPr="00E60ED9">
        <w:rPr>
          <w:spacing w:val="-7"/>
        </w:rPr>
        <w:t xml:space="preserve"> </w:t>
      </w:r>
      <w:r w:rsidRPr="00E60ED9">
        <w:t>from</w:t>
      </w:r>
      <w:r w:rsidRPr="00E60ED9">
        <w:rPr>
          <w:spacing w:val="-7"/>
        </w:rPr>
        <w:t xml:space="preserve"> </w:t>
      </w:r>
      <w:r w:rsidRPr="00E60ED9">
        <w:t>regions</w:t>
      </w:r>
      <w:r w:rsidRPr="00E60ED9">
        <w:rPr>
          <w:spacing w:val="-7"/>
        </w:rPr>
        <w:t xml:space="preserve"> </w:t>
      </w:r>
      <w:r w:rsidRPr="00E60ED9">
        <w:t>to</w:t>
      </w:r>
      <w:r w:rsidRPr="00E60ED9">
        <w:rPr>
          <w:spacing w:val="-7"/>
        </w:rPr>
        <w:t xml:space="preserve"> </w:t>
      </w:r>
      <w:r w:rsidRPr="00E60ED9">
        <w:t>Europe</w:t>
      </w:r>
      <w:r w:rsidRPr="00E60ED9">
        <w:rPr>
          <w:spacing w:val="-7"/>
        </w:rPr>
        <w:t xml:space="preserve"> </w:t>
      </w:r>
      <w:ins w:id="734" w:author="Author" w:date="2024-02-01T10:43:00Z">
        <w:r w:rsidR="002D6C42">
          <w:rPr>
            <w:spacing w:val="-7"/>
          </w:rPr>
          <w:t xml:space="preserve">in </w:t>
        </w:r>
      </w:ins>
      <w:r w:rsidRPr="00E60ED9">
        <w:t>2040</w:t>
      </w:r>
      <w:r w:rsidRPr="00E60ED9">
        <w:rPr>
          <w:spacing w:val="-7"/>
        </w:rPr>
        <w:t xml:space="preserve"> </w:t>
      </w:r>
      <w:r w:rsidRPr="00E60ED9">
        <w:t>in</w:t>
      </w:r>
      <w:r w:rsidRPr="00E60ED9">
        <w:rPr>
          <w:spacing w:val="-7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>Zero</w:t>
      </w:r>
      <w:r w:rsidRPr="00E60ED9">
        <w:rPr>
          <w:rFonts w:ascii="Euclid"/>
          <w:i/>
          <w:spacing w:val="-16"/>
        </w:rPr>
        <w:t xml:space="preserve"> </w:t>
      </w:r>
      <w:r w:rsidRPr="00E60ED9">
        <w:t>scenario</w:t>
      </w:r>
      <w:r w:rsidRPr="00E60ED9">
        <w:rPr>
          <w:spacing w:val="-7"/>
        </w:rPr>
        <w:t xml:space="preserve"> </w:t>
      </w:r>
      <w:r w:rsidRPr="00E60ED9">
        <w:t>and</w:t>
      </w:r>
      <w:r w:rsidRPr="00E60ED9">
        <w:rPr>
          <w:spacing w:val="-7"/>
        </w:rPr>
        <w:t xml:space="preserve"> </w:t>
      </w:r>
      <w:r w:rsidRPr="00E60ED9">
        <w:t>cases</w:t>
      </w:r>
      <w:r w:rsidRPr="00E60ED9">
        <w:rPr>
          <w:spacing w:val="-7"/>
        </w:rPr>
        <w:t xml:space="preserve"> </w:t>
      </w:r>
      <w:r w:rsidRPr="00E60ED9">
        <w:t>in</w:t>
      </w:r>
      <w:r w:rsidRPr="00E60ED9">
        <w:rPr>
          <w:spacing w:val="-7"/>
        </w:rPr>
        <w:t xml:space="preserve"> </w:t>
      </w:r>
      <w:del w:id="735" w:author="Author" w:date="2024-02-01T10:43:00Z">
        <w:r w:rsidR="00581875">
          <w:delText>billion</w:delText>
        </w:r>
      </w:del>
      <w:ins w:id="736" w:author="Author" w:date="2024-02-01T10:43:00Z">
        <w:r w:rsidRPr="00E60ED9">
          <w:t>billion</w:t>
        </w:r>
        <w:r w:rsidR="002D6C42">
          <w:t>s</w:t>
        </w:r>
      </w:ins>
      <w:r w:rsidRPr="00E60ED9">
        <w:t xml:space="preserve"> of MMBtu.</w:t>
      </w:r>
    </w:p>
    <w:p w14:paraId="57E85CEE" w14:textId="77777777" w:rsidR="007F257B" w:rsidRPr="00E60ED9" w:rsidRDefault="007F257B">
      <w:pPr>
        <w:pStyle w:val="Textkrper"/>
        <w:spacing w:before="23"/>
      </w:pPr>
    </w:p>
    <w:p w14:paraId="0841FA0B" w14:textId="77777777" w:rsidR="007F257B" w:rsidRPr="00E60ED9" w:rsidRDefault="00FF3C28">
      <w:pPr>
        <w:pStyle w:val="Textkrper"/>
        <w:spacing w:line="201" w:lineRule="auto"/>
        <w:ind w:left="112" w:right="486" w:firstLine="338"/>
      </w:pPr>
      <w:r w:rsidRPr="00E60ED9">
        <w:rPr>
          <w:spacing w:val="-2"/>
        </w:rPr>
        <w:t>Considering</w:t>
      </w:r>
      <w:ins w:id="737" w:author="Author" w:date="2024-02-01T10:43:00Z">
        <w:r w:rsidR="002D6C42">
          <w:rPr>
            <w:spacing w:val="-2"/>
          </w:rPr>
          <w:t xml:space="preserve"> the</w:t>
        </w:r>
      </w:ins>
      <w:r w:rsidRPr="00E60ED9">
        <w:rPr>
          <w:spacing w:val="-12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import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volumes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Europe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2040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rFonts w:ascii="Euclid"/>
          <w:i/>
          <w:spacing w:val="-2"/>
        </w:rPr>
        <w:t>Net</w:t>
      </w:r>
      <w:r w:rsidRPr="00E60ED9">
        <w:rPr>
          <w:rFonts w:ascii="Euclid"/>
          <w:i/>
          <w:spacing w:val="-17"/>
        </w:rPr>
        <w:t xml:space="preserve"> </w:t>
      </w:r>
      <w:r w:rsidRPr="00E60ED9">
        <w:rPr>
          <w:rFonts w:ascii="Euclid"/>
          <w:i/>
          <w:spacing w:val="-2"/>
        </w:rPr>
        <w:t>Zero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spacing w:val="-2"/>
        </w:rPr>
        <w:t>scenario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cases,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 xml:space="preserve">following </w:t>
      </w:r>
      <w:r w:rsidRPr="00E60ED9">
        <w:t>can be observed:</w:t>
      </w:r>
    </w:p>
    <w:p w14:paraId="66223AD5" w14:textId="77777777" w:rsidR="007F257B" w:rsidRPr="00E60ED9" w:rsidRDefault="007F257B">
      <w:pPr>
        <w:spacing w:line="201" w:lineRule="auto"/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4A37D81E" w14:textId="77777777" w:rsidR="007F257B" w:rsidRPr="00E60ED9" w:rsidRDefault="002D6C42" w:rsidP="003741D5">
      <w:pPr>
        <w:pStyle w:val="Listenabsatz"/>
        <w:numPr>
          <w:ilvl w:val="0"/>
          <w:numId w:val="5"/>
        </w:numPr>
        <w:tabs>
          <w:tab w:val="left" w:pos="657"/>
        </w:tabs>
        <w:spacing w:before="71" w:line="204" w:lineRule="auto"/>
        <w:ind w:right="606"/>
      </w:pPr>
      <w:ins w:id="738" w:author="Author" w:date="2024-02-01T10:43:00Z">
        <w:r>
          <w:rPr>
            <w:spacing w:val="-4"/>
          </w:rPr>
          <w:lastRenderedPageBreak/>
          <w:t xml:space="preserve">The </w:t>
        </w:r>
      </w:ins>
      <w:r w:rsidR="00FF3C28" w:rsidRPr="00E60ED9">
        <w:rPr>
          <w:spacing w:val="-4"/>
        </w:rPr>
        <w:t>LNG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volumes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from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regions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such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as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Algeria, Nigeria, and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Qatar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remain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largely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constant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>across</w:t>
      </w:r>
      <w:r w:rsidR="00FF3C28" w:rsidRPr="00E60ED9">
        <w:rPr>
          <w:spacing w:val="-6"/>
        </w:rPr>
        <w:t xml:space="preserve"> </w:t>
      </w:r>
      <w:r w:rsidR="00FF3C28" w:rsidRPr="00E60ED9">
        <w:rPr>
          <w:spacing w:val="-4"/>
        </w:rPr>
        <w:t xml:space="preserve">cases. </w:t>
      </w:r>
      <w:del w:id="739" w:author="Author" w:date="2024-02-01T10:43:00Z">
        <w:r w:rsidR="00581875">
          <w:delText>Of</w:delText>
        </w:r>
        <w:r w:rsidR="00581875">
          <w:rPr>
            <w:spacing w:val="-14"/>
          </w:rPr>
          <w:delText xml:space="preserve"> </w:delText>
        </w:r>
        <w:r w:rsidR="00581875">
          <w:delText>course</w:delText>
        </w:r>
      </w:del>
      <w:ins w:id="740" w:author="Author" w:date="2024-02-01T10:43:00Z">
        <w:r>
          <w:t>Certainly</w:t>
        </w:r>
      </w:ins>
      <w:r w:rsidR="00FF3C28" w:rsidRPr="00E60ED9">
        <w:t>,</w:t>
      </w:r>
      <w:r w:rsidR="00FF3C28" w:rsidRPr="00E60ED9">
        <w:rPr>
          <w:spacing w:val="-11"/>
        </w:rPr>
        <w:t xml:space="preserve"> </w:t>
      </w:r>
      <w:r w:rsidR="00FF3C28" w:rsidRPr="00E60ED9">
        <w:t>this</w:t>
      </w:r>
      <w:r w:rsidR="00FF3C28" w:rsidRPr="00E60ED9">
        <w:rPr>
          <w:spacing w:val="-8"/>
        </w:rPr>
        <w:t xml:space="preserve"> </w:t>
      </w:r>
      <w:r w:rsidR="00FF3C28" w:rsidRPr="00E60ED9">
        <w:t>does</w:t>
      </w:r>
      <w:r w:rsidR="00FF3C28" w:rsidRPr="00E60ED9">
        <w:rPr>
          <w:spacing w:val="-8"/>
        </w:rPr>
        <w:t xml:space="preserve"> </w:t>
      </w:r>
      <w:r w:rsidR="00FF3C28" w:rsidRPr="00E60ED9">
        <w:t>not</w:t>
      </w:r>
      <w:r w:rsidR="00FF3C28" w:rsidRPr="00E60ED9">
        <w:rPr>
          <w:spacing w:val="-8"/>
        </w:rPr>
        <w:t xml:space="preserve"> </w:t>
      </w:r>
      <w:r w:rsidR="00FF3C28" w:rsidRPr="00E60ED9">
        <w:t>apply</w:t>
      </w:r>
      <w:r w:rsidR="00FF3C28" w:rsidRPr="00E60ED9">
        <w:rPr>
          <w:spacing w:val="-8"/>
        </w:rPr>
        <w:t xml:space="preserve"> </w:t>
      </w:r>
      <w:r w:rsidR="00FF3C28" w:rsidRPr="00E60ED9">
        <w:t>to</w:t>
      </w:r>
      <w:r w:rsidR="00FF3C28" w:rsidRPr="00E60ED9">
        <w:rPr>
          <w:spacing w:val="-8"/>
        </w:rPr>
        <w:t xml:space="preserve"> </w:t>
      </w:r>
      <w:r w:rsidR="00FF3C28" w:rsidRPr="00E60ED9">
        <w:t>cases</w:t>
      </w:r>
      <w:r w:rsidR="00FF3C28" w:rsidRPr="00E60ED9">
        <w:rPr>
          <w:spacing w:val="-8"/>
        </w:rPr>
        <w:t xml:space="preserve"> </w:t>
      </w:r>
      <w:r w:rsidR="00FF3C28" w:rsidRPr="00E60ED9">
        <w:t>such</w:t>
      </w:r>
      <w:r w:rsidR="00FF3C28" w:rsidRPr="00E60ED9">
        <w:rPr>
          <w:spacing w:val="-8"/>
        </w:rPr>
        <w:t xml:space="preserve"> </w:t>
      </w:r>
      <w:r w:rsidR="00FF3C28" w:rsidRPr="00E60ED9">
        <w:t>as</w:t>
      </w:r>
      <w:r w:rsidR="00FF3C28" w:rsidRPr="00E60ED9">
        <w:rPr>
          <w:spacing w:val="-8"/>
        </w:rPr>
        <w:t xml:space="preserve"> </w:t>
      </w:r>
      <w:del w:id="741" w:author="Author" w:date="2024-02-01T10:43:00Z">
        <w:r w:rsidR="00581875">
          <w:delText>the</w:delText>
        </w:r>
        <w:r w:rsidR="00581875">
          <w:rPr>
            <w:spacing w:val="-8"/>
          </w:rPr>
          <w:delText xml:space="preserve"> </w:delText>
        </w:r>
      </w:del>
      <w:r w:rsidR="00FF3C28" w:rsidRPr="00E60ED9">
        <w:rPr>
          <w:rFonts w:ascii="Euclid" w:hAnsi="Euclid"/>
          <w:i/>
        </w:rPr>
        <w:t>No</w:t>
      </w:r>
      <w:r w:rsidR="00FF3C28" w:rsidRPr="00E60ED9">
        <w:rPr>
          <w:rFonts w:ascii="Euclid" w:hAnsi="Euclid"/>
          <w:i/>
          <w:spacing w:val="-19"/>
        </w:rPr>
        <w:t xml:space="preserve"> </w:t>
      </w:r>
      <w:r w:rsidR="00FF3C28" w:rsidRPr="00E60ED9">
        <w:rPr>
          <w:rFonts w:ascii="Euclid" w:hAnsi="Euclid"/>
          <w:i/>
        </w:rPr>
        <w:t>export</w:t>
      </w:r>
      <w:r w:rsidR="00FF3C28" w:rsidRPr="00E60ED9">
        <w:rPr>
          <w:rFonts w:ascii="Euclid" w:hAnsi="Euclid"/>
          <w:i/>
          <w:spacing w:val="-18"/>
        </w:rPr>
        <w:t xml:space="preserve"> </w:t>
      </w:r>
      <w:r w:rsidR="00FF3C28" w:rsidRPr="00E60ED9">
        <w:rPr>
          <w:rFonts w:ascii="Euclid" w:hAnsi="Euclid"/>
          <w:i/>
        </w:rPr>
        <w:t>from</w:t>
      </w:r>
      <w:r w:rsidR="00FF3C28" w:rsidRPr="00E60ED9">
        <w:rPr>
          <w:rFonts w:ascii="Euclid" w:hAnsi="Euclid"/>
          <w:i/>
          <w:spacing w:val="-18"/>
        </w:rPr>
        <w:t xml:space="preserve"> </w:t>
      </w:r>
      <w:r w:rsidR="00FF3C28" w:rsidRPr="00E60ED9">
        <w:rPr>
          <w:rFonts w:ascii="Euclid" w:hAnsi="Euclid"/>
          <w:i/>
        </w:rPr>
        <w:t>Africa</w:t>
      </w:r>
      <w:del w:id="742" w:author="Author" w:date="2024-02-01T10:43:00Z">
        <w:r w:rsidR="00581875">
          <w:rPr>
            <w:rFonts w:ascii="Euclid" w:hAnsi="Euclid"/>
            <w:i/>
            <w:spacing w:val="-14"/>
          </w:rPr>
          <w:delText xml:space="preserve"> </w:delText>
        </w:r>
        <w:r w:rsidR="00581875">
          <w:delText>case</w:delText>
        </w:r>
      </w:del>
      <w:r w:rsidR="00FF3C28" w:rsidRPr="00E60ED9">
        <w:t>,</w:t>
      </w:r>
      <w:r w:rsidR="00FF3C28" w:rsidRPr="00E60ED9">
        <w:rPr>
          <w:spacing w:val="-7"/>
        </w:rPr>
        <w:t xml:space="preserve"> </w:t>
      </w:r>
      <w:r w:rsidR="00FF3C28" w:rsidRPr="00E60ED9">
        <w:t>where</w:t>
      </w:r>
      <w:r w:rsidR="00FF3C28" w:rsidRPr="00E60ED9">
        <w:rPr>
          <w:spacing w:val="-8"/>
        </w:rPr>
        <w:t xml:space="preserve"> </w:t>
      </w:r>
      <w:r w:rsidR="00FF3C28" w:rsidRPr="00E60ED9">
        <w:t>by</w:t>
      </w:r>
      <w:r w:rsidR="00FF3C28" w:rsidRPr="00E60ED9">
        <w:rPr>
          <w:spacing w:val="-8"/>
        </w:rPr>
        <w:t xml:space="preserve"> </w:t>
      </w:r>
      <w:r w:rsidR="00FF3C28" w:rsidRPr="00E60ED9">
        <w:t>definition no imports from African regions are permitted.</w:t>
      </w:r>
    </w:p>
    <w:p w14:paraId="5B6ACF76" w14:textId="77777777" w:rsidR="007F257B" w:rsidRPr="00E60ED9" w:rsidRDefault="00FF3C28" w:rsidP="003741D5">
      <w:pPr>
        <w:pStyle w:val="Listenabsatz"/>
        <w:numPr>
          <w:ilvl w:val="0"/>
          <w:numId w:val="5"/>
        </w:numPr>
        <w:tabs>
          <w:tab w:val="left" w:pos="657"/>
        </w:tabs>
        <w:spacing w:before="178" w:line="237" w:lineRule="auto"/>
        <w:ind w:right="608"/>
      </w:pPr>
      <w:r w:rsidRPr="00E60ED9">
        <w:t>Only in some very specific cases do regions such as Other Africa, Trinidad and Tobago, and the USA become exporters to Europe in 2040.</w:t>
      </w:r>
      <w:r w:rsidRPr="00E60ED9">
        <w:rPr>
          <w:spacing w:val="40"/>
        </w:rPr>
        <w:t xml:space="preserve"> </w:t>
      </w:r>
      <w:r w:rsidRPr="00E60ED9">
        <w:t xml:space="preserve">Hence, </w:t>
      </w:r>
      <w:del w:id="743" w:author="Author" w:date="2024-02-01T10:43:00Z">
        <w:r w:rsidR="00581875">
          <w:delText xml:space="preserve">it is really case dependent on </w:delText>
        </w:r>
      </w:del>
      <w:r w:rsidRPr="00E60ED9">
        <w:t>whether these regions will send LNG in the direction of Europe</w:t>
      </w:r>
      <w:ins w:id="744" w:author="Author" w:date="2024-02-01T10:43:00Z">
        <w:r w:rsidR="002D6C42">
          <w:t xml:space="preserve"> is case-dependent</w:t>
        </w:r>
      </w:ins>
      <w:r w:rsidRPr="00E60ED9">
        <w:t>.</w:t>
      </w:r>
    </w:p>
    <w:p w14:paraId="2BA5D688" w14:textId="77777777" w:rsidR="007F257B" w:rsidRPr="00E60ED9" w:rsidRDefault="00FF3C28">
      <w:pPr>
        <w:pStyle w:val="Textkrper"/>
        <w:spacing w:before="160"/>
        <w:rPr>
          <w:sz w:val="20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16C50212" wp14:editId="1EED2D21">
                <wp:simplePos x="0" y="0"/>
                <wp:positionH relativeFrom="page">
                  <wp:posOffset>1483024</wp:posOffset>
                </wp:positionH>
                <wp:positionV relativeFrom="paragraph">
                  <wp:posOffset>274933</wp:posOffset>
                </wp:positionV>
                <wp:extent cx="4848225" cy="1270"/>
                <wp:effectExtent l="0" t="0" r="0" b="0"/>
                <wp:wrapTopAndBottom/>
                <wp:docPr id="355" name="Graphic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48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48225">
                              <a:moveTo>
                                <a:pt x="0" y="0"/>
                              </a:moveTo>
                              <a:lnTo>
                                <a:pt x="4848124" y="0"/>
                              </a:lnTo>
                            </a:path>
                          </a:pathLst>
                        </a:custGeom>
                        <a:ln w="100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25473" id="Graphic 355" o:spid="_x0000_s1026" style="position:absolute;margin-left:116.75pt;margin-top:21.65pt;width:381.75pt;height:.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482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" path="m,l4848124,e" filled="f" strokeweight=".27853mm">
                <v:path arrowok="t"/>
                <w10:wrap type="topAndBottom" anchorx="page"/>
              </v:shape>
            </w:pict>
          </mc:Fallback>
        </mc:AlternateContent>
      </w:r>
    </w:p>
    <w:p w14:paraId="1423F221" w14:textId="77777777" w:rsidR="007F257B" w:rsidRPr="00E60ED9" w:rsidRDefault="007F257B">
      <w:pPr>
        <w:pStyle w:val="Textkrper"/>
        <w:spacing w:before="10"/>
        <w:rPr>
          <w:sz w:val="3"/>
        </w:rPr>
      </w:pPr>
    </w:p>
    <w:tbl>
      <w:tblPr>
        <w:tblW w:w="0" w:type="auto"/>
        <w:tblInd w:w="1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993"/>
        <w:gridCol w:w="1121"/>
        <w:gridCol w:w="1121"/>
        <w:gridCol w:w="1121"/>
        <w:gridCol w:w="1121"/>
        <w:gridCol w:w="1090"/>
      </w:tblGrid>
      <w:tr w:rsidR="007F257B" w:rsidRPr="00E60ED9" w14:paraId="083CD273" w14:textId="77777777">
        <w:trPr>
          <w:trHeight w:val="844"/>
        </w:trPr>
        <w:tc>
          <w:tcPr>
            <w:tcW w:w="1066" w:type="dxa"/>
            <w:tcBorders>
              <w:top w:val="nil"/>
              <w:left w:val="nil"/>
            </w:tcBorders>
          </w:tcPr>
          <w:p w14:paraId="420CA3D8" w14:textId="77777777" w:rsidR="007F257B" w:rsidRPr="00E60ED9" w:rsidRDefault="00FF3C28">
            <w:pPr>
              <w:pStyle w:val="TableParagraph"/>
              <w:spacing w:before="99"/>
              <w:ind w:left="111"/>
              <w:jc w:val="left"/>
              <w:rPr>
                <w:sz w:val="19"/>
              </w:rPr>
            </w:pPr>
            <w:bookmarkStart w:id="745" w:name="_bookmark32"/>
            <w:bookmarkEnd w:id="745"/>
            <w:r w:rsidRPr="00E60ED9">
              <w:rPr>
                <w:spacing w:val="-2"/>
                <w:w w:val="105"/>
                <w:sz w:val="19"/>
              </w:rPr>
              <w:t>Exporter</w:t>
            </w:r>
          </w:p>
        </w:tc>
        <w:tc>
          <w:tcPr>
            <w:tcW w:w="993" w:type="dxa"/>
            <w:tcBorders>
              <w:top w:val="nil"/>
            </w:tcBorders>
          </w:tcPr>
          <w:p w14:paraId="79F676B9" w14:textId="77777777" w:rsidR="007F257B" w:rsidRPr="00E60ED9" w:rsidRDefault="00FF3C28">
            <w:pPr>
              <w:pStyle w:val="TableParagraph"/>
              <w:spacing w:before="99"/>
              <w:ind w:right="27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Persisting</w:t>
            </w:r>
          </w:p>
          <w:p w14:paraId="7F358E90" w14:textId="77777777" w:rsidR="007F257B" w:rsidRPr="00E60ED9" w:rsidRDefault="00581875" w:rsidP="002D6C42">
            <w:pPr>
              <w:pStyle w:val="TableParagraph"/>
              <w:spacing w:before="5" w:line="240" w:lineRule="atLeast"/>
              <w:ind w:left="158" w:right="101" w:firstLine="244"/>
              <w:rPr>
                <w:sz w:val="19"/>
              </w:rPr>
            </w:pPr>
            <w:del w:id="746" w:author="Author" w:date="2024-02-01T10:43:00Z">
              <w:r>
                <w:rPr>
                  <w:spacing w:val="-2"/>
                  <w:sz w:val="19"/>
                </w:rPr>
                <w:delText xml:space="preserve">Fossil </w:delText>
              </w:r>
              <w:r>
                <w:rPr>
                  <w:spacing w:val="-4"/>
                  <w:sz w:val="19"/>
                </w:rPr>
                <w:delText>Demand</w:delText>
              </w:r>
            </w:del>
            <w:ins w:id="747" w:author="Author" w:date="2024-02-01T10:43:00Z">
              <w:r w:rsidR="002D6C42">
                <w:rPr>
                  <w:spacing w:val="-2"/>
                  <w:sz w:val="19"/>
                </w:rPr>
                <w:t>f</w:t>
              </w:r>
              <w:r w:rsidR="002D6C42" w:rsidRPr="00E60ED9">
                <w:rPr>
                  <w:spacing w:val="-2"/>
                  <w:sz w:val="19"/>
                </w:rPr>
                <w:t xml:space="preserve">ossil </w:t>
              </w:r>
              <w:r w:rsidR="002D6C42">
                <w:rPr>
                  <w:spacing w:val="-4"/>
                  <w:sz w:val="19"/>
                </w:rPr>
                <w:t>d</w:t>
              </w:r>
              <w:r w:rsidR="002D6C42" w:rsidRPr="00E60ED9">
                <w:rPr>
                  <w:spacing w:val="-4"/>
                  <w:sz w:val="19"/>
                </w:rPr>
                <w:t>emand</w:t>
              </w:r>
            </w:ins>
          </w:p>
        </w:tc>
        <w:tc>
          <w:tcPr>
            <w:tcW w:w="1121" w:type="dxa"/>
            <w:tcBorders>
              <w:top w:val="nil"/>
            </w:tcBorders>
          </w:tcPr>
          <w:p w14:paraId="44AB3827" w14:textId="77777777" w:rsidR="007F257B" w:rsidRPr="00E60ED9" w:rsidRDefault="00FF3C28">
            <w:pPr>
              <w:pStyle w:val="TableParagraph"/>
              <w:spacing w:before="99" w:line="249" w:lineRule="auto"/>
              <w:ind w:left="177" w:firstLine="63"/>
              <w:jc w:val="left"/>
              <w:rPr>
                <w:sz w:val="19"/>
              </w:rPr>
            </w:pPr>
            <w:r w:rsidRPr="00E60ED9">
              <w:rPr>
                <w:spacing w:val="-4"/>
                <w:sz w:val="19"/>
              </w:rPr>
              <w:t xml:space="preserve">Diversify </w:t>
            </w:r>
            <w:r w:rsidRPr="00E60ED9">
              <w:rPr>
                <w:spacing w:val="-2"/>
                <w:sz w:val="19"/>
              </w:rPr>
              <w:t>importers</w:t>
            </w:r>
          </w:p>
        </w:tc>
        <w:tc>
          <w:tcPr>
            <w:tcW w:w="1121" w:type="dxa"/>
            <w:tcBorders>
              <w:top w:val="nil"/>
            </w:tcBorders>
          </w:tcPr>
          <w:p w14:paraId="77960429" w14:textId="77777777" w:rsidR="007F257B" w:rsidRPr="00E60ED9" w:rsidRDefault="00FF3C28">
            <w:pPr>
              <w:pStyle w:val="TableParagraph"/>
              <w:spacing w:before="99"/>
              <w:ind w:right="102"/>
              <w:rPr>
                <w:sz w:val="19"/>
              </w:rPr>
            </w:pPr>
            <w:r w:rsidRPr="00E60ED9">
              <w:rPr>
                <w:sz w:val="19"/>
              </w:rPr>
              <w:t>High</w:t>
            </w:r>
            <w:r w:rsidRPr="00E60ED9">
              <w:rPr>
                <w:spacing w:val="-4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price</w:t>
            </w:r>
          </w:p>
          <w:p w14:paraId="512A8A7C" w14:textId="77777777" w:rsidR="007F257B" w:rsidRPr="00E60ED9" w:rsidRDefault="00FF3C28">
            <w:pPr>
              <w:pStyle w:val="TableParagraph"/>
              <w:spacing w:before="9"/>
              <w:ind w:right="102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Middle</w:t>
            </w:r>
          </w:p>
          <w:p w14:paraId="680F9EF8" w14:textId="77777777" w:rsidR="007F257B" w:rsidRPr="00E60ED9" w:rsidRDefault="00FF3C28">
            <w:pPr>
              <w:pStyle w:val="TableParagraph"/>
              <w:spacing w:before="9" w:line="235" w:lineRule="exact"/>
              <w:ind w:right="101"/>
              <w:rPr>
                <w:sz w:val="19"/>
              </w:rPr>
            </w:pPr>
            <w:r w:rsidRPr="00E60ED9">
              <w:rPr>
                <w:spacing w:val="-4"/>
                <w:w w:val="110"/>
                <w:sz w:val="19"/>
              </w:rPr>
              <w:t>East</w:t>
            </w:r>
          </w:p>
        </w:tc>
        <w:tc>
          <w:tcPr>
            <w:tcW w:w="1121" w:type="dxa"/>
            <w:tcBorders>
              <w:top w:val="nil"/>
            </w:tcBorders>
          </w:tcPr>
          <w:p w14:paraId="3A528DD3" w14:textId="77777777" w:rsidR="007F257B" w:rsidRPr="00E60ED9" w:rsidRDefault="00FF3C28">
            <w:pPr>
              <w:pStyle w:val="TableParagraph"/>
              <w:spacing w:before="99"/>
              <w:ind w:right="102"/>
              <w:rPr>
                <w:sz w:val="19"/>
              </w:rPr>
            </w:pPr>
            <w:r w:rsidRPr="00E60ED9">
              <w:rPr>
                <w:sz w:val="19"/>
              </w:rPr>
              <w:t>No</w:t>
            </w:r>
            <w:r w:rsidRPr="00E60ED9">
              <w:rPr>
                <w:spacing w:val="2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export</w:t>
            </w:r>
          </w:p>
          <w:p w14:paraId="0C17A98D" w14:textId="77777777" w:rsidR="007F257B" w:rsidRPr="00E60ED9" w:rsidRDefault="00FF3C28">
            <w:pPr>
              <w:pStyle w:val="TableParagraph"/>
              <w:spacing w:before="5" w:line="240" w:lineRule="atLeast"/>
              <w:ind w:left="479" w:right="102" w:firstLine="126"/>
              <w:rPr>
                <w:sz w:val="19"/>
              </w:rPr>
            </w:pPr>
            <w:r w:rsidRPr="00E60ED9">
              <w:rPr>
                <w:spacing w:val="-4"/>
                <w:sz w:val="19"/>
              </w:rPr>
              <w:t xml:space="preserve">from </w:t>
            </w:r>
            <w:r w:rsidRPr="00E60ED9">
              <w:rPr>
                <w:spacing w:val="-2"/>
                <w:sz w:val="19"/>
              </w:rPr>
              <w:t>Africa</w:t>
            </w:r>
          </w:p>
        </w:tc>
        <w:tc>
          <w:tcPr>
            <w:tcW w:w="1121" w:type="dxa"/>
            <w:tcBorders>
              <w:top w:val="nil"/>
            </w:tcBorders>
          </w:tcPr>
          <w:p w14:paraId="02D04E28" w14:textId="77777777" w:rsidR="007F257B" w:rsidRPr="00E60ED9" w:rsidRDefault="00FF3C28">
            <w:pPr>
              <w:pStyle w:val="TableParagraph"/>
              <w:spacing w:before="99"/>
              <w:ind w:right="102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Panama</w:t>
            </w:r>
          </w:p>
          <w:p w14:paraId="0C531666" w14:textId="77777777" w:rsidR="007F257B" w:rsidRPr="00E60ED9" w:rsidRDefault="00FF3C28">
            <w:pPr>
              <w:pStyle w:val="TableParagraph"/>
              <w:spacing w:before="5" w:line="240" w:lineRule="atLeast"/>
              <w:ind w:left="193" w:right="102" w:firstLine="363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canal restricted</w:t>
            </w:r>
          </w:p>
        </w:tc>
        <w:tc>
          <w:tcPr>
            <w:tcW w:w="1090" w:type="dxa"/>
            <w:tcBorders>
              <w:top w:val="nil"/>
            </w:tcBorders>
          </w:tcPr>
          <w:p w14:paraId="6A8EED91" w14:textId="77777777" w:rsidR="007F257B" w:rsidRPr="00E60ED9" w:rsidRDefault="00FF3C28">
            <w:pPr>
              <w:pStyle w:val="TableParagraph"/>
              <w:spacing w:before="99" w:line="249" w:lineRule="auto"/>
              <w:ind w:left="109" w:right="147"/>
              <w:jc w:val="left"/>
              <w:rPr>
                <w:sz w:val="19"/>
              </w:rPr>
            </w:pPr>
            <w:r w:rsidRPr="00E60ED9">
              <w:rPr>
                <w:sz w:val="19"/>
              </w:rPr>
              <w:t>Russia</w:t>
            </w:r>
            <w:r w:rsidRPr="00E60ED9">
              <w:rPr>
                <w:spacing w:val="15"/>
                <w:sz w:val="19"/>
              </w:rPr>
              <w:t xml:space="preserve"> </w:t>
            </w:r>
            <w:r w:rsidRPr="00E60ED9">
              <w:rPr>
                <w:sz w:val="19"/>
              </w:rPr>
              <w:t>to Asia</w:t>
            </w:r>
            <w:r w:rsidRPr="00E60ED9">
              <w:rPr>
                <w:spacing w:val="18"/>
                <w:sz w:val="19"/>
              </w:rPr>
              <w:t xml:space="preserve"> </w:t>
            </w:r>
            <w:r w:rsidRPr="00E60ED9">
              <w:rPr>
                <w:spacing w:val="-4"/>
                <w:sz w:val="19"/>
              </w:rPr>
              <w:t>only</w:t>
            </w:r>
          </w:p>
        </w:tc>
      </w:tr>
      <w:tr w:rsidR="007F257B" w:rsidRPr="00E60ED9" w14:paraId="032178C6" w14:textId="77777777">
        <w:trPr>
          <w:trHeight w:val="352"/>
        </w:trPr>
        <w:tc>
          <w:tcPr>
            <w:tcW w:w="1066" w:type="dxa"/>
            <w:tcBorders>
              <w:left w:val="nil"/>
            </w:tcBorders>
          </w:tcPr>
          <w:p w14:paraId="206236DC" w14:textId="77777777" w:rsidR="007F257B" w:rsidRPr="00E60ED9" w:rsidRDefault="00FF3C28">
            <w:pPr>
              <w:pStyle w:val="TableParagraph"/>
              <w:spacing w:before="98" w:line="235" w:lineRule="exact"/>
              <w:ind w:left="111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Algeria</w:t>
            </w:r>
          </w:p>
        </w:tc>
        <w:tc>
          <w:tcPr>
            <w:tcW w:w="993" w:type="dxa"/>
          </w:tcPr>
          <w:p w14:paraId="72DF486C" w14:textId="77777777" w:rsidR="007F257B" w:rsidRPr="00E60ED9" w:rsidRDefault="00FF3C28">
            <w:pPr>
              <w:pStyle w:val="TableParagraph"/>
              <w:spacing w:before="98" w:line="235" w:lineRule="exact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0.472</w:t>
            </w:r>
          </w:p>
        </w:tc>
        <w:tc>
          <w:tcPr>
            <w:tcW w:w="1121" w:type="dxa"/>
          </w:tcPr>
          <w:p w14:paraId="7AEA4168" w14:textId="77777777" w:rsidR="007F257B" w:rsidRPr="00E60ED9" w:rsidRDefault="00FF3C28">
            <w:pPr>
              <w:pStyle w:val="TableParagraph"/>
              <w:spacing w:before="72" w:line="261" w:lineRule="exact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0.472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07DC1B76" w14:textId="77777777" w:rsidR="007F257B" w:rsidRPr="00E60ED9" w:rsidRDefault="00FF3C28">
            <w:pPr>
              <w:pStyle w:val="TableParagraph"/>
              <w:spacing w:before="72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0.682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↗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1" w:type="dxa"/>
          </w:tcPr>
          <w:p w14:paraId="221627E7" w14:textId="77777777" w:rsidR="007F257B" w:rsidRPr="00E60ED9" w:rsidRDefault="00FF3C28">
            <w:pPr>
              <w:pStyle w:val="TableParagraph"/>
              <w:spacing w:before="72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47059EEF" w14:textId="77777777" w:rsidR="007F257B" w:rsidRPr="00E60ED9" w:rsidRDefault="00FF3C28">
            <w:pPr>
              <w:pStyle w:val="TableParagraph"/>
              <w:spacing w:before="72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0.472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0" w:type="dxa"/>
          </w:tcPr>
          <w:p w14:paraId="3DAF24BF" w14:textId="77777777" w:rsidR="007F257B" w:rsidRPr="00E60ED9" w:rsidRDefault="00FF3C28">
            <w:pPr>
              <w:pStyle w:val="TableParagraph"/>
              <w:spacing w:before="72" w:line="261" w:lineRule="exact"/>
              <w:ind w:right="148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0.472</w:t>
            </w:r>
            <w:r w:rsidRPr="00E60ED9">
              <w:rPr>
                <w:spacing w:val="-11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  <w:tr w:rsidR="007F257B" w:rsidRPr="00E60ED9" w14:paraId="394A621C" w14:textId="77777777">
        <w:trPr>
          <w:trHeight w:val="352"/>
        </w:trPr>
        <w:tc>
          <w:tcPr>
            <w:tcW w:w="1066" w:type="dxa"/>
            <w:tcBorders>
              <w:left w:val="nil"/>
            </w:tcBorders>
          </w:tcPr>
          <w:p w14:paraId="3622FF0D" w14:textId="77777777" w:rsidR="007F257B" w:rsidRPr="00E60ED9" w:rsidRDefault="00FF3C28">
            <w:pPr>
              <w:pStyle w:val="TableParagraph"/>
              <w:spacing w:before="98" w:line="235" w:lineRule="exact"/>
              <w:ind w:left="111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Nigeria</w:t>
            </w:r>
          </w:p>
        </w:tc>
        <w:tc>
          <w:tcPr>
            <w:tcW w:w="993" w:type="dxa"/>
          </w:tcPr>
          <w:p w14:paraId="779F5543" w14:textId="77777777" w:rsidR="007F257B" w:rsidRPr="00E60ED9" w:rsidRDefault="00FF3C28">
            <w:pPr>
              <w:pStyle w:val="TableParagraph"/>
              <w:spacing w:before="98" w:line="235" w:lineRule="exact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1.608</w:t>
            </w:r>
          </w:p>
        </w:tc>
        <w:tc>
          <w:tcPr>
            <w:tcW w:w="1121" w:type="dxa"/>
          </w:tcPr>
          <w:p w14:paraId="3696DD62" w14:textId="77777777" w:rsidR="007F257B" w:rsidRPr="00E60ED9" w:rsidRDefault="00FF3C28">
            <w:pPr>
              <w:pStyle w:val="TableParagraph"/>
              <w:spacing w:before="72" w:line="261" w:lineRule="exact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0.965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↘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1" w:type="dxa"/>
          </w:tcPr>
          <w:p w14:paraId="54B7BDC2" w14:textId="77777777" w:rsidR="007F257B" w:rsidRPr="00E60ED9" w:rsidRDefault="00FF3C28">
            <w:pPr>
              <w:pStyle w:val="TableParagraph"/>
              <w:spacing w:before="72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1.608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27F7AE6B" w14:textId="77777777" w:rsidR="007F257B" w:rsidRPr="00E60ED9" w:rsidRDefault="00FF3C28">
            <w:pPr>
              <w:pStyle w:val="TableParagraph"/>
              <w:spacing w:before="72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63EB0AC6" w14:textId="77777777" w:rsidR="007F257B" w:rsidRPr="00E60ED9" w:rsidRDefault="00FF3C28">
            <w:pPr>
              <w:pStyle w:val="TableParagraph"/>
              <w:spacing w:before="72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0.897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↘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090" w:type="dxa"/>
          </w:tcPr>
          <w:p w14:paraId="4B0927D8" w14:textId="77777777" w:rsidR="007F257B" w:rsidRPr="00E60ED9" w:rsidRDefault="00FF3C28">
            <w:pPr>
              <w:pStyle w:val="TableParagraph"/>
              <w:spacing w:before="72" w:line="261" w:lineRule="exact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1.608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  <w:tr w:rsidR="007F257B" w:rsidRPr="00E60ED9" w14:paraId="1D99EED3" w14:textId="77777777">
        <w:trPr>
          <w:trHeight w:val="597"/>
        </w:trPr>
        <w:tc>
          <w:tcPr>
            <w:tcW w:w="1066" w:type="dxa"/>
            <w:tcBorders>
              <w:left w:val="nil"/>
            </w:tcBorders>
          </w:tcPr>
          <w:p w14:paraId="75A2A170" w14:textId="77777777" w:rsidR="007F257B" w:rsidRPr="00E60ED9" w:rsidRDefault="00FF3C28">
            <w:pPr>
              <w:pStyle w:val="TableParagraph"/>
              <w:spacing w:before="94" w:line="240" w:lineRule="atLeast"/>
              <w:ind w:left="111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Other Africa</w:t>
            </w:r>
          </w:p>
        </w:tc>
        <w:tc>
          <w:tcPr>
            <w:tcW w:w="993" w:type="dxa"/>
          </w:tcPr>
          <w:p w14:paraId="7B183AA6" w14:textId="77777777" w:rsidR="007F257B" w:rsidRPr="00E60ED9" w:rsidRDefault="00FF3C28">
            <w:pPr>
              <w:pStyle w:val="TableParagraph"/>
              <w:spacing w:before="98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0.210</w:t>
            </w:r>
          </w:p>
        </w:tc>
        <w:tc>
          <w:tcPr>
            <w:tcW w:w="1121" w:type="dxa"/>
          </w:tcPr>
          <w:p w14:paraId="6B8EE0F9" w14:textId="77777777" w:rsidR="007F257B" w:rsidRPr="00E60ED9" w:rsidRDefault="00FF3C28">
            <w:pPr>
              <w:pStyle w:val="TableParagraph"/>
              <w:spacing w:before="72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0.756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↗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1" w:type="dxa"/>
          </w:tcPr>
          <w:p w14:paraId="6359953C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7EBF0479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011B8275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0" w:type="dxa"/>
          </w:tcPr>
          <w:p w14:paraId="17687695" w14:textId="77777777" w:rsidR="007F257B" w:rsidRPr="00E60ED9" w:rsidRDefault="00FF3C28">
            <w:pPr>
              <w:pStyle w:val="TableParagraph"/>
              <w:spacing w:before="72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0.541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↗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</w:tr>
      <w:tr w:rsidR="007F257B" w:rsidRPr="00E60ED9" w14:paraId="4FC76A48" w14:textId="77777777">
        <w:trPr>
          <w:trHeight w:val="597"/>
        </w:trPr>
        <w:tc>
          <w:tcPr>
            <w:tcW w:w="1066" w:type="dxa"/>
            <w:tcBorders>
              <w:left w:val="nil"/>
            </w:tcBorders>
          </w:tcPr>
          <w:p w14:paraId="356BD893" w14:textId="77777777" w:rsidR="007F257B" w:rsidRPr="00E60ED9" w:rsidRDefault="00FF3C28">
            <w:pPr>
              <w:pStyle w:val="TableParagraph"/>
              <w:spacing w:before="94" w:line="240" w:lineRule="atLeast"/>
              <w:ind w:left="111" w:right="149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Other Americas</w:t>
            </w:r>
          </w:p>
        </w:tc>
        <w:tc>
          <w:tcPr>
            <w:tcW w:w="993" w:type="dxa"/>
          </w:tcPr>
          <w:p w14:paraId="05605F47" w14:textId="77777777" w:rsidR="007F257B" w:rsidRPr="00E60ED9" w:rsidRDefault="00FF3C28">
            <w:pPr>
              <w:pStyle w:val="TableParagraph"/>
              <w:spacing w:before="98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0.337</w:t>
            </w:r>
          </w:p>
        </w:tc>
        <w:tc>
          <w:tcPr>
            <w:tcW w:w="1121" w:type="dxa"/>
          </w:tcPr>
          <w:p w14:paraId="5D33D6BF" w14:textId="77777777" w:rsidR="007F257B" w:rsidRPr="00E60ED9" w:rsidRDefault="00FF3C28">
            <w:pPr>
              <w:pStyle w:val="TableParagraph"/>
              <w:spacing w:before="72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0.707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↗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1" w:type="dxa"/>
          </w:tcPr>
          <w:p w14:paraId="28C240D1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0.337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3F3D6D30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1.348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↗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1" w:type="dxa"/>
          </w:tcPr>
          <w:p w14:paraId="3292AD6B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0" w:type="dxa"/>
          </w:tcPr>
          <w:p w14:paraId="4013B9B0" w14:textId="77777777" w:rsidR="007F257B" w:rsidRPr="00E60ED9" w:rsidRDefault="00FF3C28">
            <w:pPr>
              <w:pStyle w:val="TableParagraph"/>
              <w:spacing w:before="72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0.101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↘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</w:tr>
      <w:tr w:rsidR="007F257B" w:rsidRPr="00E60ED9" w14:paraId="46587BB5" w14:textId="77777777">
        <w:trPr>
          <w:trHeight w:val="597"/>
        </w:trPr>
        <w:tc>
          <w:tcPr>
            <w:tcW w:w="1066" w:type="dxa"/>
            <w:tcBorders>
              <w:left w:val="nil"/>
            </w:tcBorders>
          </w:tcPr>
          <w:p w14:paraId="304521BA" w14:textId="77777777" w:rsidR="007F257B" w:rsidRPr="00E60ED9" w:rsidRDefault="00FF3C28">
            <w:pPr>
              <w:pStyle w:val="TableParagraph"/>
              <w:spacing w:before="94" w:line="240" w:lineRule="atLeast"/>
              <w:ind w:left="111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>Other Europe</w:t>
            </w:r>
          </w:p>
        </w:tc>
        <w:tc>
          <w:tcPr>
            <w:tcW w:w="993" w:type="dxa"/>
          </w:tcPr>
          <w:p w14:paraId="672BA0AE" w14:textId="77777777" w:rsidR="007F257B" w:rsidRPr="00E60ED9" w:rsidRDefault="00FF3C28">
            <w:pPr>
              <w:pStyle w:val="TableParagraph"/>
              <w:spacing w:before="98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0.094</w:t>
            </w:r>
          </w:p>
        </w:tc>
        <w:tc>
          <w:tcPr>
            <w:tcW w:w="1121" w:type="dxa"/>
          </w:tcPr>
          <w:p w14:paraId="0FC01153" w14:textId="77777777" w:rsidR="007F257B" w:rsidRPr="00E60ED9" w:rsidRDefault="00FF3C28">
            <w:pPr>
              <w:pStyle w:val="TableParagraph"/>
              <w:spacing w:before="72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0.310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↗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1" w:type="dxa"/>
          </w:tcPr>
          <w:p w14:paraId="56655606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0.094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08A1F8DA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0.125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↗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1" w:type="dxa"/>
          </w:tcPr>
          <w:p w14:paraId="48D48069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0" w:type="dxa"/>
          </w:tcPr>
          <w:p w14:paraId="1B4F2559" w14:textId="77777777" w:rsidR="007F257B" w:rsidRPr="00E60ED9" w:rsidRDefault="00FF3C28">
            <w:pPr>
              <w:pStyle w:val="TableParagraph"/>
              <w:spacing w:before="72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↓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  <w:tr w:rsidR="007F257B" w:rsidRPr="00E60ED9" w14:paraId="3AA06E2F" w14:textId="77777777">
        <w:trPr>
          <w:trHeight w:val="352"/>
        </w:trPr>
        <w:tc>
          <w:tcPr>
            <w:tcW w:w="1066" w:type="dxa"/>
            <w:tcBorders>
              <w:left w:val="nil"/>
            </w:tcBorders>
          </w:tcPr>
          <w:p w14:paraId="4B8EA752" w14:textId="77777777" w:rsidR="007F257B" w:rsidRPr="00E60ED9" w:rsidRDefault="00FF3C28">
            <w:pPr>
              <w:pStyle w:val="TableParagraph"/>
              <w:spacing w:before="98" w:line="235" w:lineRule="exact"/>
              <w:ind w:left="111"/>
              <w:jc w:val="left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Qatar</w:t>
            </w:r>
          </w:p>
        </w:tc>
        <w:tc>
          <w:tcPr>
            <w:tcW w:w="993" w:type="dxa"/>
          </w:tcPr>
          <w:p w14:paraId="3AB5C317" w14:textId="77777777" w:rsidR="007F257B" w:rsidRPr="00E60ED9" w:rsidRDefault="00FF3C28">
            <w:pPr>
              <w:pStyle w:val="TableParagraph"/>
              <w:spacing w:before="98" w:line="235" w:lineRule="exact"/>
              <w:ind w:right="101"/>
              <w:rPr>
                <w:sz w:val="19"/>
              </w:rPr>
            </w:pPr>
            <w:r w:rsidRPr="00E60ED9">
              <w:rPr>
                <w:spacing w:val="-10"/>
                <w:w w:val="105"/>
                <w:sz w:val="19"/>
              </w:rPr>
              <w:t>-</w:t>
            </w:r>
          </w:p>
        </w:tc>
        <w:tc>
          <w:tcPr>
            <w:tcW w:w="1121" w:type="dxa"/>
          </w:tcPr>
          <w:p w14:paraId="6A0A1C13" w14:textId="77777777" w:rsidR="007F257B" w:rsidRPr="00E60ED9" w:rsidRDefault="00FF3C28">
            <w:pPr>
              <w:pStyle w:val="TableParagraph"/>
              <w:spacing w:before="72" w:line="261" w:lineRule="exact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20E3F320" w14:textId="77777777" w:rsidR="007F257B" w:rsidRPr="00E60ED9" w:rsidRDefault="00FF3C28">
            <w:pPr>
              <w:pStyle w:val="TableParagraph"/>
              <w:spacing w:before="72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63F2CD84" w14:textId="77777777" w:rsidR="007F257B" w:rsidRPr="00E60ED9" w:rsidRDefault="00FF3C28">
            <w:pPr>
              <w:pStyle w:val="TableParagraph"/>
              <w:spacing w:before="72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0.260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↑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74C33850" w14:textId="77777777" w:rsidR="007F257B" w:rsidRPr="00E60ED9" w:rsidRDefault="00FF3C28">
            <w:pPr>
              <w:pStyle w:val="TableParagraph"/>
              <w:spacing w:before="72" w:line="261" w:lineRule="exact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0" w:type="dxa"/>
          </w:tcPr>
          <w:p w14:paraId="00543C78" w14:textId="77777777" w:rsidR="007F257B" w:rsidRPr="00E60ED9" w:rsidRDefault="00FF3C28">
            <w:pPr>
              <w:pStyle w:val="TableParagraph"/>
              <w:spacing w:before="72" w:line="261" w:lineRule="exact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-</w:t>
            </w:r>
            <w:r w:rsidRPr="00E60ED9">
              <w:rPr>
                <w:spacing w:val="8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  <w:tr w:rsidR="007F257B" w:rsidRPr="00E60ED9" w14:paraId="0EC9CD45" w14:textId="77777777">
        <w:trPr>
          <w:trHeight w:val="597"/>
        </w:trPr>
        <w:tc>
          <w:tcPr>
            <w:tcW w:w="1066" w:type="dxa"/>
            <w:tcBorders>
              <w:left w:val="nil"/>
            </w:tcBorders>
          </w:tcPr>
          <w:p w14:paraId="37AFC975" w14:textId="77777777" w:rsidR="007F257B" w:rsidRPr="00E60ED9" w:rsidRDefault="00FF3C28">
            <w:pPr>
              <w:pStyle w:val="TableParagraph"/>
              <w:spacing w:before="94" w:line="240" w:lineRule="atLeast"/>
              <w:ind w:left="111" w:right="99"/>
              <w:jc w:val="left"/>
              <w:rPr>
                <w:sz w:val="19"/>
              </w:rPr>
            </w:pPr>
            <w:r w:rsidRPr="00E60ED9">
              <w:rPr>
                <w:spacing w:val="-2"/>
                <w:sz w:val="19"/>
              </w:rPr>
              <w:t xml:space="preserve">Trinidad </w:t>
            </w:r>
            <w:r w:rsidRPr="00E60ED9">
              <w:rPr>
                <w:sz w:val="19"/>
              </w:rPr>
              <w:t>&amp;</w:t>
            </w:r>
            <w:r w:rsidRPr="00E60ED9">
              <w:rPr>
                <w:spacing w:val="18"/>
                <w:sz w:val="19"/>
              </w:rPr>
              <w:t xml:space="preserve"> </w:t>
            </w:r>
            <w:r w:rsidRPr="00E60ED9">
              <w:rPr>
                <w:spacing w:val="-2"/>
                <w:sz w:val="19"/>
              </w:rPr>
              <w:t>Tobago</w:t>
            </w:r>
          </w:p>
        </w:tc>
        <w:tc>
          <w:tcPr>
            <w:tcW w:w="993" w:type="dxa"/>
          </w:tcPr>
          <w:p w14:paraId="6DD06132" w14:textId="77777777" w:rsidR="007F257B" w:rsidRPr="00E60ED9" w:rsidRDefault="00FF3C28">
            <w:pPr>
              <w:pStyle w:val="TableParagraph"/>
              <w:spacing w:before="98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0.494</w:t>
            </w:r>
          </w:p>
        </w:tc>
        <w:tc>
          <w:tcPr>
            <w:tcW w:w="1121" w:type="dxa"/>
          </w:tcPr>
          <w:p w14:paraId="6E2DB73E" w14:textId="77777777" w:rsidR="007F257B" w:rsidRPr="00E60ED9" w:rsidRDefault="00FF3C28">
            <w:pPr>
              <w:pStyle w:val="TableParagraph"/>
              <w:spacing w:before="72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0.494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6ADBBDEE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0.494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</w:tcPr>
          <w:p w14:paraId="0B124FC5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0.184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↘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1" w:type="dxa"/>
          </w:tcPr>
          <w:p w14:paraId="588AF93A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0.612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↗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090" w:type="dxa"/>
          </w:tcPr>
          <w:p w14:paraId="66881CE8" w14:textId="77777777" w:rsidR="007F257B" w:rsidRPr="00E60ED9" w:rsidRDefault="00FF3C28">
            <w:pPr>
              <w:pStyle w:val="TableParagraph"/>
              <w:spacing w:before="72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0.494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  <w:tr w:rsidR="007F257B" w:rsidRPr="00E60ED9" w14:paraId="5188D7B4" w14:textId="77777777">
        <w:trPr>
          <w:trHeight w:val="386"/>
        </w:trPr>
        <w:tc>
          <w:tcPr>
            <w:tcW w:w="1066" w:type="dxa"/>
            <w:tcBorders>
              <w:left w:val="nil"/>
              <w:bottom w:val="single" w:sz="8" w:space="0" w:color="000000"/>
            </w:tcBorders>
          </w:tcPr>
          <w:p w14:paraId="6ED49380" w14:textId="77777777" w:rsidR="007F257B" w:rsidRPr="00E60ED9" w:rsidRDefault="00FF3C28">
            <w:pPr>
              <w:pStyle w:val="TableParagraph"/>
              <w:spacing w:before="98"/>
              <w:ind w:left="111"/>
              <w:jc w:val="left"/>
              <w:rPr>
                <w:sz w:val="19"/>
              </w:rPr>
            </w:pPr>
            <w:r w:rsidRPr="00E60ED9">
              <w:rPr>
                <w:spacing w:val="-5"/>
                <w:sz w:val="19"/>
              </w:rPr>
              <w:t>USA</w:t>
            </w:r>
          </w:p>
        </w:tc>
        <w:tc>
          <w:tcPr>
            <w:tcW w:w="993" w:type="dxa"/>
            <w:tcBorders>
              <w:bottom w:val="single" w:sz="8" w:space="0" w:color="000000"/>
            </w:tcBorders>
          </w:tcPr>
          <w:p w14:paraId="6C2B819F" w14:textId="77777777" w:rsidR="007F257B" w:rsidRPr="00E60ED9" w:rsidRDefault="00FF3C28">
            <w:pPr>
              <w:pStyle w:val="TableParagraph"/>
              <w:spacing w:before="98"/>
              <w:ind w:right="101"/>
              <w:rPr>
                <w:sz w:val="19"/>
              </w:rPr>
            </w:pPr>
            <w:r w:rsidRPr="00E60ED9">
              <w:rPr>
                <w:spacing w:val="-2"/>
                <w:w w:val="105"/>
                <w:sz w:val="19"/>
              </w:rPr>
              <w:t>1.608</w:t>
            </w:r>
          </w:p>
        </w:tc>
        <w:tc>
          <w:tcPr>
            <w:tcW w:w="1121" w:type="dxa"/>
            <w:tcBorders>
              <w:bottom w:val="single" w:sz="8" w:space="0" w:color="000000"/>
            </w:tcBorders>
          </w:tcPr>
          <w:p w14:paraId="5C188ECC" w14:textId="77777777" w:rsidR="007F257B" w:rsidRPr="00E60ED9" w:rsidRDefault="00FF3C28">
            <w:pPr>
              <w:pStyle w:val="TableParagraph"/>
              <w:spacing w:before="72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0.965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5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5"/>
                <w:sz w:val="19"/>
              </w:rPr>
              <w:t>↘</w:t>
            </w:r>
            <w:r w:rsidRPr="00E60ED9">
              <w:rPr>
                <w:spacing w:val="-5"/>
                <w:w w:val="115"/>
                <w:sz w:val="19"/>
              </w:rPr>
              <w:t>)</w:t>
            </w:r>
          </w:p>
        </w:tc>
        <w:tc>
          <w:tcPr>
            <w:tcW w:w="1121" w:type="dxa"/>
            <w:tcBorders>
              <w:bottom w:val="single" w:sz="8" w:space="0" w:color="000000"/>
            </w:tcBorders>
          </w:tcPr>
          <w:p w14:paraId="352B0073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1.608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  <w:tcBorders>
              <w:bottom w:val="single" w:sz="8" w:space="0" w:color="000000"/>
            </w:tcBorders>
          </w:tcPr>
          <w:p w14:paraId="4DBD1B89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1.608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121" w:type="dxa"/>
            <w:tcBorders>
              <w:bottom w:val="single" w:sz="8" w:space="0" w:color="000000"/>
            </w:tcBorders>
          </w:tcPr>
          <w:p w14:paraId="6AD635DA" w14:textId="77777777" w:rsidR="007F257B" w:rsidRPr="00E60ED9" w:rsidRDefault="00FF3C28">
            <w:pPr>
              <w:pStyle w:val="TableParagraph"/>
              <w:spacing w:before="72"/>
              <w:ind w:right="102"/>
              <w:rPr>
                <w:sz w:val="19"/>
              </w:rPr>
            </w:pPr>
            <w:r w:rsidRPr="00E60ED9">
              <w:rPr>
                <w:w w:val="110"/>
                <w:sz w:val="19"/>
              </w:rPr>
              <w:t>1.608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  <w:tc>
          <w:tcPr>
            <w:tcW w:w="1090" w:type="dxa"/>
            <w:tcBorders>
              <w:bottom w:val="single" w:sz="8" w:space="0" w:color="000000"/>
            </w:tcBorders>
          </w:tcPr>
          <w:p w14:paraId="36DCD94B" w14:textId="77777777" w:rsidR="007F257B" w:rsidRPr="00E60ED9" w:rsidRDefault="00FF3C28">
            <w:pPr>
              <w:pStyle w:val="TableParagraph"/>
              <w:spacing w:before="72"/>
              <w:ind w:right="103"/>
              <w:rPr>
                <w:sz w:val="19"/>
              </w:rPr>
            </w:pPr>
            <w:r w:rsidRPr="00E60ED9">
              <w:rPr>
                <w:w w:val="110"/>
                <w:sz w:val="19"/>
              </w:rPr>
              <w:t>1.608</w:t>
            </w:r>
            <w:r w:rsidRPr="00E60ED9">
              <w:rPr>
                <w:spacing w:val="-9"/>
                <w:w w:val="110"/>
                <w:sz w:val="19"/>
              </w:rPr>
              <w:t xml:space="preserve"> </w:t>
            </w:r>
            <w:r w:rsidRPr="00E60ED9">
              <w:rPr>
                <w:spacing w:val="-5"/>
                <w:w w:val="110"/>
                <w:sz w:val="19"/>
              </w:rPr>
              <w:t>(</w:t>
            </w:r>
            <w:r w:rsidRPr="00E60ED9">
              <w:rPr>
                <w:rFonts w:ascii="Lucida Sans Unicode" w:hAnsi="Lucida Sans Unicode"/>
                <w:spacing w:val="-5"/>
                <w:w w:val="110"/>
                <w:sz w:val="19"/>
              </w:rPr>
              <w:t>∼</w:t>
            </w:r>
            <w:r w:rsidRPr="00E60ED9">
              <w:rPr>
                <w:spacing w:val="-5"/>
                <w:w w:val="110"/>
                <w:sz w:val="19"/>
              </w:rPr>
              <w:t>)</w:t>
            </w:r>
          </w:p>
        </w:tc>
      </w:tr>
    </w:tbl>
    <w:p w14:paraId="09C7FCD8" w14:textId="77777777" w:rsidR="007F257B" w:rsidRPr="00E60ED9" w:rsidRDefault="00FF3C28">
      <w:pPr>
        <w:pStyle w:val="Textkrper"/>
        <w:spacing w:before="106" w:line="201" w:lineRule="auto"/>
        <w:ind w:left="439" w:right="2104" w:hanging="153"/>
        <w:jc w:val="both"/>
      </w:pPr>
      <w:r w:rsidRPr="00E60ED9">
        <w:rPr>
          <w:rFonts w:ascii="Bookman Old Style" w:hAnsi="Bookman Old Style"/>
          <w:vertAlign w:val="superscript"/>
        </w:rPr>
        <w:t>1</w:t>
      </w:r>
      <w:r w:rsidRPr="00E60ED9">
        <w:rPr>
          <w:rFonts w:ascii="Bookman Old Style" w:hAnsi="Bookman Old Style"/>
          <w:spacing w:val="-18"/>
        </w:rPr>
        <w:t xml:space="preserve"> </w:t>
      </w:r>
      <w:del w:id="748" w:author="Author" w:date="2024-02-01T10:43:00Z">
        <w:r w:rsidR="00581875">
          <w:delText>Symbols</w:delText>
        </w:r>
      </w:del>
      <w:ins w:id="749" w:author="Author" w:date="2024-02-01T10:43:00Z">
        <w:r w:rsidR="002D6C42">
          <w:rPr>
            <w:rFonts w:ascii="Bookman Old Style" w:hAnsi="Bookman Old Style"/>
            <w:spacing w:val="-18"/>
          </w:rPr>
          <w:t xml:space="preserve">The </w:t>
        </w:r>
        <w:r w:rsidR="002D6C42">
          <w:t>s</w:t>
        </w:r>
        <w:r w:rsidR="002D6C42" w:rsidRPr="00E60ED9">
          <w:t>ymbols</w:t>
        </w:r>
      </w:ins>
      <w:r w:rsidR="002D6C42" w:rsidRPr="00E60ED9">
        <w:t xml:space="preserve"> </w:t>
      </w:r>
      <w:r w:rsidRPr="00E60ED9">
        <w:t>in the brackets qualitatively indicate the change between the case and the scenario.</w:t>
      </w:r>
      <w:r w:rsidRPr="00E60ED9">
        <w:rPr>
          <w:spacing w:val="40"/>
        </w:rPr>
        <w:t xml:space="preserve"> </w:t>
      </w:r>
      <w:r w:rsidRPr="00E60ED9">
        <w:t>Legend:</w:t>
      </w:r>
      <w:r w:rsidRPr="00E60ED9">
        <w:rPr>
          <w:spacing w:val="40"/>
        </w:rPr>
        <w:t xml:space="preserve"> </w:t>
      </w:r>
      <w:r w:rsidRPr="00E60ED9">
        <w:t>strong decrease (</w:t>
      </w:r>
      <w:r w:rsidRPr="00E60ED9">
        <w:rPr>
          <w:rFonts w:ascii="Lucida Sans Unicode" w:hAnsi="Lucida Sans Unicode"/>
        </w:rPr>
        <w:t>↓</w:t>
      </w:r>
      <w:r w:rsidRPr="00E60ED9">
        <w:t>), slight decrease (</w:t>
      </w:r>
      <w:r w:rsidRPr="00E60ED9">
        <w:rPr>
          <w:rFonts w:ascii="Lucida Sans Unicode" w:hAnsi="Lucida Sans Unicode"/>
        </w:rPr>
        <w:t>↘</w:t>
      </w:r>
      <w:r w:rsidRPr="00E60ED9">
        <w:t>), constant (</w:t>
      </w:r>
      <w:r w:rsidRPr="00E60ED9">
        <w:rPr>
          <w:rFonts w:ascii="Lucida Sans Unicode" w:hAnsi="Lucida Sans Unicode"/>
        </w:rPr>
        <w:t>∼</w:t>
      </w:r>
      <w:r w:rsidRPr="00E60ED9">
        <w:t>), increase (</w:t>
      </w:r>
      <w:r w:rsidRPr="00E60ED9">
        <w:rPr>
          <w:rFonts w:ascii="Lucida Sans Unicode" w:hAnsi="Lucida Sans Unicode"/>
        </w:rPr>
        <w:t>↗</w:t>
      </w:r>
      <w:r w:rsidRPr="00E60ED9">
        <w:t>), strong increase (</w:t>
      </w:r>
      <w:r w:rsidRPr="00E60ED9">
        <w:rPr>
          <w:rFonts w:ascii="Lucida Sans Unicode" w:hAnsi="Lucida Sans Unicode"/>
        </w:rPr>
        <w:t>↑</w:t>
      </w:r>
      <w:r w:rsidRPr="00E60ED9">
        <w:t>).</w:t>
      </w:r>
    </w:p>
    <w:p w14:paraId="583BA5E3" w14:textId="77777777" w:rsidR="007F257B" w:rsidRPr="00E60ED9" w:rsidRDefault="00FF3C28">
      <w:pPr>
        <w:pStyle w:val="Textkrper"/>
        <w:spacing w:before="151" w:line="201" w:lineRule="auto"/>
        <w:ind w:left="112" w:right="610"/>
        <w:jc w:val="both"/>
      </w:pPr>
      <w:r w:rsidRPr="00E60ED9">
        <w:t>Table 4:</w:t>
      </w:r>
      <w:r w:rsidRPr="00E60ED9">
        <w:rPr>
          <w:spacing w:val="40"/>
        </w:rPr>
        <w:t xml:space="preserve"> </w:t>
      </w:r>
      <w:r w:rsidRPr="00E60ED9">
        <w:t xml:space="preserve">LNG import volumes from regions to Europe 2040 in the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4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4"/>
        </w:rPr>
        <w:t xml:space="preserve"> </w:t>
      </w:r>
      <w:r w:rsidRPr="00E60ED9">
        <w:rPr>
          <w:rFonts w:ascii="Euclid"/>
          <w:i/>
        </w:rPr>
        <w:t xml:space="preserve">Demand </w:t>
      </w:r>
      <w:r w:rsidRPr="00E60ED9">
        <w:t xml:space="preserve">scenario and cases in </w:t>
      </w:r>
      <w:del w:id="750" w:author="Author" w:date="2024-02-01T10:43:00Z">
        <w:r w:rsidR="00581875">
          <w:delText>billion</w:delText>
        </w:r>
      </w:del>
      <w:ins w:id="751" w:author="Author" w:date="2024-02-01T10:43:00Z">
        <w:r w:rsidRPr="00E60ED9">
          <w:t>billion</w:t>
        </w:r>
        <w:r w:rsidR="002D6C42">
          <w:t>s</w:t>
        </w:r>
      </w:ins>
      <w:r w:rsidRPr="00E60ED9">
        <w:t xml:space="preserve"> of MMBtu.</w:t>
      </w:r>
    </w:p>
    <w:p w14:paraId="0357D0E2" w14:textId="77777777" w:rsidR="007F257B" w:rsidRPr="00E60ED9" w:rsidRDefault="00FF3C28">
      <w:pPr>
        <w:spacing w:before="234"/>
        <w:ind w:left="450"/>
      </w:pPr>
      <w:r w:rsidRPr="00E60ED9">
        <w:rPr>
          <w:spacing w:val="-4"/>
        </w:rPr>
        <w:t>The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results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for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2"/>
        </w:rPr>
        <w:t xml:space="preserve"> </w:t>
      </w:r>
      <w:r w:rsidRPr="00E60ED9">
        <w:rPr>
          <w:rFonts w:ascii="Euclid"/>
          <w:i/>
          <w:spacing w:val="-4"/>
        </w:rPr>
        <w:t>Persisting</w:t>
      </w:r>
      <w:r w:rsidRPr="00E60ED9">
        <w:rPr>
          <w:rFonts w:ascii="Euclid"/>
          <w:i/>
          <w:spacing w:val="-13"/>
        </w:rPr>
        <w:t xml:space="preserve"> </w:t>
      </w:r>
      <w:r w:rsidRPr="00E60ED9">
        <w:rPr>
          <w:rFonts w:ascii="Euclid"/>
          <w:i/>
          <w:spacing w:val="-4"/>
        </w:rPr>
        <w:t>Fossil</w:t>
      </w:r>
      <w:r w:rsidRPr="00E60ED9">
        <w:rPr>
          <w:rFonts w:ascii="Euclid"/>
          <w:i/>
          <w:spacing w:val="-12"/>
        </w:rPr>
        <w:t xml:space="preserve"> </w:t>
      </w:r>
      <w:r w:rsidRPr="00E60ED9">
        <w:rPr>
          <w:rFonts w:ascii="Euclid"/>
          <w:i/>
          <w:spacing w:val="-4"/>
        </w:rPr>
        <w:t>Demand</w:t>
      </w:r>
      <w:r w:rsidRPr="00E60ED9">
        <w:rPr>
          <w:rFonts w:ascii="Euclid"/>
          <w:i/>
          <w:spacing w:val="5"/>
        </w:rPr>
        <w:t xml:space="preserve"> </w:t>
      </w:r>
      <w:r w:rsidRPr="00E60ED9">
        <w:rPr>
          <w:spacing w:val="-4"/>
        </w:rPr>
        <w:t>scenario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Table</w:t>
      </w:r>
      <w:r w:rsidRPr="00E60ED9">
        <w:rPr>
          <w:spacing w:val="-2"/>
        </w:rPr>
        <w:t xml:space="preserve"> </w:t>
      </w:r>
      <w:hyperlink w:anchor="_bookmark32" w:history="1">
        <w:r w:rsidRPr="00E60ED9">
          <w:rPr>
            <w:spacing w:val="-4"/>
          </w:rPr>
          <w:t>4</w:t>
        </w:r>
      </w:hyperlink>
      <w:r w:rsidRPr="00E60ED9">
        <w:rPr>
          <w:spacing w:val="-2"/>
        </w:rPr>
        <w:t xml:space="preserve"> </w:t>
      </w:r>
      <w:del w:id="752" w:author="Author" w:date="2024-02-01T10:43:00Z">
        <w:r w:rsidR="00581875">
          <w:rPr>
            <w:spacing w:val="-4"/>
          </w:rPr>
          <w:delText>reveal</w:delText>
        </w:r>
      </w:del>
      <w:ins w:id="753" w:author="Author" w:date="2024-02-01T10:43:00Z">
        <w:r w:rsidR="000255FD">
          <w:rPr>
            <w:spacing w:val="-4"/>
          </w:rPr>
          <w:t>indicate</w:t>
        </w:r>
      </w:ins>
      <w:r w:rsidR="000255FD" w:rsidRPr="00E60ED9">
        <w:rPr>
          <w:spacing w:val="-2"/>
        </w:rPr>
        <w:t xml:space="preserve"> </w:t>
      </w:r>
      <w:r w:rsidRPr="00E60ED9">
        <w:rPr>
          <w:spacing w:val="-4"/>
        </w:rPr>
        <w:t>at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least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two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interesting</w:t>
      </w:r>
      <w:r w:rsidRPr="00E60ED9">
        <w:rPr>
          <w:spacing w:val="-2"/>
        </w:rPr>
        <w:t xml:space="preserve"> </w:t>
      </w:r>
      <w:r w:rsidRPr="00E60ED9">
        <w:rPr>
          <w:spacing w:val="-4"/>
        </w:rPr>
        <w:t>insights:</w:t>
      </w:r>
    </w:p>
    <w:p w14:paraId="5AF5124A" w14:textId="77777777" w:rsidR="007F257B" w:rsidRPr="00E60ED9" w:rsidRDefault="00FF3C28" w:rsidP="003741D5">
      <w:pPr>
        <w:pStyle w:val="Listenabsatz"/>
        <w:numPr>
          <w:ilvl w:val="0"/>
          <w:numId w:val="5"/>
        </w:numPr>
        <w:tabs>
          <w:tab w:val="left" w:pos="657"/>
        </w:tabs>
        <w:spacing w:before="192" w:line="204" w:lineRule="auto"/>
        <w:ind w:right="608"/>
      </w:pPr>
      <w:r w:rsidRPr="00E60ED9">
        <w:t>There are no clear trends for LNG imports for the different regions.</w:t>
      </w:r>
      <w:r w:rsidRPr="00E60ED9">
        <w:rPr>
          <w:spacing w:val="40"/>
        </w:rPr>
        <w:t xml:space="preserve"> </w:t>
      </w:r>
      <w:r w:rsidRPr="00E60ED9">
        <w:t xml:space="preserve">Rather, volumes </w:t>
      </w:r>
      <w:ins w:id="754" w:author="Author" w:date="2024-02-01T10:43:00Z">
        <w:r w:rsidR="000255FD">
          <w:t xml:space="preserve">substantially </w:t>
        </w:r>
      </w:ins>
      <w:r w:rsidRPr="00E60ED9">
        <w:t>fluctuate</w:t>
      </w:r>
      <w:del w:id="755" w:author="Author" w:date="2024-02-01T10:43:00Z">
        <w:r w:rsidR="00581875">
          <w:delText xml:space="preserve"> significantly</w:delText>
        </w:r>
      </w:del>
      <w:r w:rsidRPr="003741D5">
        <w:t xml:space="preserve"> </w:t>
      </w:r>
      <w:r w:rsidRPr="00E60ED9">
        <w:t>for</w:t>
      </w:r>
      <w:r w:rsidRPr="00E60ED9">
        <w:rPr>
          <w:spacing w:val="-1"/>
        </w:rPr>
        <w:t xml:space="preserve"> </w:t>
      </w:r>
      <w:r w:rsidRPr="00E60ED9">
        <w:t>most</w:t>
      </w:r>
      <w:r w:rsidRPr="00E60ED9">
        <w:rPr>
          <w:spacing w:val="-1"/>
        </w:rPr>
        <w:t xml:space="preserve"> </w:t>
      </w:r>
      <w:r w:rsidRPr="00E60ED9">
        <w:t>exporters</w:t>
      </w:r>
      <w:r w:rsidRPr="00E60ED9">
        <w:rPr>
          <w:spacing w:val="-1"/>
        </w:rPr>
        <w:t xml:space="preserve"> </w:t>
      </w:r>
      <w:r w:rsidRPr="00E60ED9">
        <w:t>(both</w:t>
      </w:r>
      <w:r w:rsidRPr="00E60ED9">
        <w:rPr>
          <w:spacing w:val="-1"/>
        </w:rPr>
        <w:t xml:space="preserve"> </w:t>
      </w:r>
      <w:r w:rsidRPr="00E60ED9">
        <w:t>in</w:t>
      </w:r>
      <w:r w:rsidRPr="00E60ED9">
        <w:rPr>
          <w:spacing w:val="-1"/>
        </w:rPr>
        <w:t xml:space="preserve"> </w:t>
      </w:r>
      <w:r w:rsidRPr="00E60ED9">
        <w:t>absolute</w:t>
      </w:r>
      <w:r w:rsidRPr="00E60ED9">
        <w:rPr>
          <w:spacing w:val="-1"/>
        </w:rPr>
        <w:t xml:space="preserve"> </w:t>
      </w:r>
      <w:r w:rsidRPr="00E60ED9">
        <w:t>terms</w:t>
      </w:r>
      <w:r w:rsidRPr="00E60ED9">
        <w:rPr>
          <w:spacing w:val="-1"/>
        </w:rPr>
        <w:t xml:space="preserve"> </w:t>
      </w:r>
      <w:r w:rsidRPr="00E60ED9">
        <w:t>and</w:t>
      </w:r>
      <w:r w:rsidRPr="00E60ED9">
        <w:rPr>
          <w:spacing w:val="-1"/>
        </w:rPr>
        <w:t xml:space="preserve"> </w:t>
      </w:r>
      <w:r w:rsidRPr="00E60ED9">
        <w:t>also</w:t>
      </w:r>
      <w:r w:rsidRPr="00E60ED9">
        <w:rPr>
          <w:spacing w:val="-1"/>
        </w:rPr>
        <w:t xml:space="preserve"> </w:t>
      </w:r>
      <w:r w:rsidRPr="00E60ED9">
        <w:t>relative</w:t>
      </w:r>
      <w:r w:rsidRPr="00E60ED9">
        <w:rPr>
          <w:spacing w:val="-1"/>
        </w:rPr>
        <w:t xml:space="preserve"> </w:t>
      </w:r>
      <w:r w:rsidRPr="00E60ED9">
        <w:t>to</w:t>
      </w:r>
      <w:r w:rsidRPr="00E60ED9">
        <w:rPr>
          <w:spacing w:val="-1"/>
        </w:rPr>
        <w:t xml:space="preserve"> </w:t>
      </w:r>
      <w:r w:rsidRPr="00E60ED9">
        <w:t>the</w:t>
      </w:r>
      <w:r w:rsidRPr="00E60ED9">
        <w:rPr>
          <w:spacing w:val="-1"/>
        </w:rPr>
        <w:t xml:space="preserve"> </w:t>
      </w:r>
      <w:r w:rsidRPr="00E60ED9">
        <w:rPr>
          <w:rFonts w:ascii="Euclid" w:hAnsi="Euclid"/>
          <w:i/>
        </w:rPr>
        <w:t>Net</w:t>
      </w:r>
      <w:r w:rsidRPr="00E60ED9">
        <w:rPr>
          <w:rFonts w:ascii="Euclid" w:hAnsi="Euclid"/>
          <w:i/>
          <w:spacing w:val="-16"/>
        </w:rPr>
        <w:t xml:space="preserve"> </w:t>
      </w:r>
      <w:r w:rsidRPr="00E60ED9">
        <w:rPr>
          <w:rFonts w:ascii="Euclid" w:hAnsi="Euclid"/>
          <w:i/>
        </w:rPr>
        <w:t>Zero</w:t>
      </w:r>
      <w:r w:rsidRPr="00E60ED9">
        <w:rPr>
          <w:rFonts w:ascii="Euclid" w:hAnsi="Euclid"/>
          <w:i/>
          <w:spacing w:val="-10"/>
        </w:rPr>
        <w:t xml:space="preserve"> </w:t>
      </w:r>
      <w:r w:rsidRPr="00E60ED9">
        <w:t>scenario and its cases).</w:t>
      </w:r>
    </w:p>
    <w:p w14:paraId="06CB96D3" w14:textId="77777777" w:rsidR="007F257B" w:rsidRPr="00E60ED9" w:rsidRDefault="00FF3C28" w:rsidP="003741D5">
      <w:pPr>
        <w:pStyle w:val="Listenabsatz"/>
        <w:numPr>
          <w:ilvl w:val="0"/>
          <w:numId w:val="5"/>
        </w:numPr>
        <w:tabs>
          <w:tab w:val="left" w:pos="657"/>
        </w:tabs>
        <w:spacing w:before="178" w:line="237" w:lineRule="auto"/>
        <w:ind w:right="609"/>
      </w:pPr>
      <w:r w:rsidRPr="00E60ED9">
        <w:t>However,</w:t>
      </w:r>
      <w:r w:rsidRPr="00E60ED9">
        <w:rPr>
          <w:spacing w:val="-9"/>
        </w:rPr>
        <w:t xml:space="preserve"> </w:t>
      </w:r>
      <w:r w:rsidRPr="00E60ED9">
        <w:t>in</w:t>
      </w:r>
      <w:r w:rsidRPr="00E60ED9">
        <w:rPr>
          <w:spacing w:val="-9"/>
        </w:rPr>
        <w:t xml:space="preserve"> </w:t>
      </w:r>
      <w:r w:rsidRPr="00E60ED9">
        <w:t>imports</w:t>
      </w:r>
      <w:r w:rsidRPr="00E60ED9">
        <w:rPr>
          <w:spacing w:val="-9"/>
        </w:rPr>
        <w:t xml:space="preserve"> </w:t>
      </w:r>
      <w:r w:rsidRPr="00E60ED9">
        <w:t>to</w:t>
      </w:r>
      <w:r w:rsidRPr="00E60ED9">
        <w:rPr>
          <w:spacing w:val="-9"/>
        </w:rPr>
        <w:t xml:space="preserve"> </w:t>
      </w:r>
      <w:r w:rsidRPr="00E60ED9">
        <w:t>Europe</w:t>
      </w:r>
      <w:r w:rsidRPr="00E60ED9">
        <w:rPr>
          <w:spacing w:val="-9"/>
        </w:rPr>
        <w:t xml:space="preserve"> </w:t>
      </w:r>
      <w:r w:rsidRPr="00E60ED9">
        <w:t>from</w:t>
      </w:r>
      <w:r w:rsidRPr="00E60ED9">
        <w:rPr>
          <w:spacing w:val="-9"/>
        </w:rPr>
        <w:t xml:space="preserve"> </w:t>
      </w:r>
      <w:r w:rsidRPr="00E60ED9">
        <w:t>the</w:t>
      </w:r>
      <w:r w:rsidRPr="00E60ED9">
        <w:rPr>
          <w:spacing w:val="-9"/>
        </w:rPr>
        <w:t xml:space="preserve"> </w:t>
      </w:r>
      <w:r w:rsidRPr="00E60ED9">
        <w:t>USA,</w:t>
      </w:r>
      <w:r w:rsidRPr="00E60ED9">
        <w:rPr>
          <w:spacing w:val="-9"/>
        </w:rPr>
        <w:t xml:space="preserve"> </w:t>
      </w:r>
      <w:r w:rsidRPr="00E60ED9">
        <w:t>a</w:t>
      </w:r>
      <w:r w:rsidRPr="00E60ED9">
        <w:rPr>
          <w:spacing w:val="-9"/>
        </w:rPr>
        <w:t xml:space="preserve"> </w:t>
      </w:r>
      <w:r w:rsidRPr="00E60ED9">
        <w:t>consistent</w:t>
      </w:r>
      <w:r w:rsidRPr="00E60ED9">
        <w:rPr>
          <w:spacing w:val="-9"/>
        </w:rPr>
        <w:t xml:space="preserve"> </w:t>
      </w:r>
      <w:r w:rsidRPr="00E60ED9">
        <w:t>trend</w:t>
      </w:r>
      <w:r w:rsidRPr="00E60ED9">
        <w:rPr>
          <w:spacing w:val="-9"/>
        </w:rPr>
        <w:t xml:space="preserve"> </w:t>
      </w:r>
      <w:r w:rsidRPr="00E60ED9">
        <w:t>emerges:</w:t>
      </w:r>
      <w:r w:rsidR="000255FD">
        <w:t xml:space="preserve"> </w:t>
      </w:r>
      <w:ins w:id="756" w:author="Author" w:date="2024-02-01T10:43:00Z">
        <w:r w:rsidR="000255FD">
          <w:t>the</w:t>
        </w:r>
        <w:r w:rsidRPr="00E60ED9">
          <w:t xml:space="preserve"> </w:t>
        </w:r>
      </w:ins>
      <w:r w:rsidRPr="00E60ED9">
        <w:t>quantities</w:t>
      </w:r>
      <w:r w:rsidRPr="00E60ED9">
        <w:rPr>
          <w:spacing w:val="-9"/>
        </w:rPr>
        <w:t xml:space="preserve"> </w:t>
      </w:r>
      <w:r w:rsidRPr="00E60ED9">
        <w:t>remain</w:t>
      </w:r>
      <w:r w:rsidRPr="00E60ED9">
        <w:rPr>
          <w:spacing w:val="-9"/>
        </w:rPr>
        <w:t xml:space="preserve"> </w:t>
      </w:r>
      <w:del w:id="757" w:author="Author" w:date="2024-02-01T10:43:00Z">
        <w:r w:rsidR="00581875">
          <w:delText>rela- tively</w:delText>
        </w:r>
      </w:del>
      <w:ins w:id="758" w:author="Author" w:date="2024-02-01T10:43:00Z">
        <w:r w:rsidRPr="00E60ED9">
          <w:t>relatively</w:t>
        </w:r>
      </w:ins>
      <w:r w:rsidRPr="00E60ED9">
        <w:t xml:space="preserve"> constant across all cases.</w:t>
      </w:r>
    </w:p>
    <w:p w14:paraId="4B65CC62" w14:textId="77777777" w:rsidR="007F257B" w:rsidRPr="00E60ED9" w:rsidRDefault="00FF3C28">
      <w:pPr>
        <w:pStyle w:val="Textkrper"/>
        <w:spacing w:before="251" w:line="194" w:lineRule="auto"/>
        <w:ind w:left="112" w:right="608" w:firstLine="338"/>
        <w:jc w:val="both"/>
      </w:pPr>
      <w:r w:rsidRPr="00E60ED9">
        <w:t>The</w:t>
      </w:r>
      <w:r w:rsidRPr="00E60ED9">
        <w:rPr>
          <w:spacing w:val="17"/>
        </w:rPr>
        <w:t xml:space="preserve"> </w:t>
      </w:r>
      <w:r w:rsidRPr="00E60ED9">
        <w:t>average</w:t>
      </w:r>
      <w:r w:rsidRPr="00E60ED9">
        <w:rPr>
          <w:spacing w:val="17"/>
        </w:rPr>
        <w:t xml:space="preserve"> </w:t>
      </w:r>
      <w:r w:rsidRPr="00E60ED9">
        <w:t>and</w:t>
      </w:r>
      <w:r w:rsidRPr="00E60ED9">
        <w:rPr>
          <w:spacing w:val="17"/>
        </w:rPr>
        <w:t xml:space="preserve"> </w:t>
      </w:r>
      <w:r w:rsidRPr="00E60ED9">
        <w:t>marginal</w:t>
      </w:r>
      <w:r w:rsidRPr="00E60ED9">
        <w:rPr>
          <w:spacing w:val="17"/>
        </w:rPr>
        <w:t xml:space="preserve"> </w:t>
      </w:r>
      <w:r w:rsidRPr="00E60ED9">
        <w:t>supply</w:t>
      </w:r>
      <w:r w:rsidRPr="00E60ED9">
        <w:rPr>
          <w:spacing w:val="17"/>
        </w:rPr>
        <w:t xml:space="preserve"> </w:t>
      </w:r>
      <w:r w:rsidRPr="00E60ED9">
        <w:t>costs</w:t>
      </w:r>
      <w:r w:rsidRPr="00E60ED9">
        <w:rPr>
          <w:spacing w:val="17"/>
        </w:rPr>
        <w:t xml:space="preserve"> </w:t>
      </w:r>
      <w:r w:rsidRPr="00E60ED9">
        <w:t>to</w:t>
      </w:r>
      <w:r w:rsidRPr="00E60ED9">
        <w:rPr>
          <w:spacing w:val="17"/>
        </w:rPr>
        <w:t xml:space="preserve"> </w:t>
      </w:r>
      <w:r w:rsidRPr="00E60ED9">
        <w:t>Europe</w:t>
      </w:r>
      <w:r w:rsidRPr="00E60ED9">
        <w:rPr>
          <w:spacing w:val="17"/>
        </w:rPr>
        <w:t xml:space="preserve"> </w:t>
      </w:r>
      <w:r w:rsidRPr="00E60ED9">
        <w:t>for</w:t>
      </w:r>
      <w:r w:rsidRPr="00E60ED9">
        <w:rPr>
          <w:spacing w:val="17"/>
        </w:rPr>
        <w:t xml:space="preserve"> </w:t>
      </w:r>
      <w:r w:rsidRPr="00E60ED9">
        <w:t>both</w:t>
      </w:r>
      <w:r w:rsidRPr="00E60ED9">
        <w:rPr>
          <w:spacing w:val="17"/>
        </w:rPr>
        <w:t xml:space="preserve"> </w:t>
      </w:r>
      <w:r w:rsidRPr="00E60ED9">
        <w:t>scenarios</w:t>
      </w:r>
      <w:r w:rsidRPr="00E60ED9">
        <w:rPr>
          <w:spacing w:val="17"/>
        </w:rPr>
        <w:t xml:space="preserve"> </w:t>
      </w:r>
      <w:r w:rsidRPr="00E60ED9">
        <w:t>and</w:t>
      </w:r>
      <w:r w:rsidRPr="00E60ED9">
        <w:rPr>
          <w:spacing w:val="17"/>
        </w:rPr>
        <w:t xml:space="preserve"> </w:t>
      </w:r>
      <w:r w:rsidRPr="00E60ED9">
        <w:t>all</w:t>
      </w:r>
      <w:r w:rsidRPr="00E60ED9">
        <w:rPr>
          <w:spacing w:val="17"/>
        </w:rPr>
        <w:t xml:space="preserve"> </w:t>
      </w:r>
      <w:r w:rsidRPr="00E60ED9">
        <w:t>cases</w:t>
      </w:r>
      <w:r w:rsidRPr="00E60ED9">
        <w:rPr>
          <w:spacing w:val="17"/>
        </w:rPr>
        <w:t xml:space="preserve"> </w:t>
      </w:r>
      <w:r w:rsidRPr="00E60ED9">
        <w:t>are</w:t>
      </w:r>
      <w:r w:rsidRPr="00E60ED9">
        <w:rPr>
          <w:spacing w:val="17"/>
        </w:rPr>
        <w:t xml:space="preserve"> </w:t>
      </w:r>
      <w:del w:id="759" w:author="Author" w:date="2024-02-01T10:43:00Z">
        <w:r w:rsidR="00581875">
          <w:delText>illustrated</w:delText>
        </w:r>
      </w:del>
      <w:ins w:id="760" w:author="Author" w:date="2024-02-01T10:43:00Z">
        <w:r w:rsidR="000255FD">
          <w:t>presented</w:t>
        </w:r>
      </w:ins>
      <w:r w:rsidR="000255FD" w:rsidRPr="00E60ED9">
        <w:t xml:space="preserve"> </w:t>
      </w:r>
      <w:r w:rsidRPr="00E60ED9">
        <w:t xml:space="preserve">in Figure </w:t>
      </w:r>
      <w:hyperlink w:anchor="_bookmark33" w:history="1">
        <w:r w:rsidRPr="00E60ED9">
          <w:t>6.</w:t>
        </w:r>
      </w:hyperlink>
      <w:r w:rsidRPr="00E60ED9">
        <w:rPr>
          <w:spacing w:val="40"/>
        </w:rPr>
        <w:t xml:space="preserve"> </w:t>
      </w:r>
      <w:r w:rsidRPr="00E60ED9">
        <w:t xml:space="preserve">The results of the </w:t>
      </w:r>
      <w:r w:rsidRPr="00E60ED9">
        <w:rPr>
          <w:rFonts w:ascii="Euclid"/>
          <w:i/>
        </w:rPr>
        <w:t xml:space="preserve">Net Zero </w:t>
      </w:r>
      <w:r w:rsidRPr="00E60ED9">
        <w:t xml:space="preserve">scenario are </w:t>
      </w:r>
      <w:del w:id="761" w:author="Author" w:date="2024-02-01T10:43:00Z">
        <w:r w:rsidR="00581875">
          <w:delText>shown as</w:delText>
        </w:r>
      </w:del>
      <w:ins w:id="762" w:author="Author" w:date="2024-02-01T10:43:00Z">
        <w:r w:rsidR="000255FD">
          <w:t>denoted by</w:t>
        </w:r>
      </w:ins>
      <w:r w:rsidR="000255FD" w:rsidRPr="00E60ED9">
        <w:t xml:space="preserve"> </w:t>
      </w:r>
      <w:r w:rsidRPr="00E60ED9">
        <w:t xml:space="preserve">solid lines, </w:t>
      </w:r>
      <w:del w:id="763" w:author="Author" w:date="2024-02-01T10:43:00Z">
        <w:r w:rsidR="00581875">
          <w:delText>while</w:delText>
        </w:r>
      </w:del>
      <w:ins w:id="764" w:author="Author" w:date="2024-02-01T10:43:00Z">
        <w:r w:rsidRPr="00E60ED9">
          <w:t>whe</w:t>
        </w:r>
        <w:r w:rsidR="000255FD">
          <w:t>reas</w:t>
        </w:r>
      </w:ins>
      <w:r w:rsidRPr="00E60ED9">
        <w:t xml:space="preserve"> the results of the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10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10"/>
        </w:rPr>
        <w:t xml:space="preserve"> </w:t>
      </w:r>
      <w:r w:rsidRPr="00E60ED9">
        <w:rPr>
          <w:rFonts w:ascii="Euclid"/>
          <w:i/>
        </w:rPr>
        <w:t xml:space="preserve">Demand </w:t>
      </w:r>
      <w:r w:rsidRPr="00E60ED9">
        <w:t xml:space="preserve">scenario are </w:t>
      </w:r>
      <w:del w:id="765" w:author="Author" w:date="2024-02-01T10:43:00Z">
        <w:r w:rsidR="00581875">
          <w:delText>as</w:delText>
        </w:r>
      </w:del>
      <w:ins w:id="766" w:author="Author" w:date="2024-02-01T10:43:00Z">
        <w:r w:rsidR="000255FD">
          <w:t>denoted by</w:t>
        </w:r>
      </w:ins>
      <w:r w:rsidR="000255FD" w:rsidRPr="00E60ED9">
        <w:t xml:space="preserve"> </w:t>
      </w:r>
      <w:r w:rsidRPr="00E60ED9">
        <w:t>dashed lines.</w:t>
      </w:r>
      <w:r w:rsidRPr="00E60ED9">
        <w:rPr>
          <w:spacing w:val="40"/>
        </w:rPr>
        <w:t xml:space="preserve"> </w:t>
      </w:r>
      <w:r w:rsidRPr="00E60ED9">
        <w:t>The highest average supply costs to Europe in 2040</w:t>
      </w:r>
      <w:r w:rsidRPr="00E60ED9">
        <w:rPr>
          <w:spacing w:val="19"/>
        </w:rPr>
        <w:t xml:space="preserve"> </w:t>
      </w:r>
      <w:r w:rsidRPr="00E60ED9">
        <w:t>are</w:t>
      </w:r>
      <w:r w:rsidRPr="00E60ED9">
        <w:rPr>
          <w:spacing w:val="19"/>
        </w:rPr>
        <w:t xml:space="preserve"> </w:t>
      </w:r>
      <w:r w:rsidRPr="00E60ED9">
        <w:t>reached</w:t>
      </w:r>
      <w:r w:rsidRPr="00E60ED9">
        <w:rPr>
          <w:spacing w:val="19"/>
        </w:rPr>
        <w:t xml:space="preserve"> </w:t>
      </w:r>
      <w:r w:rsidRPr="00E60ED9">
        <w:t>in</w:t>
      </w:r>
      <w:r w:rsidRPr="00E60ED9">
        <w:rPr>
          <w:spacing w:val="19"/>
        </w:rPr>
        <w:t xml:space="preserve"> </w:t>
      </w:r>
      <w:r w:rsidRPr="00E60ED9">
        <w:t>the</w:t>
      </w:r>
      <w:r w:rsidRPr="00E60ED9">
        <w:rPr>
          <w:spacing w:val="19"/>
        </w:rPr>
        <w:t xml:space="preserve"> </w:t>
      </w:r>
      <w:r w:rsidRPr="00E60ED9">
        <w:t>case</w:t>
      </w:r>
      <w:r w:rsidRPr="00E60ED9">
        <w:rPr>
          <w:spacing w:val="19"/>
        </w:rPr>
        <w:t xml:space="preserve"> </w:t>
      </w:r>
      <w:r w:rsidRPr="00E60ED9">
        <w:t>where</w:t>
      </w:r>
      <w:r w:rsidRPr="00E60ED9">
        <w:rPr>
          <w:spacing w:val="19"/>
        </w:rPr>
        <w:t xml:space="preserve"> </w:t>
      </w:r>
      <w:r w:rsidRPr="00E60ED9">
        <w:t>no</w:t>
      </w:r>
      <w:r w:rsidRPr="00E60ED9">
        <w:rPr>
          <w:spacing w:val="19"/>
        </w:rPr>
        <w:t xml:space="preserve"> </w:t>
      </w:r>
      <w:r w:rsidRPr="00E60ED9">
        <w:t>exports</w:t>
      </w:r>
      <w:r w:rsidRPr="00E60ED9">
        <w:rPr>
          <w:spacing w:val="20"/>
        </w:rPr>
        <w:t xml:space="preserve"> </w:t>
      </w:r>
      <w:r w:rsidRPr="00E60ED9">
        <w:t>from</w:t>
      </w:r>
      <w:r w:rsidRPr="00E60ED9">
        <w:rPr>
          <w:spacing w:val="19"/>
        </w:rPr>
        <w:t xml:space="preserve"> </w:t>
      </w:r>
      <w:r w:rsidRPr="00E60ED9">
        <w:t>Africa</w:t>
      </w:r>
      <w:r w:rsidRPr="00E60ED9">
        <w:rPr>
          <w:spacing w:val="19"/>
        </w:rPr>
        <w:t xml:space="preserve"> </w:t>
      </w:r>
      <w:r w:rsidRPr="00E60ED9">
        <w:t>are</w:t>
      </w:r>
      <w:r w:rsidRPr="00E60ED9">
        <w:rPr>
          <w:spacing w:val="19"/>
        </w:rPr>
        <w:t xml:space="preserve"> </w:t>
      </w:r>
      <w:r w:rsidRPr="00E60ED9">
        <w:t>permitted</w:t>
      </w:r>
      <w:r w:rsidRPr="00E60ED9">
        <w:rPr>
          <w:spacing w:val="19"/>
        </w:rPr>
        <w:t xml:space="preserve"> </w:t>
      </w:r>
      <w:r w:rsidRPr="00E60ED9">
        <w:t>for</w:t>
      </w:r>
      <w:r w:rsidRPr="00E60ED9">
        <w:rPr>
          <w:spacing w:val="19"/>
        </w:rPr>
        <w:t xml:space="preserve"> </w:t>
      </w:r>
      <w:r w:rsidRPr="00E60ED9">
        <w:t>both</w:t>
      </w:r>
      <w:r w:rsidRPr="00E60ED9">
        <w:rPr>
          <w:spacing w:val="19"/>
        </w:rPr>
        <w:t xml:space="preserve"> </w:t>
      </w:r>
      <w:r w:rsidRPr="00E60ED9">
        <w:t>scenarios.</w:t>
      </w:r>
      <w:r w:rsidRPr="00E60ED9">
        <w:rPr>
          <w:spacing w:val="74"/>
        </w:rPr>
        <w:t xml:space="preserve"> </w:t>
      </w:r>
      <w:r w:rsidRPr="00E60ED9">
        <w:t>In</w:t>
      </w:r>
      <w:r w:rsidRPr="00E60ED9">
        <w:rPr>
          <w:spacing w:val="19"/>
        </w:rPr>
        <w:t xml:space="preserve"> </w:t>
      </w:r>
      <w:r w:rsidRPr="00E60ED9">
        <w:rPr>
          <w:spacing w:val="-4"/>
        </w:rPr>
        <w:t>this</w:t>
      </w:r>
    </w:p>
    <w:p w14:paraId="1B5E9A21" w14:textId="77777777" w:rsidR="007F257B" w:rsidRPr="00E60ED9" w:rsidRDefault="00FF3C28">
      <w:pPr>
        <w:pStyle w:val="Textkrper"/>
        <w:spacing w:before="47" w:line="196" w:lineRule="auto"/>
        <w:ind w:left="112" w:right="608"/>
        <w:jc w:val="both"/>
      </w:pPr>
      <w:proofErr w:type="gramStart"/>
      <w:r w:rsidRPr="00E60ED9">
        <w:t>specific</w:t>
      </w:r>
      <w:proofErr w:type="gramEnd"/>
      <w:r w:rsidRPr="00E60ED9">
        <w:rPr>
          <w:spacing w:val="-14"/>
        </w:rPr>
        <w:t xml:space="preserve"> </w:t>
      </w:r>
      <w:r w:rsidRPr="00E60ED9">
        <w:t>case,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average</w:t>
      </w:r>
      <w:r w:rsidRPr="00E60ED9">
        <w:rPr>
          <w:spacing w:val="-9"/>
        </w:rPr>
        <w:t xml:space="preserve"> </w:t>
      </w:r>
      <w:r w:rsidRPr="00E60ED9">
        <w:t>costs</w:t>
      </w:r>
      <w:r w:rsidRPr="00E60ED9">
        <w:rPr>
          <w:spacing w:val="-5"/>
        </w:rPr>
        <w:t xml:space="preserve"> </w:t>
      </w:r>
      <w:r w:rsidRPr="00E60ED9">
        <w:t>of</w:t>
      </w:r>
      <w:r w:rsidRPr="00E60ED9">
        <w:rPr>
          <w:spacing w:val="-5"/>
        </w:rPr>
        <w:t xml:space="preserve"> </w:t>
      </w:r>
      <w:r w:rsidRPr="00E60ED9">
        <w:t>supply</w:t>
      </w:r>
      <w:r w:rsidRPr="00E60ED9">
        <w:rPr>
          <w:spacing w:val="-5"/>
        </w:rPr>
        <w:t xml:space="preserve"> </w:t>
      </w:r>
      <w:r w:rsidRPr="00E60ED9">
        <w:t>(see</w:t>
      </w:r>
      <w:r w:rsidRPr="00E60ED9">
        <w:rPr>
          <w:spacing w:val="-5"/>
        </w:rPr>
        <w:t xml:space="preserve"> </w:t>
      </w:r>
      <w:r w:rsidRPr="00E60ED9">
        <w:t>Figure</w:t>
      </w:r>
      <w:r w:rsidRPr="00E60ED9">
        <w:rPr>
          <w:spacing w:val="-5"/>
        </w:rPr>
        <w:t xml:space="preserve"> </w:t>
      </w:r>
      <w:hyperlink w:anchor="_bookmark33" w:history="1">
        <w:r w:rsidRPr="00E60ED9">
          <w:t>6a)</w:t>
        </w:r>
      </w:hyperlink>
      <w:r w:rsidRPr="00E60ED9">
        <w:rPr>
          <w:spacing w:val="-5"/>
        </w:rPr>
        <w:t xml:space="preserve"> </w:t>
      </w:r>
      <w:r w:rsidRPr="00E60ED9">
        <w:t>reach</w:t>
      </w:r>
      <w:r w:rsidRPr="00E60ED9">
        <w:rPr>
          <w:spacing w:val="-5"/>
        </w:rPr>
        <w:t xml:space="preserve"> </w:t>
      </w:r>
      <w:r w:rsidRPr="00E60ED9">
        <w:t>12</w:t>
      </w:r>
      <w:r w:rsidRPr="00E60ED9">
        <w:rPr>
          <w:rFonts w:ascii="Bookman Old Style"/>
          <w:i/>
        </w:rPr>
        <w:t>.</w:t>
      </w:r>
      <w:r w:rsidRPr="00E60ED9">
        <w:t>3</w:t>
      </w:r>
      <w:r w:rsidR="000255FD">
        <w:rPr>
          <w:spacing w:val="-14"/>
        </w:rPr>
        <w:t xml:space="preserve"> </w:t>
      </w:r>
      <w:del w:id="767" w:author="Author" w:date="2024-02-01T10:43:00Z">
        <w:r w:rsidR="00581875">
          <w:delText>$</w:delText>
        </w:r>
        <w:r w:rsidR="00581875">
          <w:rPr>
            <w:rFonts w:ascii="Bookman Old Style"/>
            <w:i/>
          </w:rPr>
          <w:delText>/</w:delText>
        </w:r>
        <w:r w:rsidR="00581875">
          <w:delText>MMBtu</w:delText>
        </w:r>
        <w:r w:rsidR="00581875">
          <w:rPr>
            <w:spacing w:val="-4"/>
          </w:rPr>
          <w:delText xml:space="preserve"> </w:delText>
        </w:r>
      </w:del>
      <w:r w:rsidRPr="00E60ED9">
        <w:t>and</w:t>
      </w:r>
      <w:r w:rsidRPr="00E60ED9">
        <w:rPr>
          <w:spacing w:val="-5"/>
        </w:rPr>
        <w:t xml:space="preserve"> </w:t>
      </w:r>
      <w:r w:rsidRPr="00E60ED9">
        <w:t>10</w:t>
      </w:r>
      <w:r w:rsidRPr="00E60ED9">
        <w:rPr>
          <w:rFonts w:ascii="Bookman Old Style"/>
          <w:i/>
        </w:rPr>
        <w:t>.</w:t>
      </w:r>
      <w:r w:rsidRPr="00E60ED9">
        <w:t>0</w:t>
      </w:r>
      <w:del w:id="768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$</w:t>
      </w:r>
      <w:r w:rsidRPr="00E60ED9">
        <w:rPr>
          <w:rFonts w:ascii="Bookman Old Style"/>
          <w:i/>
        </w:rPr>
        <w:t>/</w:t>
      </w:r>
      <w:r w:rsidRPr="00E60ED9">
        <w:t>MMBtu</w:t>
      </w:r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5"/>
        </w:rPr>
        <w:t xml:space="preserve"> </w:t>
      </w:r>
      <w:r w:rsidRPr="00E60ED9">
        <w:t xml:space="preserve">the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18"/>
        </w:rPr>
        <w:t xml:space="preserve"> </w:t>
      </w:r>
      <w:r w:rsidRPr="00E60ED9">
        <w:rPr>
          <w:rFonts w:ascii="Euclid"/>
          <w:i/>
        </w:rPr>
        <w:t>Demand</w:t>
      </w:r>
      <w:r w:rsidRPr="00E60ED9">
        <w:rPr>
          <w:rFonts w:ascii="Euclid"/>
          <w:i/>
          <w:spacing w:val="-18"/>
        </w:rPr>
        <w:t xml:space="preserve"> </w:t>
      </w:r>
      <w:r w:rsidRPr="00E60ED9">
        <w:t>and</w:t>
      </w:r>
      <w:r w:rsidRPr="00E60ED9">
        <w:rPr>
          <w:spacing w:val="-14"/>
        </w:rPr>
        <w:t xml:space="preserve">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>Zero</w:t>
      </w:r>
      <w:r w:rsidRPr="00E60ED9">
        <w:rPr>
          <w:rFonts w:ascii="Euclid"/>
          <w:i/>
          <w:spacing w:val="-18"/>
        </w:rPr>
        <w:t xml:space="preserve"> </w:t>
      </w:r>
      <w:r w:rsidRPr="00E60ED9">
        <w:t>scenarios,</w:t>
      </w:r>
      <w:r w:rsidRPr="00E60ED9">
        <w:rPr>
          <w:spacing w:val="-14"/>
        </w:rPr>
        <w:t xml:space="preserve"> </w:t>
      </w:r>
      <w:r w:rsidRPr="00E60ED9">
        <w:t>respectively.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results</w:t>
      </w:r>
      <w:r w:rsidRPr="00E60ED9">
        <w:rPr>
          <w:spacing w:val="-14"/>
        </w:rPr>
        <w:t xml:space="preserve"> </w:t>
      </w:r>
      <w:r w:rsidRPr="00E60ED9">
        <w:t>for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marginal</w:t>
      </w:r>
      <w:r w:rsidRPr="00E60ED9">
        <w:rPr>
          <w:spacing w:val="-14"/>
        </w:rPr>
        <w:t xml:space="preserve"> </w:t>
      </w:r>
      <w:r w:rsidRPr="00E60ED9">
        <w:t>supply</w:t>
      </w:r>
      <w:r w:rsidRPr="00E60ED9">
        <w:rPr>
          <w:spacing w:val="-14"/>
        </w:rPr>
        <w:t xml:space="preserve"> </w:t>
      </w:r>
      <w:r w:rsidRPr="00E60ED9">
        <w:t xml:space="preserve">costs </w:t>
      </w:r>
      <w:r w:rsidRPr="00E60ED9">
        <w:lastRenderedPageBreak/>
        <w:t>are</w:t>
      </w:r>
      <w:r w:rsidRPr="00E60ED9">
        <w:rPr>
          <w:spacing w:val="-14"/>
        </w:rPr>
        <w:t xml:space="preserve"> </w:t>
      </w:r>
      <w:r w:rsidRPr="00E60ED9">
        <w:t>similar:</w:t>
      </w:r>
      <w:r w:rsidRPr="00E60ED9">
        <w:rPr>
          <w:spacing w:val="-5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case</w:t>
      </w:r>
      <w:r w:rsidRPr="00E60ED9">
        <w:rPr>
          <w:spacing w:val="-14"/>
        </w:rPr>
        <w:t xml:space="preserve"> </w:t>
      </w:r>
      <w:r w:rsidRPr="00E60ED9">
        <w:t>where</w:t>
      </w:r>
      <w:r w:rsidRPr="00E60ED9">
        <w:rPr>
          <w:spacing w:val="-14"/>
        </w:rPr>
        <w:t xml:space="preserve"> </w:t>
      </w:r>
      <w:r w:rsidRPr="00E60ED9">
        <w:t>no</w:t>
      </w:r>
      <w:r w:rsidRPr="00E60ED9">
        <w:rPr>
          <w:spacing w:val="-13"/>
        </w:rPr>
        <w:t xml:space="preserve"> </w:t>
      </w:r>
      <w:r w:rsidRPr="00E60ED9">
        <w:t>exports</w:t>
      </w:r>
      <w:r w:rsidRPr="00E60ED9">
        <w:rPr>
          <w:spacing w:val="-14"/>
        </w:rPr>
        <w:t xml:space="preserve"> </w:t>
      </w:r>
      <w:r w:rsidRPr="00E60ED9">
        <w:t>from</w:t>
      </w:r>
      <w:r w:rsidRPr="00E60ED9">
        <w:rPr>
          <w:spacing w:val="-14"/>
        </w:rPr>
        <w:t xml:space="preserve"> </w:t>
      </w:r>
      <w:r w:rsidRPr="00E60ED9">
        <w:t>Africa</w:t>
      </w:r>
      <w:r w:rsidRPr="00E60ED9">
        <w:rPr>
          <w:spacing w:val="-14"/>
        </w:rPr>
        <w:t xml:space="preserve"> </w:t>
      </w:r>
      <w:r w:rsidRPr="00E60ED9">
        <w:t>are</w:t>
      </w:r>
      <w:r w:rsidRPr="00E60ED9">
        <w:rPr>
          <w:spacing w:val="-13"/>
        </w:rPr>
        <w:t xml:space="preserve"> </w:t>
      </w:r>
      <w:r w:rsidRPr="00E60ED9">
        <w:t>permitted</w:t>
      </w:r>
      <w:r w:rsidRPr="00E60ED9">
        <w:rPr>
          <w:spacing w:val="-14"/>
        </w:rPr>
        <w:t xml:space="preserve"> </w:t>
      </w:r>
      <w:r w:rsidRPr="00E60ED9">
        <w:t>leads</w:t>
      </w:r>
      <w:r w:rsidRPr="00E60ED9">
        <w:rPr>
          <w:spacing w:val="-14"/>
        </w:rPr>
        <w:t xml:space="preserve"> </w:t>
      </w:r>
      <w:r w:rsidRPr="00E60ED9">
        <w:t>to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most</w:t>
      </w:r>
      <w:r w:rsidRPr="00E60ED9">
        <w:rPr>
          <w:spacing w:val="-14"/>
        </w:rPr>
        <w:t xml:space="preserve"> </w:t>
      </w:r>
      <w:r w:rsidRPr="00E60ED9">
        <w:t>considerable</w:t>
      </w:r>
      <w:r w:rsidRPr="00E60ED9">
        <w:rPr>
          <w:spacing w:val="-14"/>
        </w:rPr>
        <w:t xml:space="preserve"> </w:t>
      </w:r>
      <w:r w:rsidRPr="00E60ED9">
        <w:t>increase. The</w:t>
      </w:r>
      <w:r w:rsidRPr="00E60ED9">
        <w:rPr>
          <w:spacing w:val="-14"/>
        </w:rPr>
        <w:t xml:space="preserve"> </w:t>
      </w:r>
      <w:r w:rsidRPr="00E60ED9">
        <w:t xml:space="preserve">marginal supply cost (see Figure </w:t>
      </w:r>
      <w:hyperlink w:anchor="_bookmark33" w:history="1">
        <w:r w:rsidRPr="00E60ED9">
          <w:t>6b)</w:t>
        </w:r>
      </w:hyperlink>
      <w:r w:rsidRPr="00E60ED9">
        <w:t xml:space="preserve"> reaches 13</w:t>
      </w:r>
      <w:r w:rsidRPr="00E60ED9">
        <w:rPr>
          <w:rFonts w:ascii="Bookman Old Style"/>
          <w:i/>
        </w:rPr>
        <w:t>.</w:t>
      </w:r>
      <w:r w:rsidRPr="00E60ED9">
        <w:t>6</w:t>
      </w:r>
      <w:r w:rsidR="005A1209">
        <w:rPr>
          <w:spacing w:val="-14"/>
        </w:rPr>
        <w:t xml:space="preserve"> </w:t>
      </w:r>
      <w:del w:id="769" w:author="Author" w:date="2024-02-01T10:43:00Z">
        <w:r w:rsidR="00581875">
          <w:delText>$</w:delText>
        </w:r>
        <w:r w:rsidR="00581875">
          <w:rPr>
            <w:rFonts w:ascii="Bookman Old Style"/>
            <w:i/>
          </w:rPr>
          <w:delText>/</w:delText>
        </w:r>
        <w:r w:rsidR="00581875">
          <w:delText xml:space="preserve">MMBtu </w:delText>
        </w:r>
      </w:del>
      <w:r w:rsidRPr="00E60ED9">
        <w:t>and 12</w:t>
      </w:r>
      <w:r w:rsidRPr="00E60ED9">
        <w:rPr>
          <w:rFonts w:ascii="Bookman Old Style"/>
          <w:i/>
        </w:rPr>
        <w:t>.</w:t>
      </w:r>
      <w:r w:rsidRPr="00E60ED9">
        <w:t>6</w:t>
      </w:r>
      <w:del w:id="770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$</w:t>
      </w:r>
      <w:r w:rsidRPr="00E60ED9">
        <w:rPr>
          <w:rFonts w:ascii="Bookman Old Style"/>
          <w:i/>
        </w:rPr>
        <w:t>/</w:t>
      </w:r>
      <w:r w:rsidRPr="00E60ED9">
        <w:t xml:space="preserve">MMBtu in the </w:t>
      </w:r>
      <w:r w:rsidRPr="00E60ED9">
        <w:rPr>
          <w:rFonts w:ascii="Euclid"/>
          <w:i/>
        </w:rPr>
        <w:t>Persisting Fossil</w:t>
      </w:r>
      <w:r w:rsidRPr="00E60ED9">
        <w:rPr>
          <w:rFonts w:ascii="Euclid"/>
          <w:i/>
          <w:spacing w:val="-7"/>
        </w:rPr>
        <w:t xml:space="preserve"> </w:t>
      </w:r>
      <w:r w:rsidRPr="00E60ED9">
        <w:rPr>
          <w:rFonts w:ascii="Euclid"/>
          <w:i/>
        </w:rPr>
        <w:t>Demand</w:t>
      </w:r>
      <w:r w:rsidRPr="00E60ED9">
        <w:rPr>
          <w:rFonts w:ascii="Euclid"/>
          <w:i/>
          <w:spacing w:val="6"/>
        </w:rPr>
        <w:t xml:space="preserve"> </w:t>
      </w:r>
      <w:r w:rsidRPr="00E60ED9">
        <w:t>and</w:t>
      </w:r>
      <w:r w:rsidRPr="00E60ED9">
        <w:rPr>
          <w:spacing w:val="8"/>
        </w:rPr>
        <w:t xml:space="preserve">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7"/>
        </w:rPr>
        <w:t xml:space="preserve"> </w:t>
      </w:r>
      <w:r w:rsidRPr="00E60ED9">
        <w:rPr>
          <w:rFonts w:ascii="Euclid"/>
          <w:i/>
        </w:rPr>
        <w:t xml:space="preserve">Zero </w:t>
      </w:r>
      <w:r w:rsidRPr="00E60ED9">
        <w:t>scenarios,</w:t>
      </w:r>
      <w:r w:rsidRPr="00E60ED9">
        <w:rPr>
          <w:spacing w:val="12"/>
        </w:rPr>
        <w:t xml:space="preserve"> </w:t>
      </w:r>
      <w:r w:rsidRPr="00E60ED9">
        <w:t>respectively.</w:t>
      </w:r>
      <w:r w:rsidRPr="00E60ED9">
        <w:rPr>
          <w:spacing w:val="49"/>
        </w:rPr>
        <w:t xml:space="preserve"> </w:t>
      </w:r>
      <w:del w:id="771" w:author="Author" w:date="2024-02-01T10:43:00Z">
        <w:r w:rsidR="00581875">
          <w:delText>It</w:delText>
        </w:r>
        <w:r w:rsidR="00581875">
          <w:rPr>
            <w:spacing w:val="9"/>
          </w:rPr>
          <w:delText xml:space="preserve"> </w:delText>
        </w:r>
        <w:r w:rsidR="00581875">
          <w:delText>is</w:delText>
        </w:r>
        <w:r w:rsidR="00581875">
          <w:rPr>
            <w:spacing w:val="8"/>
          </w:rPr>
          <w:delText xml:space="preserve"> </w:delText>
        </w:r>
        <w:r w:rsidR="00581875">
          <w:delText>noteworthy</w:delText>
        </w:r>
        <w:r w:rsidR="00581875">
          <w:rPr>
            <w:spacing w:val="8"/>
          </w:rPr>
          <w:delText xml:space="preserve"> </w:delText>
        </w:r>
        <w:r w:rsidR="00581875">
          <w:delText>that</w:delText>
        </w:r>
      </w:del>
      <w:ins w:id="772" w:author="Author" w:date="2024-02-01T10:43:00Z">
        <w:r w:rsidR="005A1209">
          <w:t>Notably,</w:t>
        </w:r>
      </w:ins>
      <w:r w:rsidRPr="00E60ED9">
        <w:rPr>
          <w:spacing w:val="9"/>
        </w:rPr>
        <w:t xml:space="preserve"> </w:t>
      </w:r>
      <w:r w:rsidRPr="00E60ED9">
        <w:t>the</w:t>
      </w:r>
      <w:r w:rsidRPr="00E60ED9">
        <w:rPr>
          <w:spacing w:val="8"/>
        </w:rPr>
        <w:t xml:space="preserve"> </w:t>
      </w:r>
      <w:r w:rsidRPr="00E60ED9">
        <w:t>difference</w:t>
      </w:r>
      <w:r w:rsidRPr="00E60ED9">
        <w:rPr>
          <w:spacing w:val="8"/>
        </w:rPr>
        <w:t xml:space="preserve"> </w:t>
      </w:r>
      <w:r w:rsidRPr="00E60ED9">
        <w:t>between</w:t>
      </w:r>
      <w:r w:rsidRPr="00E60ED9">
        <w:rPr>
          <w:spacing w:val="9"/>
        </w:rPr>
        <w:t xml:space="preserve"> </w:t>
      </w:r>
      <w:r w:rsidRPr="00E60ED9">
        <w:rPr>
          <w:spacing w:val="-5"/>
        </w:rPr>
        <w:t>the</w:t>
      </w:r>
    </w:p>
    <w:p w14:paraId="174BA541" w14:textId="77777777" w:rsidR="007F257B" w:rsidRPr="00E60ED9" w:rsidRDefault="007F257B">
      <w:pPr>
        <w:spacing w:line="196" w:lineRule="auto"/>
        <w:jc w:val="both"/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4C0F6A1B" w14:textId="77777777" w:rsidR="007F257B" w:rsidRPr="00E60ED9" w:rsidRDefault="00FF3C28">
      <w:pPr>
        <w:pStyle w:val="Textkrper"/>
        <w:spacing w:before="37" w:line="201" w:lineRule="auto"/>
        <w:ind w:left="111" w:right="486"/>
      </w:pPr>
      <w:proofErr w:type="gramStart"/>
      <w:r w:rsidRPr="00E60ED9">
        <w:lastRenderedPageBreak/>
        <w:t>marginal</w:t>
      </w:r>
      <w:proofErr w:type="gramEnd"/>
      <w:r w:rsidRPr="00E60ED9">
        <w:rPr>
          <w:spacing w:val="-5"/>
        </w:rPr>
        <w:t xml:space="preserve"> </w:t>
      </w:r>
      <w:del w:id="773" w:author="Author" w:date="2024-02-01T10:43:00Z">
        <w:r w:rsidR="00581875">
          <w:delText>cost</w:delText>
        </w:r>
        <w:r w:rsidR="00581875">
          <w:rPr>
            <w:spacing w:val="-4"/>
          </w:rPr>
          <w:delText xml:space="preserve"> </w:delText>
        </w:r>
        <w:r w:rsidR="00581875">
          <w:delText>of</w:delText>
        </w:r>
        <w:r w:rsidR="00581875">
          <w:rPr>
            <w:spacing w:val="-4"/>
          </w:rPr>
          <w:delText xml:space="preserve"> </w:delText>
        </w:r>
      </w:del>
      <w:r w:rsidRPr="00E60ED9">
        <w:t>supply</w:t>
      </w:r>
      <w:ins w:id="774" w:author="Author" w:date="2024-02-01T10:43:00Z">
        <w:r w:rsidRPr="00E60ED9">
          <w:rPr>
            <w:spacing w:val="-4"/>
          </w:rPr>
          <w:t xml:space="preserve"> </w:t>
        </w:r>
        <w:r w:rsidR="00F640E0">
          <w:rPr>
            <w:spacing w:val="-4"/>
          </w:rPr>
          <w:t>cost</w:t>
        </w:r>
      </w:ins>
      <w:r w:rsidR="00F640E0">
        <w:rPr>
          <w:spacing w:val="-4"/>
        </w:rPr>
        <w:t xml:space="preserve"> </w:t>
      </w:r>
      <w:r w:rsidRPr="00E60ED9">
        <w:t>in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5"/>
        </w:rPr>
        <w:t xml:space="preserve"> </w:t>
      </w:r>
      <w:r w:rsidRPr="00E60ED9">
        <w:t>two</w:t>
      </w:r>
      <w:r w:rsidRPr="00E60ED9">
        <w:rPr>
          <w:spacing w:val="-5"/>
        </w:rPr>
        <w:t xml:space="preserve"> </w:t>
      </w:r>
      <w:r w:rsidRPr="00E60ED9">
        <w:t>scenarios</w:t>
      </w:r>
      <w:r w:rsidRPr="00E60ED9">
        <w:rPr>
          <w:spacing w:val="-5"/>
        </w:rPr>
        <w:t xml:space="preserve"> </w:t>
      </w:r>
      <w:r w:rsidRPr="00E60ED9">
        <w:t>is</w:t>
      </w:r>
      <w:r w:rsidRPr="00E60ED9">
        <w:rPr>
          <w:spacing w:val="-5"/>
        </w:rPr>
        <w:t xml:space="preserve"> </w:t>
      </w:r>
      <w:r w:rsidRPr="00E60ED9">
        <w:t>the</w:t>
      </w:r>
      <w:r w:rsidRPr="00E60ED9">
        <w:rPr>
          <w:spacing w:val="-5"/>
        </w:rPr>
        <w:t xml:space="preserve"> </w:t>
      </w:r>
      <w:r w:rsidRPr="00E60ED9">
        <w:t>smallest</w:t>
      </w:r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4"/>
        </w:rPr>
        <w:t xml:space="preserve"> </w:t>
      </w:r>
      <w:r w:rsidRPr="00E60ED9">
        <w:t>the</w:t>
      </w:r>
      <w:r w:rsidRPr="00E60ED9">
        <w:rPr>
          <w:spacing w:val="-5"/>
        </w:rPr>
        <w:t xml:space="preserve"> </w:t>
      </w:r>
      <w:r w:rsidRPr="00E60ED9">
        <w:rPr>
          <w:rFonts w:ascii="Euclid"/>
          <w:i/>
        </w:rPr>
        <w:t>No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>export</w:t>
      </w:r>
      <w:r w:rsidRPr="00E60ED9">
        <w:rPr>
          <w:rFonts w:ascii="Euclid"/>
          <w:i/>
          <w:spacing w:val="-18"/>
        </w:rPr>
        <w:t xml:space="preserve"> </w:t>
      </w:r>
      <w:r w:rsidRPr="00E60ED9">
        <w:rPr>
          <w:rFonts w:ascii="Euclid"/>
          <w:i/>
        </w:rPr>
        <w:t>from</w:t>
      </w:r>
      <w:r w:rsidRPr="00E60ED9">
        <w:rPr>
          <w:rFonts w:ascii="Euclid"/>
          <w:i/>
          <w:spacing w:val="-18"/>
        </w:rPr>
        <w:t xml:space="preserve"> </w:t>
      </w:r>
      <w:r w:rsidRPr="00E60ED9">
        <w:rPr>
          <w:rFonts w:ascii="Euclid"/>
          <w:i/>
        </w:rPr>
        <w:t>Africa</w:t>
      </w:r>
      <w:r w:rsidRPr="00E60ED9">
        <w:rPr>
          <w:rFonts w:ascii="Euclid"/>
          <w:i/>
          <w:spacing w:val="-11"/>
        </w:rPr>
        <w:t xml:space="preserve"> </w:t>
      </w:r>
      <w:r w:rsidRPr="00E60ED9">
        <w:t>case</w:t>
      </w:r>
      <w:r w:rsidRPr="00E60ED9">
        <w:rPr>
          <w:spacing w:val="-5"/>
        </w:rPr>
        <w:t xml:space="preserve"> </w:t>
      </w:r>
      <w:r w:rsidRPr="00E60ED9">
        <w:t>among</w:t>
      </w:r>
      <w:r w:rsidRPr="00E60ED9">
        <w:rPr>
          <w:spacing w:val="-5"/>
        </w:rPr>
        <w:t xml:space="preserve"> </w:t>
      </w:r>
      <w:r w:rsidRPr="00E60ED9">
        <w:t>all the cases.</w:t>
      </w:r>
    </w:p>
    <w:p w14:paraId="06667031" w14:textId="77777777" w:rsidR="007F257B" w:rsidRPr="00E60ED9" w:rsidRDefault="007F257B">
      <w:pPr>
        <w:pStyle w:val="Textkrper"/>
        <w:spacing w:before="182"/>
        <w:rPr>
          <w:sz w:val="15"/>
        </w:rPr>
      </w:pPr>
    </w:p>
    <w:p w14:paraId="22EACE3C" w14:textId="77777777" w:rsidR="007F257B" w:rsidRPr="00E60ED9" w:rsidRDefault="00581875">
      <w:pPr>
        <w:ind w:left="2266"/>
        <w:rPr>
          <w:rFonts w:ascii="Verdana"/>
          <w:sz w:val="17"/>
        </w:rPr>
      </w:pPr>
      <w:del w:id="775" w:author="Author" w:date="2024-02-01T10:43:00Z">
        <w:r>
          <w:rPr>
            <w:noProof/>
          </w:rPr>
          <mc:AlternateContent>
            <mc:Choice Requires="wpg">
              <w:drawing>
                <wp:anchor distT="0" distB="0" distL="0" distR="0" simplePos="0" relativeHeight="487667712" behindDoc="0" locked="0" layoutInCell="1" allowOverlap="1" wp14:anchorId="0BE9147F" wp14:editId="07C406E2">
                  <wp:simplePos x="0" y="0"/>
                  <wp:positionH relativeFrom="page">
                    <wp:posOffset>2253877</wp:posOffset>
                  </wp:positionH>
                  <wp:positionV relativeFrom="paragraph">
                    <wp:posOffset>-39875</wp:posOffset>
                  </wp:positionV>
                  <wp:extent cx="3504565" cy="1885314"/>
                  <wp:effectExtent l="0" t="0" r="0" b="0"/>
                  <wp:wrapNone/>
                  <wp:docPr id="1104" name="Group 11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504565" cy="1885314"/>
                            <a:chOff x="0" y="0"/>
                            <a:chExt cx="3504565" cy="1885314"/>
                          </a:xfrm>
                        </wpg:grpSpPr>
                        <wps:wsp>
                          <wps:cNvPr id="1105" name="Graphic 357"/>
                          <wps:cNvSpPr/>
                          <wps:spPr>
                            <a:xfrm>
                              <a:off x="190817" y="514642"/>
                              <a:ext cx="3152140" cy="565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565785">
                                  <a:moveTo>
                                    <a:pt x="630358" y="206511"/>
                                  </a:moveTo>
                                  <a:lnTo>
                                    <a:pt x="0" y="217380"/>
                                  </a:lnTo>
                                  <a:lnTo>
                                    <a:pt x="0" y="565189"/>
                                  </a:lnTo>
                                  <a:lnTo>
                                    <a:pt x="630358" y="445630"/>
                                  </a:lnTo>
                                  <a:lnTo>
                                    <a:pt x="1397750" y="445630"/>
                                  </a:lnTo>
                                  <a:lnTo>
                                    <a:pt x="1891074" y="249987"/>
                                  </a:lnTo>
                                  <a:lnTo>
                                    <a:pt x="3151790" y="249987"/>
                                  </a:lnTo>
                                  <a:lnTo>
                                    <a:pt x="3151790" y="239118"/>
                                  </a:lnTo>
                                  <a:lnTo>
                                    <a:pt x="1260716" y="239118"/>
                                  </a:lnTo>
                                  <a:lnTo>
                                    <a:pt x="630358" y="206511"/>
                                  </a:lnTo>
                                  <a:close/>
                                </a:path>
                                <a:path w="3152140" h="565785">
                                  <a:moveTo>
                                    <a:pt x="3151790" y="249987"/>
                                  </a:moveTo>
                                  <a:lnTo>
                                    <a:pt x="1891074" y="249987"/>
                                  </a:lnTo>
                                  <a:lnTo>
                                    <a:pt x="2521432" y="445630"/>
                                  </a:lnTo>
                                  <a:lnTo>
                                    <a:pt x="3151790" y="565189"/>
                                  </a:lnTo>
                                  <a:lnTo>
                                    <a:pt x="3151790" y="249987"/>
                                  </a:lnTo>
                                  <a:close/>
                                </a:path>
                                <a:path w="3152140" h="565785">
                                  <a:moveTo>
                                    <a:pt x="1397750" y="445630"/>
                                  </a:moveTo>
                                  <a:lnTo>
                                    <a:pt x="630358" y="445630"/>
                                  </a:lnTo>
                                  <a:lnTo>
                                    <a:pt x="1260716" y="499975"/>
                                  </a:lnTo>
                                  <a:lnTo>
                                    <a:pt x="1397750" y="445630"/>
                                  </a:lnTo>
                                  <a:close/>
                                </a:path>
                                <a:path w="3152140" h="565785">
                                  <a:moveTo>
                                    <a:pt x="1891074" y="0"/>
                                  </a:moveTo>
                                  <a:lnTo>
                                    <a:pt x="1260716" y="239118"/>
                                  </a:lnTo>
                                  <a:lnTo>
                                    <a:pt x="3151790" y="239118"/>
                                  </a:lnTo>
                                  <a:lnTo>
                                    <a:pt x="3151790" y="228249"/>
                                  </a:lnTo>
                                  <a:lnTo>
                                    <a:pt x="2521432" y="54345"/>
                                  </a:lnTo>
                                  <a:lnTo>
                                    <a:pt x="1891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>
                                <a:alpha val="25000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6" name="Graphic 358"/>
                          <wps:cNvSpPr/>
                          <wps:spPr>
                            <a:xfrm>
                              <a:off x="190817" y="514642"/>
                              <a:ext cx="3152140" cy="565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565785">
                                  <a:moveTo>
                                    <a:pt x="0" y="565189"/>
                                  </a:moveTo>
                                  <a:lnTo>
                                    <a:pt x="0" y="217380"/>
                                  </a:lnTo>
                                  <a:lnTo>
                                    <a:pt x="630358" y="206511"/>
                                  </a:lnTo>
                                  <a:lnTo>
                                    <a:pt x="1260716" y="239118"/>
                                  </a:lnTo>
                                  <a:lnTo>
                                    <a:pt x="1891074" y="0"/>
                                  </a:lnTo>
                                  <a:lnTo>
                                    <a:pt x="2521431" y="54345"/>
                                  </a:lnTo>
                                  <a:lnTo>
                                    <a:pt x="3151790" y="228249"/>
                                  </a:lnTo>
                                  <a:lnTo>
                                    <a:pt x="3151790" y="565189"/>
                                  </a:lnTo>
                                  <a:lnTo>
                                    <a:pt x="2521431" y="445630"/>
                                  </a:lnTo>
                                  <a:lnTo>
                                    <a:pt x="1891074" y="249987"/>
                                  </a:lnTo>
                                  <a:lnTo>
                                    <a:pt x="1260716" y="499975"/>
                                  </a:lnTo>
                                  <a:lnTo>
                                    <a:pt x="630358" y="445630"/>
                                  </a:lnTo>
                                  <a:lnTo>
                                    <a:pt x="0" y="565189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7" name="Graphic 359"/>
                          <wps:cNvSpPr/>
                          <wps:spPr>
                            <a:xfrm>
                              <a:off x="190817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8" name="Graphic 360"/>
                          <wps:cNvSpPr/>
                          <wps:spPr>
                            <a:xfrm>
                              <a:off x="19081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9" name="Graphic 361"/>
                          <wps:cNvSpPr/>
                          <wps:spPr>
                            <a:xfrm>
                              <a:off x="19081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0" name="Graphic 362"/>
                          <wps:cNvSpPr/>
                          <wps:spPr>
                            <a:xfrm>
                              <a:off x="821175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1" name="Graphic 363"/>
                          <wps:cNvSpPr/>
                          <wps:spPr>
                            <a:xfrm>
                              <a:off x="821175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2" name="Graphic 364"/>
                          <wps:cNvSpPr/>
                          <wps:spPr>
                            <a:xfrm>
                              <a:off x="821175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Graphic 365"/>
                          <wps:cNvSpPr/>
                          <wps:spPr>
                            <a:xfrm>
                              <a:off x="1451533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4" name="Graphic 366"/>
                          <wps:cNvSpPr/>
                          <wps:spPr>
                            <a:xfrm>
                              <a:off x="1451533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5" name="Graphic 367"/>
                          <wps:cNvSpPr/>
                          <wps:spPr>
                            <a:xfrm>
                              <a:off x="1451533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6" name="Graphic 368"/>
                          <wps:cNvSpPr/>
                          <wps:spPr>
                            <a:xfrm>
                              <a:off x="2081891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7" name="Graphic 369"/>
                          <wps:cNvSpPr/>
                          <wps:spPr>
                            <a:xfrm>
                              <a:off x="2081891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" name="Graphic 370"/>
                          <wps:cNvSpPr/>
                          <wps:spPr>
                            <a:xfrm>
                              <a:off x="2081891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9" name="Graphic 371"/>
                          <wps:cNvSpPr/>
                          <wps:spPr>
                            <a:xfrm>
                              <a:off x="2712249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0" name="Graphic 372"/>
                          <wps:cNvSpPr/>
                          <wps:spPr>
                            <a:xfrm>
                              <a:off x="2712249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1" name="Graphic 373"/>
                          <wps:cNvSpPr/>
                          <wps:spPr>
                            <a:xfrm>
                              <a:off x="2712249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2" name="Graphic 374"/>
                          <wps:cNvSpPr/>
                          <wps:spPr>
                            <a:xfrm>
                              <a:off x="3342607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3" name="Graphic 375"/>
                          <wps:cNvSpPr/>
                          <wps:spPr>
                            <a:xfrm>
                              <a:off x="334260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" name="Graphic 376"/>
                          <wps:cNvSpPr/>
                          <wps:spPr>
                            <a:xfrm>
                              <a:off x="334260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" name="Graphic 377"/>
                          <wps:cNvSpPr/>
                          <wps:spPr>
                            <a:xfrm>
                              <a:off x="33227" y="1851533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6" name="Graphic 378"/>
                          <wps:cNvSpPr/>
                          <wps:spPr>
                            <a:xfrm>
                              <a:off x="0" y="185153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7" name="Graphic 379"/>
                          <wps:cNvSpPr/>
                          <wps:spPr>
                            <a:xfrm>
                              <a:off x="0" y="185153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8" name="Graphic 380"/>
                          <wps:cNvSpPr/>
                          <wps:spPr>
                            <a:xfrm>
                              <a:off x="33227" y="1634152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" name="Graphic 381"/>
                          <wps:cNvSpPr/>
                          <wps:spPr>
                            <a:xfrm>
                              <a:off x="0" y="163415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0" name="Graphic 382"/>
                          <wps:cNvSpPr/>
                          <wps:spPr>
                            <a:xfrm>
                              <a:off x="0" y="163415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" name="Graphic 383"/>
                          <wps:cNvSpPr/>
                          <wps:spPr>
                            <a:xfrm>
                              <a:off x="33227" y="1416772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2" name="Graphic 384"/>
                          <wps:cNvSpPr/>
                          <wps:spPr>
                            <a:xfrm>
                              <a:off x="0" y="141677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3" name="Graphic 385"/>
                          <wps:cNvSpPr/>
                          <wps:spPr>
                            <a:xfrm>
                              <a:off x="0" y="141677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" name="Graphic 386"/>
                          <wps:cNvSpPr/>
                          <wps:spPr>
                            <a:xfrm>
                              <a:off x="33227" y="1199391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5" name="Graphic 387"/>
                          <wps:cNvSpPr/>
                          <wps:spPr>
                            <a:xfrm>
                              <a:off x="0" y="119939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Graphic 388"/>
                          <wps:cNvSpPr/>
                          <wps:spPr>
                            <a:xfrm>
                              <a:off x="0" y="119939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7" name="Graphic 389"/>
                          <wps:cNvSpPr/>
                          <wps:spPr>
                            <a:xfrm>
                              <a:off x="33227" y="982010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8" name="Graphic 390"/>
                          <wps:cNvSpPr/>
                          <wps:spPr>
                            <a:xfrm>
                              <a:off x="0" y="982010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9" name="Graphic 391"/>
                          <wps:cNvSpPr/>
                          <wps:spPr>
                            <a:xfrm>
                              <a:off x="0" y="982010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" name="Graphic 392"/>
                          <wps:cNvSpPr/>
                          <wps:spPr>
                            <a:xfrm>
                              <a:off x="33227" y="764629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1" name="Graphic 393"/>
                          <wps:cNvSpPr/>
                          <wps:spPr>
                            <a:xfrm>
                              <a:off x="0" y="76462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2" name="Graphic 394"/>
                          <wps:cNvSpPr/>
                          <wps:spPr>
                            <a:xfrm>
                              <a:off x="0" y="76462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3" name="Graphic 395"/>
                          <wps:cNvSpPr/>
                          <wps:spPr>
                            <a:xfrm>
                              <a:off x="33227" y="547249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4" name="Graphic 396"/>
                          <wps:cNvSpPr/>
                          <wps:spPr>
                            <a:xfrm>
                              <a:off x="0" y="54724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5" name="Graphic 397"/>
                          <wps:cNvSpPr/>
                          <wps:spPr>
                            <a:xfrm>
                              <a:off x="0" y="54724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Graphic 398"/>
                          <wps:cNvSpPr/>
                          <wps:spPr>
                            <a:xfrm>
                              <a:off x="33227" y="329868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7" name="Graphic 399"/>
                          <wps:cNvSpPr/>
                          <wps:spPr>
                            <a:xfrm>
                              <a:off x="0" y="32986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8" name="Graphic 400"/>
                          <wps:cNvSpPr/>
                          <wps:spPr>
                            <a:xfrm>
                              <a:off x="0" y="32986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9" name="Graphic 401"/>
                          <wps:cNvSpPr/>
                          <wps:spPr>
                            <a:xfrm>
                              <a:off x="33227" y="112487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0" name="Graphic 402"/>
                          <wps:cNvSpPr/>
                          <wps:spPr>
                            <a:xfrm>
                              <a:off x="0" y="11248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1" name="Graphic 403"/>
                          <wps:cNvSpPr/>
                          <wps:spPr>
                            <a:xfrm>
                              <a:off x="0" y="11248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2" name="Graphic 404"/>
                          <wps:cNvSpPr/>
                          <wps:spPr>
                            <a:xfrm>
                              <a:off x="190817" y="764629"/>
                              <a:ext cx="3152140" cy="3155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315595">
                                  <a:moveTo>
                                    <a:pt x="0" y="315202"/>
                                  </a:moveTo>
                                  <a:lnTo>
                                    <a:pt x="630358" y="195642"/>
                                  </a:lnTo>
                                  <a:lnTo>
                                    <a:pt x="1260716" y="249987"/>
                                  </a:lnTo>
                                  <a:lnTo>
                                    <a:pt x="1891074" y="0"/>
                                  </a:lnTo>
                                  <a:lnTo>
                                    <a:pt x="2521431" y="195642"/>
                                  </a:lnTo>
                                  <a:lnTo>
                                    <a:pt x="3151790" y="315202"/>
                                  </a:lnTo>
                                </a:path>
                              </a:pathLst>
                            </a:custGeom>
                            <a:ln w="14240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3" name="Graphic 405"/>
                          <wps:cNvSpPr/>
                          <wps:spPr>
                            <a:xfrm>
                              <a:off x="174706" y="105297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4" name="Graphic 406"/>
                          <wps:cNvSpPr/>
                          <wps:spPr>
                            <a:xfrm>
                              <a:off x="174706" y="105297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5" name="Graphic 407"/>
                          <wps:cNvSpPr/>
                          <wps:spPr>
                            <a:xfrm>
                              <a:off x="805063" y="93342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6" name="Graphic 408"/>
                          <wps:cNvSpPr/>
                          <wps:spPr>
                            <a:xfrm>
                              <a:off x="805063" y="93342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7" name="Graphic 409"/>
                          <wps:cNvSpPr/>
                          <wps:spPr>
                            <a:xfrm>
                              <a:off x="1435422" y="987765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8" name="Graphic 410"/>
                          <wps:cNvSpPr/>
                          <wps:spPr>
                            <a:xfrm>
                              <a:off x="1435422" y="987765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9" name="Graphic 411"/>
                          <wps:cNvSpPr/>
                          <wps:spPr>
                            <a:xfrm>
                              <a:off x="2065780" y="737777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0" name="Graphic 412"/>
                          <wps:cNvSpPr/>
                          <wps:spPr>
                            <a:xfrm>
                              <a:off x="2065780" y="737777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1" name="Graphic 413"/>
                          <wps:cNvSpPr/>
                          <wps:spPr>
                            <a:xfrm>
                              <a:off x="2696138" y="93342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2" name="Graphic 414"/>
                          <wps:cNvSpPr/>
                          <wps:spPr>
                            <a:xfrm>
                              <a:off x="2696138" y="93342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" name="Graphic 415"/>
                          <wps:cNvSpPr/>
                          <wps:spPr>
                            <a:xfrm>
                              <a:off x="3326496" y="105297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4" name="Graphic 416"/>
                          <wps:cNvSpPr/>
                          <wps:spPr>
                            <a:xfrm>
                              <a:off x="3326496" y="105297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5" name="Graphic 417"/>
                          <wps:cNvSpPr/>
                          <wps:spPr>
                            <a:xfrm>
                              <a:off x="190817" y="514642"/>
                              <a:ext cx="3152140" cy="239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239395">
                                  <a:moveTo>
                                    <a:pt x="0" y="217380"/>
                                  </a:moveTo>
                                  <a:lnTo>
                                    <a:pt x="630358" y="206511"/>
                                  </a:lnTo>
                                  <a:lnTo>
                                    <a:pt x="1260716" y="239118"/>
                                  </a:lnTo>
                                  <a:lnTo>
                                    <a:pt x="1891074" y="0"/>
                                  </a:lnTo>
                                  <a:lnTo>
                                    <a:pt x="2521431" y="54345"/>
                                  </a:lnTo>
                                  <a:lnTo>
                                    <a:pt x="3151790" y="228249"/>
                                  </a:lnTo>
                                </a:path>
                              </a:pathLst>
                            </a:custGeom>
                            <a:ln w="18987">
                              <a:solidFill>
                                <a:srgbClr val="BCA37F"/>
                              </a:solidFill>
                              <a:prstDash val="sysDot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6" name="Graphic 418"/>
                          <wps:cNvSpPr/>
                          <wps:spPr>
                            <a:xfrm>
                              <a:off x="174706" y="70517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7" name="Graphic 419"/>
                          <wps:cNvSpPr/>
                          <wps:spPr>
                            <a:xfrm>
                              <a:off x="174706" y="70517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8" name="Graphic 420"/>
                          <wps:cNvSpPr/>
                          <wps:spPr>
                            <a:xfrm>
                              <a:off x="805063" y="69430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9" name="Graphic 421"/>
                          <wps:cNvSpPr/>
                          <wps:spPr>
                            <a:xfrm>
                              <a:off x="805063" y="69430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0" name="Graphic 422"/>
                          <wps:cNvSpPr/>
                          <wps:spPr>
                            <a:xfrm>
                              <a:off x="1435422" y="726908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1" name="Graphic 423"/>
                          <wps:cNvSpPr/>
                          <wps:spPr>
                            <a:xfrm>
                              <a:off x="1435422" y="726908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2" name="Graphic 424"/>
                          <wps:cNvSpPr/>
                          <wps:spPr>
                            <a:xfrm>
                              <a:off x="2065780" y="48779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3" name="Graphic 425"/>
                          <wps:cNvSpPr/>
                          <wps:spPr>
                            <a:xfrm>
                              <a:off x="2065780" y="48779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4" name="Graphic 426"/>
                          <wps:cNvSpPr/>
                          <wps:spPr>
                            <a:xfrm>
                              <a:off x="2696138" y="542135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5" name="Graphic 427"/>
                          <wps:cNvSpPr/>
                          <wps:spPr>
                            <a:xfrm>
                              <a:off x="2696138" y="542135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6" name="Graphic 428"/>
                          <wps:cNvSpPr/>
                          <wps:spPr>
                            <a:xfrm>
                              <a:off x="3326496" y="71603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7" name="Graphic 429"/>
                          <wps:cNvSpPr/>
                          <wps:spPr>
                            <a:xfrm>
                              <a:off x="3326496" y="71603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8" name="Graphic 430"/>
                          <wps:cNvSpPr/>
                          <wps:spPr>
                            <a:xfrm>
                              <a:off x="33227" y="3797"/>
                              <a:ext cx="346710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  <a:path w="3467100" h="1847850">
                                  <a:moveTo>
                                    <a:pt x="3466968" y="1847736"/>
                                  </a:moveTo>
                                  <a:lnTo>
                                    <a:pt x="3466968" y="0"/>
                                  </a:lnTo>
                                </a:path>
                                <a:path w="3467100" h="1847850">
                                  <a:moveTo>
                                    <a:pt x="0" y="1847736"/>
                                  </a:moveTo>
                                  <a:lnTo>
                                    <a:pt x="3466968" y="1847736"/>
                                  </a:lnTo>
                                </a:path>
                                <a:path w="3467100" h="184785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9" name="Graphic 431"/>
                          <wps:cNvSpPr/>
                          <wps:spPr>
                            <a:xfrm>
                              <a:off x="895381" y="1674002"/>
                              <a:ext cx="171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450">
                                  <a:moveTo>
                                    <a:pt x="0" y="0"/>
                                  </a:moveTo>
                                  <a:lnTo>
                                    <a:pt x="170885" y="0"/>
                                  </a:lnTo>
                                </a:path>
                              </a:pathLst>
                            </a:custGeom>
                            <a:ln w="14240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0" name="Graphic 432"/>
                          <wps:cNvSpPr/>
                          <wps:spPr>
                            <a:xfrm>
                              <a:off x="964713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1" name="Graphic 433"/>
                          <wps:cNvSpPr/>
                          <wps:spPr>
                            <a:xfrm>
                              <a:off x="964713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" name="Graphic 434"/>
                          <wps:cNvSpPr/>
                          <wps:spPr>
                            <a:xfrm>
                              <a:off x="1735864" y="1674002"/>
                              <a:ext cx="171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450">
                                  <a:moveTo>
                                    <a:pt x="0" y="0"/>
                                  </a:moveTo>
                                  <a:lnTo>
                                    <a:pt x="170885" y="0"/>
                                  </a:lnTo>
                                </a:path>
                              </a:pathLst>
                            </a:custGeom>
                            <a:ln w="18987">
                              <a:solidFill>
                                <a:srgbClr val="BCA37F"/>
                              </a:solidFill>
                              <a:prstDash val="sysDot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3" name="Graphic 435"/>
                          <wps:cNvSpPr/>
                          <wps:spPr>
                            <a:xfrm>
                              <a:off x="1805196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4" name="Graphic 436"/>
                          <wps:cNvSpPr/>
                          <wps:spPr>
                            <a:xfrm>
                              <a:off x="1805196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5" name="Textbox 437"/>
                          <wps:cNvSpPr txBox="1"/>
                          <wps:spPr>
                            <a:xfrm>
                              <a:off x="1976200" y="374232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85FBBBB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76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77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delText>12.3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86" name="Textbox 438"/>
                          <wps:cNvSpPr txBox="1"/>
                          <wps:spPr>
                            <a:xfrm>
                              <a:off x="2606558" y="428578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D062E3E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78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79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delText>11.8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87" name="Textbox 439"/>
                          <wps:cNvSpPr txBox="1"/>
                          <wps:spPr>
                            <a:xfrm>
                              <a:off x="85126" y="591613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7FA6BB3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80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81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delText>10.3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88" name="Textbox 440"/>
                          <wps:cNvSpPr txBox="1"/>
                          <wps:spPr>
                            <a:xfrm>
                              <a:off x="715484" y="580744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31BF394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82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83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delText>10.4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89" name="Textbox 441"/>
                          <wps:cNvSpPr txBox="1"/>
                          <wps:spPr>
                            <a:xfrm>
                              <a:off x="1345842" y="613351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0B81791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84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85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delText>10.1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90" name="Textbox 442"/>
                          <wps:cNvSpPr txBox="1"/>
                          <wps:spPr>
                            <a:xfrm>
                              <a:off x="3236916" y="602482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71FBB50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86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87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delText>10.2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91" name="Textbox 443"/>
                          <wps:cNvSpPr txBox="1"/>
                          <wps:spPr>
                            <a:xfrm>
                              <a:off x="1976200" y="828993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D552C17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88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89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delText>10.0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92" name="Textbox 444"/>
                          <wps:cNvSpPr txBox="1"/>
                          <wps:spPr>
                            <a:xfrm>
                              <a:off x="745671" y="1024636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BD2B29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90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91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5"/>
                                      <w:w w:val="90"/>
                                      <w:sz w:val="17"/>
                                    </w:rPr>
                                    <w:delText>8.2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93" name="Textbox 445"/>
                          <wps:cNvSpPr txBox="1"/>
                          <wps:spPr>
                            <a:xfrm>
                              <a:off x="115313" y="1144195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8AF6872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92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93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5"/>
                                      <w:w w:val="90"/>
                                      <w:sz w:val="17"/>
                                    </w:rPr>
                                    <w:delText>7.1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94" name="Textbox 446"/>
                          <wps:cNvSpPr txBox="1"/>
                          <wps:spPr>
                            <a:xfrm>
                              <a:off x="1376029" y="1078981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39A2033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94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95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5"/>
                                      <w:w w:val="90"/>
                                      <w:sz w:val="17"/>
                                    </w:rPr>
                                    <w:delText>7.7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95" name="Textbox 447"/>
                          <wps:cNvSpPr txBox="1"/>
                          <wps:spPr>
                            <a:xfrm>
                              <a:off x="2636745" y="1024636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AC403BC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96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97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5"/>
                                      <w:w w:val="90"/>
                                      <w:sz w:val="17"/>
                                    </w:rPr>
                                    <w:delText>8.2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96" name="Textbox 448"/>
                          <wps:cNvSpPr txBox="1"/>
                          <wps:spPr>
                            <a:xfrm>
                              <a:off x="3267103" y="1144195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4BBB341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798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799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5"/>
                                      <w:w w:val="90"/>
                                      <w:sz w:val="17"/>
                                    </w:rPr>
                                    <w:delText>7.1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97" name="Textbox 449"/>
                          <wps:cNvSpPr txBox="1"/>
                          <wps:spPr>
                            <a:xfrm>
                              <a:off x="1123228" y="1627293"/>
                              <a:ext cx="511175" cy="11048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3B7CBB" w14:textId="77777777" w:rsidR="009D3118" w:rsidRDefault="009D3118">
                                <w:pPr>
                                  <w:spacing w:line="173" w:lineRule="exact"/>
                                  <w:rPr>
                                    <w:del w:id="800" w:author="Author" w:date="2024-02-01T10:43:00Z"/>
                                    <w:rFonts w:ascii="Verdana"/>
                                    <w:sz w:val="20"/>
                                  </w:rPr>
                                </w:pPr>
                                <w:del w:id="801" w:author="Author" w:date="2024-02-01T10:43:00Z">
                                  <w:r>
                                    <w:rPr>
                                      <w:rFonts w:ascii="Verdana"/>
                                      <w:w w:val="90"/>
                                      <w:sz w:val="20"/>
                                    </w:rPr>
                                    <w:delText>Net</w:delText>
                                  </w:r>
                                  <w:r>
                                    <w:rPr>
                                      <w:rFonts w:ascii="Verdana"/>
                                      <w:spacing w:val="-5"/>
                                      <w:w w:val="90"/>
                                      <w:sz w:val="20"/>
                                    </w:rPr>
                                    <w:delText xml:space="preserve"> </w:delText>
                                  </w:r>
                                  <w:r>
                                    <w:rPr>
                                      <w:rFonts w:ascii="Verdana"/>
                                      <w:spacing w:val="-4"/>
                                      <w:w w:val="90"/>
                                      <w:sz w:val="20"/>
                                    </w:rPr>
                                    <w:delText>Zero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198" name="Textbox 450"/>
                          <wps:cNvSpPr txBox="1"/>
                          <wps:spPr>
                            <a:xfrm>
                              <a:off x="1963711" y="1627293"/>
                              <a:ext cx="1434465" cy="11048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0525D1F" w14:textId="77777777" w:rsidR="009D3118" w:rsidRDefault="009D3118">
                                <w:pPr>
                                  <w:spacing w:line="173" w:lineRule="exact"/>
                                  <w:rPr>
                                    <w:del w:id="802" w:author="Author" w:date="2024-02-01T10:43:00Z"/>
                                    <w:rFonts w:ascii="Verdana"/>
                                    <w:sz w:val="20"/>
                                  </w:rPr>
                                </w:pPr>
                                <w:del w:id="803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delText>Persisting</w:delText>
                                  </w:r>
                                  <w:r>
                                    <w:rPr>
                                      <w:rFonts w:ascii="Verdana"/>
                                      <w:spacing w:val="-5"/>
                                      <w:sz w:val="20"/>
                                    </w:rPr>
                                    <w:delText xml:space="preserve"> </w:delTex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delText>Fossil</w:delText>
                                  </w:r>
                                  <w:r>
                                    <w:rPr>
                                      <w:rFonts w:ascii="Verdana"/>
                                      <w:spacing w:val="-3"/>
                                      <w:sz w:val="20"/>
                                    </w:rPr>
                                    <w:delText xml:space="preserve"> </w:delTex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delText>Demand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BE9147F" id="Group 1104" o:spid="_x0000_s1591" style="position:absolute;left:0;text-align:left;margin-left:177.45pt;margin-top:-3.15pt;width:275.95pt;height:148.45pt;z-index:487667712;mso-wrap-distance-left:0;mso-wrap-distance-right:0;mso-position-horizontal-relative:page" coordsize="35045,18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">
                  <v:shape id="Graphic 357" o:spid="_x0000_s1592" style="position:absolute;left:1908;top:5146;width:31521;height:5658;visibility:visible;mso-wrap-style:square;v-text-anchor:top" coordsize="315214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" path="m630358,206511l,217380,,565189,630358,445630r767392,l1891074,249987r1260716,l3151790,239118r-1891074,l630358,206511xem3151790,249987r-1260716,l2521432,445630r630358,119559l3151790,249987xem1397750,445630r-767392,l1260716,499975r137034,-54345xem1891074,l1260716,239118r1891074,l3151790,228249,2521432,54345,1891074,xe" fillcolor="#bca37f" stroked="f">
                    <v:fill opacity="16448f"/>
                    <v:path arrowok="t"/>
                  </v:shape>
                  <v:shape id="Graphic 358" o:spid="_x0000_s1593" style="position:absolute;left:1908;top:5146;width:31521;height:5658;visibility:visible;mso-wrap-style:square;v-text-anchor:top" coordsize="315214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" path="m,565189l,217380,630358,206511r630358,32607l1891074,r630357,54345l3151790,228249r,336940l2521431,445630,1891074,249987,1260716,499975,630358,445630,,565189xe" filled="f" strokecolor="#bca37f" strokeweight=".26369mm">
                    <v:path arrowok="t"/>
                  </v:shape>
                  <v:shape id="Graphic 359" o:spid="_x0000_s1594" style="position:absolute;left:1908;top:37;width:12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" path="m,1847736l,e" filled="f" strokecolor="#748d99" strokeweight=".21094mm">
                    <v:path arrowok="t"/>
                  </v:shape>
                  <v:shape id="Graphic 360" o:spid="_x0000_s1595" style="position:absolute;left:1908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" path="m,l,33227e" fillcolor="black" stroked="f">
                    <v:path arrowok="t"/>
                  </v:shape>
                  <v:shape id="Graphic 361" o:spid="_x0000_s1596" style="position:absolute;left:1908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" path="m,l,33227e" filled="f" strokeweight=".21094mm">
                    <v:path arrowok="t"/>
                  </v:shape>
                  <v:shape id="Graphic 362" o:spid="_x0000_s1597" style="position:absolute;left:8211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" path="m,1847736l,e" filled="f" strokecolor="#748d99" strokeweight=".21094mm">
                    <v:path arrowok="t"/>
                  </v:shape>
                  <v:shape id="Graphic 363" o:spid="_x0000_s1598" style="position:absolute;left:8211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" path="m,l,33227e" fillcolor="black" stroked="f">
                    <v:path arrowok="t"/>
                  </v:shape>
                  <v:shape id="Graphic 364" o:spid="_x0000_s1599" style="position:absolute;left:8211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" path="m,l,33227e" filled="f" strokeweight=".21094mm">
                    <v:path arrowok="t"/>
                  </v:shape>
                  <v:shape id="Graphic 365" o:spid="_x0000_s1600" style="position:absolute;left:14515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" path="m,1847736l,e" filled="f" strokecolor="#748d99" strokeweight=".21094mm">
                    <v:path arrowok="t"/>
                  </v:shape>
                  <v:shape id="Graphic 366" o:spid="_x0000_s1601" style="position:absolute;left:14515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" path="m,l,33227e" fillcolor="black" stroked="f">
                    <v:path arrowok="t"/>
                  </v:shape>
                  <v:shape id="Graphic 367" o:spid="_x0000_s1602" style="position:absolute;left:14515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" path="m,l,33227e" filled="f" strokeweight=".21094mm">
                    <v:path arrowok="t"/>
                  </v:shape>
                  <v:shape id="Graphic 368" o:spid="_x0000_s1603" style="position:absolute;left:20818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" path="m,1847736l,e" filled="f" strokecolor="#748d99" strokeweight=".21094mm">
                    <v:path arrowok="t"/>
                  </v:shape>
                  <v:shape id="Graphic 369" o:spid="_x0000_s1604" style="position:absolute;left:20818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" path="m,l,33227e" fillcolor="black" stroked="f">
                    <v:path arrowok="t"/>
                  </v:shape>
                  <v:shape id="Graphic 370" o:spid="_x0000_s1605" style="position:absolute;left:20818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" path="m,l,33227e" filled="f" strokeweight=".21094mm">
                    <v:path arrowok="t"/>
                  </v:shape>
                  <v:shape id="Graphic 371" o:spid="_x0000_s1606" style="position:absolute;left:27122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" path="m,1847736l,e" filled="f" strokecolor="#748d99" strokeweight=".21094mm">
                    <v:path arrowok="t"/>
                  </v:shape>
                  <v:shape id="Graphic 372" o:spid="_x0000_s1607" style="position:absolute;left:27122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" path="m,l,33227e" fillcolor="black" stroked="f">
                    <v:path arrowok="t"/>
                  </v:shape>
                  <v:shape id="Graphic 373" o:spid="_x0000_s1608" style="position:absolute;left:27122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" path="m,l,33227e" filled="f" strokeweight=".21094mm">
                    <v:path arrowok="t"/>
                  </v:shape>
                  <v:shape id="Graphic 374" o:spid="_x0000_s1609" style="position:absolute;left:33426;top:37;width:12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" path="m,1847736l,e" filled="f" strokecolor="#748d99" strokeweight=".21094mm">
                    <v:path arrowok="t"/>
                  </v:shape>
                  <v:shape id="Graphic 375" o:spid="_x0000_s1610" style="position:absolute;left:33426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" path="m,l,33227e" fillcolor="black" stroked="f">
                    <v:path arrowok="t"/>
                  </v:shape>
                  <v:shape id="Graphic 376" o:spid="_x0000_s1611" style="position:absolute;left:33426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" path="m,l,33227e" filled="f" strokeweight=".21094mm">
                    <v:path arrowok="t"/>
                  </v:shape>
                  <v:shape id="Graphic 377" o:spid="_x0000_s1612" style="position:absolute;left:332;top:18515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" path="m,l3466968,e" filled="f" strokecolor="#748d99" strokeweight=".21094mm">
                    <v:path arrowok="t"/>
                  </v:shape>
                  <v:shape id="Graphic 378" o:spid="_x0000_s1613" style="position:absolute;top:1851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" path="m33227,l,e" fillcolor="black" stroked="f">
                    <v:path arrowok="t"/>
                  </v:shape>
                  <v:shape id="Graphic 379" o:spid="_x0000_s1614" style="position:absolute;top:1851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" path="m33227,l,e" filled="f" strokeweight=".21094mm">
                    <v:path arrowok="t"/>
                  </v:shape>
                  <v:shape id="Graphic 380" o:spid="_x0000_s1615" style="position:absolute;left:332;top:16341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" path="m,l3466968,e" filled="f" strokecolor="#748d99" strokeweight=".21094mm">
                    <v:path arrowok="t"/>
                  </v:shape>
                  <v:shape id="Graphic 381" o:spid="_x0000_s1616" style="position:absolute;top:1634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" path="m33227,l,e" fillcolor="black" stroked="f">
                    <v:path arrowok="t"/>
                  </v:shape>
                  <v:shape id="Graphic 382" o:spid="_x0000_s1617" style="position:absolute;top:1634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" path="m33227,l,e" filled="f" strokeweight=".21094mm">
                    <v:path arrowok="t"/>
                  </v:shape>
                  <v:shape id="Graphic 383" o:spid="_x0000_s1618" style="position:absolute;left:332;top:14167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" path="m,l3466968,e" filled="f" strokecolor="#748d99" strokeweight=".21094mm">
                    <v:path arrowok="t"/>
                  </v:shape>
                  <v:shape id="Graphic 384" o:spid="_x0000_s1619" style="position:absolute;top:1416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" path="m33227,l,e" fillcolor="black" stroked="f">
                    <v:path arrowok="t"/>
                  </v:shape>
                  <v:shape id="Graphic 385" o:spid="_x0000_s1620" style="position:absolute;top:1416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" path="m33227,l,e" filled="f" strokeweight=".21094mm">
                    <v:path arrowok="t"/>
                  </v:shape>
                  <v:shape id="Graphic 386" o:spid="_x0000_s1621" style="position:absolute;left:332;top:11993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" path="m,l3466968,e" filled="f" strokecolor="#748d99" strokeweight=".21094mm">
                    <v:path arrowok="t"/>
                  </v:shape>
                  <v:shape id="Graphic 387" o:spid="_x0000_s1622" style="position:absolute;top:1199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" path="m33227,l,e" fillcolor="black" stroked="f">
                    <v:path arrowok="t"/>
                  </v:shape>
                  <v:shape id="Graphic 388" o:spid="_x0000_s1623" style="position:absolute;top:1199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" path="m33227,l,e" filled="f" strokeweight=".21094mm">
                    <v:path arrowok="t"/>
                  </v:shape>
                  <v:shape id="Graphic 389" o:spid="_x0000_s1624" style="position:absolute;left:332;top:9820;width:34671;height:12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" path="m,l3466968,e" filled="f" strokecolor="#748d99" strokeweight=".21094mm">
                    <v:path arrowok="t"/>
                  </v:shape>
                  <v:shape id="Graphic 390" o:spid="_x0000_s1625" style="position:absolute;top:9820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" path="m33227,l,e" fillcolor="black" stroked="f">
                    <v:path arrowok="t"/>
                  </v:shape>
                  <v:shape id="Graphic 391" o:spid="_x0000_s1626" style="position:absolute;top:9820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" path="m33227,l,e" filled="f" strokeweight=".21094mm">
                    <v:path arrowok="t"/>
                  </v:shape>
                  <v:shape id="Graphic 392" o:spid="_x0000_s1627" style="position:absolute;left:332;top:7646;width:34671;height:12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" path="m,l3466968,e" filled="f" strokecolor="#748d99" strokeweight=".21094mm">
                    <v:path arrowok="t"/>
                  </v:shape>
                  <v:shape id="Graphic 393" o:spid="_x0000_s1628" style="position:absolute;top:7646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" path="m33227,l,e" fillcolor="black" stroked="f">
                    <v:path arrowok="t"/>
                  </v:shape>
                  <v:shape id="Graphic 394" o:spid="_x0000_s1629" style="position:absolute;top:7646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" path="m33227,l,e" filled="f" strokeweight=".21094mm">
                    <v:path arrowok="t"/>
                  </v:shape>
                  <v:shape id="Graphic 395" o:spid="_x0000_s1630" style="position:absolute;left:332;top:5472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" path="m,l3466968,e" filled="f" strokecolor="#748d99" strokeweight=".21094mm">
                    <v:path arrowok="t"/>
                  </v:shape>
                  <v:shape id="Graphic 396" o:spid="_x0000_s1631" style="position:absolute;top:54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" path="m33227,l,e" fillcolor="black" stroked="f">
                    <v:path arrowok="t"/>
                  </v:shape>
                  <v:shape id="Graphic 397" o:spid="_x0000_s1632" style="position:absolute;top:54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" path="m33227,l,e" filled="f" strokeweight=".21094mm">
                    <v:path arrowok="t"/>
                  </v:shape>
                  <v:shape id="Graphic 398" o:spid="_x0000_s1633" style="position:absolute;left:332;top:3298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" path="m,l3466968,e" filled="f" strokecolor="#748d99" strokeweight=".21094mm">
                    <v:path arrowok="t"/>
                  </v:shape>
                  <v:shape id="Graphic 399" o:spid="_x0000_s1634" style="position:absolute;top:3298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" path="m33227,l,e" fillcolor="black" stroked="f">
                    <v:path arrowok="t"/>
                  </v:shape>
                  <v:shape id="Graphic 400" o:spid="_x0000_s1635" style="position:absolute;top:3298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" path="m33227,l,e" filled="f" strokeweight=".21094mm">
                    <v:path arrowok="t"/>
                  </v:shape>
                  <v:shape id="Graphic 401" o:spid="_x0000_s1636" style="position:absolute;left:332;top:1124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" path="m,l3466968,e" filled="f" strokecolor="#748d99" strokeweight=".21094mm">
                    <v:path arrowok="t"/>
                  </v:shape>
                  <v:shape id="Graphic 402" o:spid="_x0000_s1637" style="position:absolute;top:1124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" path="m33227,l,e" fillcolor="black" stroked="f">
                    <v:path arrowok="t"/>
                  </v:shape>
                  <v:shape id="Graphic 403" o:spid="_x0000_s1638" style="position:absolute;top:1124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" path="m33227,l,e" filled="f" strokeweight=".21094mm">
                    <v:path arrowok="t"/>
                  </v:shape>
                  <v:shape id="Graphic 404" o:spid="_x0000_s1639" style="position:absolute;left:1908;top:7646;width:31521;height:3156;visibility:visible;mso-wrap-style:square;v-text-anchor:top" coordsize="3152140,3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" path="m,315202l630358,195642r630358,54345l1891074,r630357,195642l3151790,315202e" filled="f" strokecolor="#bca37f" strokeweight=".39556mm">
                    <v:path arrowok="t"/>
                  </v:shape>
                  <v:shape id="Graphic 405" o:spid="_x0000_s1640" style="position:absolute;left:1747;top:10529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" path="m16111,l,26852,16111,53704,32222,26852,16111,xe" fillcolor="#bca37f" stroked="f">
                    <v:path arrowok="t"/>
                  </v:shape>
                  <v:shape id="Graphic 406" o:spid="_x0000_s1641" style="position:absolute;left:1747;top:10529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07" o:spid="_x0000_s1642" style="position:absolute;left:8050;top:9334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" path="m16111,l,26852,16111,53704,32222,26852,16111,xe" fillcolor="#bca37f" stroked="f">
                    <v:path arrowok="t"/>
                  </v:shape>
                  <v:shape id="Graphic 408" o:spid="_x0000_s1643" style="position:absolute;left:8050;top:9334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09" o:spid="_x0000_s1644" style="position:absolute;left:14354;top:98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" path="m16111,l,26852,16111,53704,32222,26852,16111,xe" fillcolor="#bca37f" stroked="f">
                    <v:path arrowok="t"/>
                  </v:shape>
                  <v:shape id="Graphic 410" o:spid="_x0000_s1645" style="position:absolute;left:14354;top:98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" path="m16111,53704l32222,26852,16111,,,26852,16111,53704xe" filled="f" strokecolor="#bca37f" strokeweight=".26369mm">
                    <v:path arrowok="t"/>
                  </v:shape>
                  <v:shape id="Graphic 411" o:spid="_x0000_s1646" style="position:absolute;left:20657;top:73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" path="m16111,l,26852,16111,53704,32222,26852,16111,xe" fillcolor="#bca37f" stroked="f">
                    <v:path arrowok="t"/>
                  </v:shape>
                  <v:shape id="Graphic 412" o:spid="_x0000_s1647" style="position:absolute;left:20657;top:73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" path="m16111,53704l32222,26852,16111,,,26852,16111,53704xe" filled="f" strokecolor="#bca37f" strokeweight=".26369mm">
                    <v:path arrowok="t"/>
                  </v:shape>
                  <v:shape id="Graphic 413" o:spid="_x0000_s1648" style="position:absolute;left:26961;top:9334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" path="m16111,l,26852,16111,53704,32222,26852,16111,xe" fillcolor="#bca37f" stroked="f">
                    <v:path arrowok="t"/>
                  </v:shape>
                  <v:shape id="Graphic 414" o:spid="_x0000_s1649" style="position:absolute;left:26961;top:9334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15" o:spid="_x0000_s1650" style="position:absolute;left:33264;top:10529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" path="m16111,l,26852,16111,53704,32222,26852,16111,xe" fillcolor="#bca37f" stroked="f">
                    <v:path arrowok="t"/>
                  </v:shape>
                  <v:shape id="Graphic 416" o:spid="_x0000_s1651" style="position:absolute;left:33264;top:10529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17" o:spid="_x0000_s1652" style="position:absolute;left:1908;top:5146;width:31521;height:2394;visibility:visible;mso-wrap-style:square;v-text-anchor:top" coordsize="315214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" path="m,217380l630358,206511r630358,32607l1891074,r630357,54345l3151790,228249e" filled="f" strokecolor="#bca37f" strokeweight=".52742mm">
                    <v:stroke dashstyle="1 1"/>
                    <v:path arrowok="t"/>
                  </v:shape>
                  <v:shape id="Graphic 418" o:spid="_x0000_s1653" style="position:absolute;left:1747;top:705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" path="m16111,l,26852,16111,53704,32222,26852,16111,xe" fillcolor="#bca37f" stroked="f">
                    <v:path arrowok="t"/>
                  </v:shape>
                  <v:shape id="Graphic 419" o:spid="_x0000_s1654" style="position:absolute;left:1747;top:705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20" o:spid="_x0000_s1655" style="position:absolute;left:8050;top:6943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" path="m16111,l,26852,16111,53704,32222,26852,16111,xe" fillcolor="#bca37f" stroked="f">
                    <v:path arrowok="t"/>
                  </v:shape>
                  <v:shape id="Graphic 421" o:spid="_x0000_s1656" style="position:absolute;left:8050;top:6943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22" o:spid="_x0000_s1657" style="position:absolute;left:14354;top:7269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" path="m16111,l,26852,16111,53704,32222,26852,16111,xe" fillcolor="#bca37f" stroked="f">
                    <v:path arrowok="t"/>
                  </v:shape>
                  <v:shape id="Graphic 423" o:spid="_x0000_s1658" style="position:absolute;left:14354;top:7269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24" o:spid="_x0000_s1659" style="position:absolute;left:20657;top:48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" path="m16111,l,26852,16111,53704,32222,26852,16111,xe" fillcolor="#bca37f" stroked="f">
                    <v:path arrowok="t"/>
                  </v:shape>
                  <v:shape id="Graphic 425" o:spid="_x0000_s1660" style="position:absolute;left:20657;top:48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26" o:spid="_x0000_s1661" style="position:absolute;left:26961;top:542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" path="m16111,l,26852,16111,53704,32222,26852,16111,xe" fillcolor="#bca37f" stroked="f">
                    <v:path arrowok="t"/>
                  </v:shape>
                  <v:shape id="Graphic 427" o:spid="_x0000_s1662" style="position:absolute;left:26961;top:542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28" o:spid="_x0000_s1663" style="position:absolute;left:33264;top:7160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" path="m16111,l,26852,16111,53704,32222,26852,16111,xe" fillcolor="#bca37f" stroked="f">
                    <v:path arrowok="t"/>
                  </v:shape>
                  <v:shape id="Graphic 429" o:spid="_x0000_s1664" style="position:absolute;left:33264;top:7160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30" o:spid="_x0000_s1665" style="position:absolute;left:332;top:37;width:34671;height:18479;visibility:visible;mso-wrap-style:square;v-text-anchor:top" coordsize="346710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" path="m,1847736l,em3466968,1847736l3466968,em,1847736r3466968,em,l3466968,e" filled="f" strokeweight=".21094mm">
                    <v:path arrowok="t"/>
                  </v:shape>
                  <v:shape id="Graphic 431" o:spid="_x0000_s1666" style="position:absolute;left:8953;top:16740;width:1715;height:12;visibility:visible;mso-wrap-style:square;v-text-anchor:top" coordsize="171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" path="m,l170885,e" filled="f" strokecolor="#bca37f" strokeweight=".39556mm">
                    <v:path arrowok="t"/>
                  </v:shape>
                  <v:shape id="Graphic 432" o:spid="_x0000_s1667" style="position:absolute;left:9647;top:1647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" path="m16111,l,26852,16111,53704,32222,26852,16111,xe" fillcolor="#bca37f" stroked="f">
                    <v:path arrowok="t"/>
                  </v:shape>
                  <v:shape id="Graphic 433" o:spid="_x0000_s1668" style="position:absolute;left:9647;top:1647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Graphic 434" o:spid="_x0000_s1669" style="position:absolute;left:17358;top:16740;width:1715;height:12;visibility:visible;mso-wrap-style:square;v-text-anchor:top" coordsize="171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" path="m,l170885,e" filled="f" strokecolor="#bca37f" strokeweight=".52742mm">
                    <v:stroke dashstyle="1 1"/>
                    <v:path arrowok="t"/>
                  </v:shape>
                  <v:shape id="Graphic 435" o:spid="_x0000_s1670" style="position:absolute;left:18051;top:1647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" path="m16111,l,26852,16111,53704,32222,26852,16111,xe" fillcolor="#bca37f" stroked="f">
                    <v:path arrowok="t"/>
                  </v:shape>
                  <v:shape id="Graphic 436" o:spid="_x0000_s1671" style="position:absolute;left:18051;top:1647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" path="m16111,53704l32222,26852,16111,,,26852,16111,53704xe" filled="f" strokecolor="#bca37f" strokeweight=".26369mm">
                    <v:path arrowok="t"/>
                  </v:shape>
                  <v:shape id="Textbox 437" o:spid="_x0000_s1672" type="#_x0000_t202" style="position:absolute;left:19762;top:3742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" filled="f" stroked="f">
                    <v:textbox inset="0,0,0,0">
                      <w:txbxContent>
                        <w:p w14:paraId="185FBBBB" w14:textId="77777777" w:rsidR="009D3118" w:rsidRDefault="009D3118">
                          <w:pPr>
                            <w:spacing w:line="145" w:lineRule="exact"/>
                            <w:rPr>
                              <w:del w:id="804" w:author="Author" w:date="2024-02-01T10:43:00Z"/>
                              <w:rFonts w:ascii="Verdana"/>
                              <w:sz w:val="17"/>
                            </w:rPr>
                          </w:pPr>
                          <w:del w:id="805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delText>12.3</w:delText>
                            </w:r>
                          </w:del>
                        </w:p>
                      </w:txbxContent>
                    </v:textbox>
                  </v:shape>
                  <v:shape id="Textbox 438" o:spid="_x0000_s1673" type="#_x0000_t202" style="position:absolute;left:26065;top:4285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" filled="f" stroked="f">
                    <v:textbox inset="0,0,0,0">
                      <w:txbxContent>
                        <w:p w14:paraId="5D062E3E" w14:textId="77777777" w:rsidR="009D3118" w:rsidRDefault="009D3118">
                          <w:pPr>
                            <w:spacing w:line="145" w:lineRule="exact"/>
                            <w:rPr>
                              <w:del w:id="806" w:author="Author" w:date="2024-02-01T10:43:00Z"/>
                              <w:rFonts w:ascii="Verdana"/>
                              <w:sz w:val="17"/>
                            </w:rPr>
                          </w:pPr>
                          <w:del w:id="807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delText>11.8</w:delText>
                            </w:r>
                          </w:del>
                        </w:p>
                      </w:txbxContent>
                    </v:textbox>
                  </v:shape>
                  <v:shape id="Textbox 439" o:spid="_x0000_s1674" type="#_x0000_t202" style="position:absolute;left:851;top:5916;width:2241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" filled="f" stroked="f">
                    <v:textbox inset="0,0,0,0">
                      <w:txbxContent>
                        <w:p w14:paraId="27FA6BB3" w14:textId="77777777" w:rsidR="009D3118" w:rsidRDefault="009D3118">
                          <w:pPr>
                            <w:spacing w:line="145" w:lineRule="exact"/>
                            <w:rPr>
                              <w:del w:id="808" w:author="Author" w:date="2024-02-01T10:43:00Z"/>
                              <w:rFonts w:ascii="Verdana"/>
                              <w:sz w:val="17"/>
                            </w:rPr>
                          </w:pPr>
                          <w:del w:id="809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delText>10.3</w:delText>
                            </w:r>
                          </w:del>
                        </w:p>
                      </w:txbxContent>
                    </v:textbox>
                  </v:shape>
                  <v:shape id="Textbox 440" o:spid="_x0000_s1675" type="#_x0000_t202" style="position:absolute;left:7154;top:5807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GF5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BP54Ir38gIevUPAAD//wMAUEsBAi0AFAAGAAgAAAAhANvh9svuAAAAhQEAABMAAAAAAAAA&#10;AAAAAAAAAAAAAFtDb250ZW50X1R5cGVzXS54bWxQSwECLQAUAAYACAAAACEAWvQsW78AAAAVAQAA&#10;CwAAAAAAAAAAAAAAAAAfAQAAX3JlbHMvLnJlbHNQSwECLQAUAAYACAAAACEARtxhecYAAADdAAAA&#10;DwAAAAAAAAAAAAAAAAAHAgAAZHJzL2Rvd25yZXYueG1sUEsFBgAAAAADAAMAtwAAAPoCAAAAAA==&#10;" filled="f" stroked="f">
                    <v:textbox inset="0,0,0,0">
                      <w:txbxContent>
                        <w:p w14:paraId="731BF394" w14:textId="77777777" w:rsidR="009D3118" w:rsidRDefault="009D3118">
                          <w:pPr>
                            <w:spacing w:line="145" w:lineRule="exact"/>
                            <w:rPr>
                              <w:del w:id="810" w:author="Author" w:date="2024-02-01T10:43:00Z"/>
                              <w:rFonts w:ascii="Verdana"/>
                              <w:sz w:val="17"/>
                            </w:rPr>
                          </w:pPr>
                          <w:del w:id="811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delText>10.4</w:delText>
                            </w:r>
                          </w:del>
                        </w:p>
                      </w:txbxContent>
                    </v:textbox>
                  </v:shape>
                  <v:shape id="Textbox 441" o:spid="_x0000_s1676" type="#_x0000_t202" style="position:absolute;left:13458;top:6133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" filled="f" stroked="f">
                    <v:textbox inset="0,0,0,0">
                      <w:txbxContent>
                        <w:p w14:paraId="00B81791" w14:textId="77777777" w:rsidR="009D3118" w:rsidRDefault="009D3118">
                          <w:pPr>
                            <w:spacing w:line="145" w:lineRule="exact"/>
                            <w:rPr>
                              <w:del w:id="812" w:author="Author" w:date="2024-02-01T10:43:00Z"/>
                              <w:rFonts w:ascii="Verdana"/>
                              <w:sz w:val="17"/>
                            </w:rPr>
                          </w:pPr>
                          <w:del w:id="813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delText>10.1</w:delText>
                            </w:r>
                          </w:del>
                        </w:p>
                      </w:txbxContent>
                    </v:textbox>
                  </v:shape>
                  <v:shape id="Textbox 442" o:spid="_x0000_s1677" type="#_x0000_t202" style="position:absolute;left:32369;top:6024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/ui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BPF8Iv38gIevUPAAD//wMAUEsBAi0AFAAGAAgAAAAhANvh9svuAAAAhQEAABMAAAAAAAAA&#10;AAAAAAAAAAAAAFtDb250ZW50X1R5cGVzXS54bWxQSwECLQAUAAYACAAAACEAWvQsW78AAAAVAQAA&#10;CwAAAAAAAAAAAAAAAAAfAQAAX3JlbHMvLnJlbHNQSwECLQAUAAYACAAAACEAPXP7osYAAADdAAAA&#10;DwAAAAAAAAAAAAAAAAAHAgAAZHJzL2Rvd25yZXYueG1sUEsFBgAAAAADAAMAtwAAAPoCAAAAAA==&#10;" filled="f" stroked="f">
                    <v:textbox inset="0,0,0,0">
                      <w:txbxContent>
                        <w:p w14:paraId="371FBB50" w14:textId="77777777" w:rsidR="009D3118" w:rsidRDefault="009D3118">
                          <w:pPr>
                            <w:spacing w:line="145" w:lineRule="exact"/>
                            <w:rPr>
                              <w:del w:id="814" w:author="Author" w:date="2024-02-01T10:43:00Z"/>
                              <w:rFonts w:ascii="Verdana"/>
                              <w:sz w:val="17"/>
                            </w:rPr>
                          </w:pPr>
                          <w:del w:id="815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delText>10.2</w:delText>
                            </w:r>
                          </w:del>
                        </w:p>
                      </w:txbxContent>
                    </v:textbox>
                  </v:shape>
                  <v:shape id="Textbox 443" o:spid="_x0000_s1678" type="#_x0000_t202" style="position:absolute;left:19762;top:8289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" filled="f" stroked="f">
                    <v:textbox inset="0,0,0,0">
                      <w:txbxContent>
                        <w:p w14:paraId="5D552C17" w14:textId="77777777" w:rsidR="009D3118" w:rsidRDefault="009D3118">
                          <w:pPr>
                            <w:spacing w:line="145" w:lineRule="exact"/>
                            <w:rPr>
                              <w:del w:id="816" w:author="Author" w:date="2024-02-01T10:43:00Z"/>
                              <w:rFonts w:ascii="Verdana"/>
                              <w:sz w:val="17"/>
                            </w:rPr>
                          </w:pPr>
                          <w:del w:id="817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delText>10.0</w:delText>
                            </w:r>
                          </w:del>
                        </w:p>
                      </w:txbxContent>
                    </v:textbox>
                  </v:shape>
                  <v:shape id="Textbox 444" o:spid="_x0000_s1679" type="#_x0000_t202" style="position:absolute;left:7456;top:10246;width:1639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" filled="f" stroked="f">
                    <v:textbox inset="0,0,0,0">
                      <w:txbxContent>
                        <w:p w14:paraId="59BD2B29" w14:textId="77777777" w:rsidR="009D3118" w:rsidRDefault="009D3118">
                          <w:pPr>
                            <w:spacing w:line="145" w:lineRule="exact"/>
                            <w:rPr>
                              <w:del w:id="818" w:author="Author" w:date="2024-02-01T10:43:00Z"/>
                              <w:rFonts w:ascii="Verdana"/>
                              <w:sz w:val="17"/>
                            </w:rPr>
                          </w:pPr>
                          <w:del w:id="819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5"/>
                                <w:w w:val="90"/>
                                <w:sz w:val="17"/>
                              </w:rPr>
                              <w:delText>8.2</w:delText>
                            </w:r>
                          </w:del>
                        </w:p>
                      </w:txbxContent>
                    </v:textbox>
                  </v:shape>
                  <v:shape id="Textbox 445" o:spid="_x0000_s1680" type="#_x0000_t202" style="position:absolute;left:1153;top:11441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XV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6fLefw+CaeILNfAAAA//8DAFBLAQItABQABgAIAAAAIQDb4fbL7gAAAIUBAAATAAAAAAAAAAAA&#10;AAAAAAAAAABbQ29udGVudF9UeXBlc10ueG1sUEsBAi0AFAAGAAgAAAAhAFr0LFu/AAAAFQEAAAsA&#10;AAAAAAAAAAAAAAAAHwEAAF9yZWxzLy5yZWxzUEsBAi0AFAAGAAgAAAAhAM2hZdXEAAAA3QAAAA8A&#10;AAAAAAAAAAAAAAAABwIAAGRycy9kb3ducmV2LnhtbFBLBQYAAAAAAwADALcAAAD4AgAAAAA=&#10;" filled="f" stroked="f">
                    <v:textbox inset="0,0,0,0">
                      <w:txbxContent>
                        <w:p w14:paraId="78AF6872" w14:textId="77777777" w:rsidR="009D3118" w:rsidRDefault="009D3118">
                          <w:pPr>
                            <w:spacing w:line="145" w:lineRule="exact"/>
                            <w:rPr>
                              <w:del w:id="820" w:author="Author" w:date="2024-02-01T10:43:00Z"/>
                              <w:rFonts w:ascii="Verdana"/>
                              <w:sz w:val="17"/>
                            </w:rPr>
                          </w:pPr>
                          <w:del w:id="821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5"/>
                                <w:w w:val="90"/>
                                <w:sz w:val="17"/>
                              </w:rPr>
                              <w:delText>7.1</w:delText>
                            </w:r>
                          </w:del>
                        </w:p>
                      </w:txbxContent>
                    </v:textbox>
                  </v:shape>
                  <v:shape id="Textbox 446" o:spid="_x0000_s1681" type="#_x0000_t202" style="position:absolute;left:13760;top:10789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" filled="f" stroked="f">
                    <v:textbox inset="0,0,0,0">
                      <w:txbxContent>
                        <w:p w14:paraId="439A2033" w14:textId="77777777" w:rsidR="009D3118" w:rsidRDefault="009D3118">
                          <w:pPr>
                            <w:spacing w:line="145" w:lineRule="exact"/>
                            <w:rPr>
                              <w:del w:id="822" w:author="Author" w:date="2024-02-01T10:43:00Z"/>
                              <w:rFonts w:ascii="Verdana"/>
                              <w:sz w:val="17"/>
                            </w:rPr>
                          </w:pPr>
                          <w:del w:id="823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5"/>
                                <w:w w:val="90"/>
                                <w:sz w:val="17"/>
                              </w:rPr>
                              <w:delText>7.7</w:delText>
                            </w:r>
                          </w:del>
                        </w:p>
                      </w:txbxContent>
                    </v:textbox>
                  </v:shape>
                  <v:shape id="Textbox 447" o:spid="_x0000_s1682" type="#_x0000_t202" style="position:absolute;left:26367;top:10246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" filled="f" stroked="f">
                    <v:textbox inset="0,0,0,0">
                      <w:txbxContent>
                        <w:p w14:paraId="3AC403BC" w14:textId="77777777" w:rsidR="009D3118" w:rsidRDefault="009D3118">
                          <w:pPr>
                            <w:spacing w:line="145" w:lineRule="exact"/>
                            <w:rPr>
                              <w:del w:id="824" w:author="Author" w:date="2024-02-01T10:43:00Z"/>
                              <w:rFonts w:ascii="Verdana"/>
                              <w:sz w:val="17"/>
                            </w:rPr>
                          </w:pPr>
                          <w:del w:id="825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5"/>
                                <w:w w:val="90"/>
                                <w:sz w:val="17"/>
                              </w:rPr>
                              <w:delText>8.2</w:delText>
                            </w:r>
                          </w:del>
                        </w:p>
                      </w:txbxContent>
                    </v:textbox>
                  </v:shape>
                  <v:shape id="Textbox 448" o:spid="_x0000_s1683" type="#_x0000_t202" style="position:absolute;left:32671;top:11441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" filled="f" stroked="f">
                    <v:textbox inset="0,0,0,0">
                      <w:txbxContent>
                        <w:p w14:paraId="24BBB341" w14:textId="77777777" w:rsidR="009D3118" w:rsidRDefault="009D3118">
                          <w:pPr>
                            <w:spacing w:line="145" w:lineRule="exact"/>
                            <w:rPr>
                              <w:del w:id="826" w:author="Author" w:date="2024-02-01T10:43:00Z"/>
                              <w:rFonts w:ascii="Verdana"/>
                              <w:sz w:val="17"/>
                            </w:rPr>
                          </w:pPr>
                          <w:del w:id="827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5"/>
                                <w:w w:val="90"/>
                                <w:sz w:val="17"/>
                              </w:rPr>
                              <w:delText>7.1</w:delText>
                            </w:r>
                          </w:del>
                        </w:p>
                      </w:txbxContent>
                    </v:textbox>
                  </v:shape>
                  <v:shape id="Textbox 449" o:spid="_x0000_s1684" type="#_x0000_t202" style="position:absolute;left:11232;top:16272;width:5112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" filled="f" stroked="f">
                    <v:textbox inset="0,0,0,0">
                      <w:txbxContent>
                        <w:p w14:paraId="413B7CBB" w14:textId="77777777" w:rsidR="009D3118" w:rsidRDefault="009D3118">
                          <w:pPr>
                            <w:spacing w:line="173" w:lineRule="exact"/>
                            <w:rPr>
                              <w:del w:id="828" w:author="Author" w:date="2024-02-01T10:43:00Z"/>
                              <w:rFonts w:ascii="Verdana"/>
                              <w:sz w:val="20"/>
                            </w:rPr>
                          </w:pPr>
                          <w:del w:id="829" w:author="Author" w:date="2024-02-01T10:43:00Z">
                            <w:r>
                              <w:rPr>
                                <w:rFonts w:ascii="Verdana"/>
                                <w:w w:val="90"/>
                                <w:sz w:val="20"/>
                              </w:rPr>
                              <w:delText>Net</w:delTex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20"/>
                              </w:rPr>
                              <w:delText xml:space="preserve"> </w:delTex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20"/>
                              </w:rPr>
                              <w:delText>Zero</w:delText>
                            </w:r>
                          </w:del>
                        </w:p>
                      </w:txbxContent>
                    </v:textbox>
                  </v:shape>
                  <v:shape id="Textbox 450" o:spid="_x0000_s1685" type="#_x0000_t202" style="position:absolute;left:19637;top:16272;width:1434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fek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BPF4Ir38gIevUPAAD//wMAUEsBAi0AFAAGAAgAAAAhANvh9svuAAAAhQEAABMAAAAAAAAA&#10;AAAAAAAAAAAAAFtDb250ZW50X1R5cGVzXS54bWxQSwECLQAUAAYACAAAACEAWvQsW78AAAAVAQAA&#10;CwAAAAAAAAAAAAAAAAAfAQAAX3JlbHMvLnJlbHNQSwECLQAUAAYACAAAACEAwwX3pMYAAADdAAAA&#10;DwAAAAAAAAAAAAAAAAAHAgAAZHJzL2Rvd25yZXYueG1sUEsFBgAAAAADAAMAtwAAAPoCAAAAAA==&#10;" filled="f" stroked="f">
                    <v:textbox inset="0,0,0,0">
                      <w:txbxContent>
                        <w:p w14:paraId="30525D1F" w14:textId="77777777" w:rsidR="009D3118" w:rsidRDefault="009D3118">
                          <w:pPr>
                            <w:spacing w:line="173" w:lineRule="exact"/>
                            <w:rPr>
                              <w:del w:id="830" w:author="Author" w:date="2024-02-01T10:43:00Z"/>
                              <w:rFonts w:ascii="Verdana"/>
                              <w:sz w:val="20"/>
                            </w:rPr>
                          </w:pPr>
                          <w:del w:id="831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delText>Persisting</w:delText>
                            </w:r>
                            <w:r>
                              <w:rPr>
                                <w:rFonts w:ascii="Verdana"/>
                                <w:spacing w:val="-5"/>
                                <w:sz w:val="20"/>
                              </w:rPr>
                              <w:delText xml:space="preserve"> </w:delTex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delText>Fossil</w:delText>
                            </w:r>
                            <w:r>
                              <w:rPr>
                                <w:rFonts w:ascii="Verdana"/>
                                <w:spacing w:val="-3"/>
                                <w:sz w:val="20"/>
                              </w:rPr>
                              <w:delText xml:space="preserve"> </w:delTex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delText>Demand</w:delText>
                            </w:r>
                          </w:del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832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15745024" behindDoc="0" locked="0" layoutInCell="1" allowOverlap="1" wp14:anchorId="0648CF2B" wp14:editId="3240478A">
                  <wp:simplePos x="0" y="0"/>
                  <wp:positionH relativeFrom="page">
                    <wp:posOffset>2253877</wp:posOffset>
                  </wp:positionH>
                  <wp:positionV relativeFrom="paragraph">
                    <wp:posOffset>-39875</wp:posOffset>
                  </wp:positionV>
                  <wp:extent cx="3504565" cy="1885314"/>
                  <wp:effectExtent l="0" t="0" r="0" b="0"/>
                  <wp:wrapNone/>
                  <wp:docPr id="356" name="Group 3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504565" cy="1885314"/>
                            <a:chOff x="0" y="0"/>
                            <a:chExt cx="3504565" cy="1885314"/>
                          </a:xfrm>
                        </wpg:grpSpPr>
                        <wps:wsp>
                          <wps:cNvPr id="358" name="Graphic 357"/>
                          <wps:cNvSpPr/>
                          <wps:spPr>
                            <a:xfrm>
                              <a:off x="190817" y="514642"/>
                              <a:ext cx="3152140" cy="565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565785">
                                  <a:moveTo>
                                    <a:pt x="630358" y="206511"/>
                                  </a:moveTo>
                                  <a:lnTo>
                                    <a:pt x="0" y="217380"/>
                                  </a:lnTo>
                                  <a:lnTo>
                                    <a:pt x="0" y="565189"/>
                                  </a:lnTo>
                                  <a:lnTo>
                                    <a:pt x="630358" y="445630"/>
                                  </a:lnTo>
                                  <a:lnTo>
                                    <a:pt x="1397750" y="445630"/>
                                  </a:lnTo>
                                  <a:lnTo>
                                    <a:pt x="1891074" y="249987"/>
                                  </a:lnTo>
                                  <a:lnTo>
                                    <a:pt x="3151790" y="249987"/>
                                  </a:lnTo>
                                  <a:lnTo>
                                    <a:pt x="3151790" y="239118"/>
                                  </a:lnTo>
                                  <a:lnTo>
                                    <a:pt x="1260716" y="239118"/>
                                  </a:lnTo>
                                  <a:lnTo>
                                    <a:pt x="630358" y="206511"/>
                                  </a:lnTo>
                                  <a:close/>
                                </a:path>
                                <a:path w="3152140" h="565785">
                                  <a:moveTo>
                                    <a:pt x="3151790" y="249987"/>
                                  </a:moveTo>
                                  <a:lnTo>
                                    <a:pt x="1891074" y="249987"/>
                                  </a:lnTo>
                                  <a:lnTo>
                                    <a:pt x="2521432" y="445630"/>
                                  </a:lnTo>
                                  <a:lnTo>
                                    <a:pt x="3151790" y="565189"/>
                                  </a:lnTo>
                                  <a:lnTo>
                                    <a:pt x="3151790" y="249987"/>
                                  </a:lnTo>
                                  <a:close/>
                                </a:path>
                                <a:path w="3152140" h="565785">
                                  <a:moveTo>
                                    <a:pt x="1397750" y="445630"/>
                                  </a:moveTo>
                                  <a:lnTo>
                                    <a:pt x="630358" y="445630"/>
                                  </a:lnTo>
                                  <a:lnTo>
                                    <a:pt x="1260716" y="499975"/>
                                  </a:lnTo>
                                  <a:lnTo>
                                    <a:pt x="1397750" y="445630"/>
                                  </a:lnTo>
                                  <a:close/>
                                </a:path>
                                <a:path w="3152140" h="565785">
                                  <a:moveTo>
                                    <a:pt x="1891074" y="0"/>
                                  </a:moveTo>
                                  <a:lnTo>
                                    <a:pt x="1260716" y="239118"/>
                                  </a:lnTo>
                                  <a:lnTo>
                                    <a:pt x="3151790" y="239118"/>
                                  </a:lnTo>
                                  <a:lnTo>
                                    <a:pt x="3151790" y="228249"/>
                                  </a:lnTo>
                                  <a:lnTo>
                                    <a:pt x="2521432" y="54345"/>
                                  </a:lnTo>
                                  <a:lnTo>
                                    <a:pt x="1891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>
                                <a:alpha val="25000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" name="Graphic 358"/>
                          <wps:cNvSpPr/>
                          <wps:spPr>
                            <a:xfrm>
                              <a:off x="190817" y="514642"/>
                              <a:ext cx="3152140" cy="565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565785">
                                  <a:moveTo>
                                    <a:pt x="0" y="565189"/>
                                  </a:moveTo>
                                  <a:lnTo>
                                    <a:pt x="0" y="217380"/>
                                  </a:lnTo>
                                  <a:lnTo>
                                    <a:pt x="630358" y="206511"/>
                                  </a:lnTo>
                                  <a:lnTo>
                                    <a:pt x="1260716" y="239118"/>
                                  </a:lnTo>
                                  <a:lnTo>
                                    <a:pt x="1891074" y="0"/>
                                  </a:lnTo>
                                  <a:lnTo>
                                    <a:pt x="2521431" y="54345"/>
                                  </a:lnTo>
                                  <a:lnTo>
                                    <a:pt x="3151790" y="228249"/>
                                  </a:lnTo>
                                  <a:lnTo>
                                    <a:pt x="3151790" y="565189"/>
                                  </a:lnTo>
                                  <a:lnTo>
                                    <a:pt x="2521431" y="445630"/>
                                  </a:lnTo>
                                  <a:lnTo>
                                    <a:pt x="1891074" y="249987"/>
                                  </a:lnTo>
                                  <a:lnTo>
                                    <a:pt x="1260716" y="499975"/>
                                  </a:lnTo>
                                  <a:lnTo>
                                    <a:pt x="630358" y="445630"/>
                                  </a:lnTo>
                                  <a:lnTo>
                                    <a:pt x="0" y="565189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0" name="Graphic 359"/>
                          <wps:cNvSpPr/>
                          <wps:spPr>
                            <a:xfrm>
                              <a:off x="190817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" name="Graphic 360"/>
                          <wps:cNvSpPr/>
                          <wps:spPr>
                            <a:xfrm>
                              <a:off x="19081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Graphic 361"/>
                          <wps:cNvSpPr/>
                          <wps:spPr>
                            <a:xfrm>
                              <a:off x="19081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" name="Graphic 362"/>
                          <wps:cNvSpPr/>
                          <wps:spPr>
                            <a:xfrm>
                              <a:off x="821175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" name="Graphic 363"/>
                          <wps:cNvSpPr/>
                          <wps:spPr>
                            <a:xfrm>
                              <a:off x="821175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5" name="Graphic 364"/>
                          <wps:cNvSpPr/>
                          <wps:spPr>
                            <a:xfrm>
                              <a:off x="821175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6" name="Graphic 365"/>
                          <wps:cNvSpPr/>
                          <wps:spPr>
                            <a:xfrm>
                              <a:off x="1451533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7" name="Graphic 366"/>
                          <wps:cNvSpPr/>
                          <wps:spPr>
                            <a:xfrm>
                              <a:off x="1451533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8" name="Graphic 367"/>
                          <wps:cNvSpPr/>
                          <wps:spPr>
                            <a:xfrm>
                              <a:off x="1451533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9" name="Graphic 368"/>
                          <wps:cNvSpPr/>
                          <wps:spPr>
                            <a:xfrm>
                              <a:off x="2081891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0" name="Graphic 369"/>
                          <wps:cNvSpPr/>
                          <wps:spPr>
                            <a:xfrm>
                              <a:off x="2081891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" name="Graphic 370"/>
                          <wps:cNvSpPr/>
                          <wps:spPr>
                            <a:xfrm>
                              <a:off x="2081891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Graphic 371"/>
                          <wps:cNvSpPr/>
                          <wps:spPr>
                            <a:xfrm>
                              <a:off x="2712249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Graphic 372"/>
                          <wps:cNvSpPr/>
                          <wps:spPr>
                            <a:xfrm>
                              <a:off x="2712249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Graphic 373"/>
                          <wps:cNvSpPr/>
                          <wps:spPr>
                            <a:xfrm>
                              <a:off x="2712249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Graphic 374"/>
                          <wps:cNvSpPr/>
                          <wps:spPr>
                            <a:xfrm>
                              <a:off x="3342607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Graphic 375"/>
                          <wps:cNvSpPr/>
                          <wps:spPr>
                            <a:xfrm>
                              <a:off x="334260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7" name="Graphic 376"/>
                          <wps:cNvSpPr/>
                          <wps:spPr>
                            <a:xfrm>
                              <a:off x="334260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" name="Graphic 377"/>
                          <wps:cNvSpPr/>
                          <wps:spPr>
                            <a:xfrm>
                              <a:off x="33227" y="1851533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Graphic 378"/>
                          <wps:cNvSpPr/>
                          <wps:spPr>
                            <a:xfrm>
                              <a:off x="0" y="185153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" name="Graphic 379"/>
                          <wps:cNvSpPr/>
                          <wps:spPr>
                            <a:xfrm>
                              <a:off x="0" y="185153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1" name="Graphic 380"/>
                          <wps:cNvSpPr/>
                          <wps:spPr>
                            <a:xfrm>
                              <a:off x="33227" y="1634152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" name="Graphic 381"/>
                          <wps:cNvSpPr/>
                          <wps:spPr>
                            <a:xfrm>
                              <a:off x="0" y="163415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" name="Graphic 382"/>
                          <wps:cNvSpPr/>
                          <wps:spPr>
                            <a:xfrm>
                              <a:off x="0" y="163415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" name="Graphic 383"/>
                          <wps:cNvSpPr/>
                          <wps:spPr>
                            <a:xfrm>
                              <a:off x="33227" y="1416772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" name="Graphic 384"/>
                          <wps:cNvSpPr/>
                          <wps:spPr>
                            <a:xfrm>
                              <a:off x="0" y="141677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6" name="Graphic 385"/>
                          <wps:cNvSpPr/>
                          <wps:spPr>
                            <a:xfrm>
                              <a:off x="0" y="141677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" name="Graphic 386"/>
                          <wps:cNvSpPr/>
                          <wps:spPr>
                            <a:xfrm>
                              <a:off x="33227" y="1199391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" name="Graphic 387"/>
                          <wps:cNvSpPr/>
                          <wps:spPr>
                            <a:xfrm>
                              <a:off x="0" y="119939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9" name="Graphic 388"/>
                          <wps:cNvSpPr/>
                          <wps:spPr>
                            <a:xfrm>
                              <a:off x="0" y="119939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0" name="Graphic 389"/>
                          <wps:cNvSpPr/>
                          <wps:spPr>
                            <a:xfrm>
                              <a:off x="33227" y="982010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1" name="Graphic 390"/>
                          <wps:cNvSpPr/>
                          <wps:spPr>
                            <a:xfrm>
                              <a:off x="0" y="982010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" name="Graphic 391"/>
                          <wps:cNvSpPr/>
                          <wps:spPr>
                            <a:xfrm>
                              <a:off x="0" y="982010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Graphic 392"/>
                          <wps:cNvSpPr/>
                          <wps:spPr>
                            <a:xfrm>
                              <a:off x="33227" y="764629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" name="Graphic 393"/>
                          <wps:cNvSpPr/>
                          <wps:spPr>
                            <a:xfrm>
                              <a:off x="0" y="76462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" name="Graphic 394"/>
                          <wps:cNvSpPr/>
                          <wps:spPr>
                            <a:xfrm>
                              <a:off x="0" y="76462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6" name="Graphic 395"/>
                          <wps:cNvSpPr/>
                          <wps:spPr>
                            <a:xfrm>
                              <a:off x="33227" y="547249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" name="Graphic 396"/>
                          <wps:cNvSpPr/>
                          <wps:spPr>
                            <a:xfrm>
                              <a:off x="0" y="54724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" name="Graphic 397"/>
                          <wps:cNvSpPr/>
                          <wps:spPr>
                            <a:xfrm>
                              <a:off x="0" y="54724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Graphic 398"/>
                          <wps:cNvSpPr/>
                          <wps:spPr>
                            <a:xfrm>
                              <a:off x="33227" y="329868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" name="Graphic 399"/>
                          <wps:cNvSpPr/>
                          <wps:spPr>
                            <a:xfrm>
                              <a:off x="0" y="32986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Graphic 400"/>
                          <wps:cNvSpPr/>
                          <wps:spPr>
                            <a:xfrm>
                              <a:off x="0" y="32986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" name="Graphic 401"/>
                          <wps:cNvSpPr/>
                          <wps:spPr>
                            <a:xfrm>
                              <a:off x="33227" y="112487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" name="Graphic 402"/>
                          <wps:cNvSpPr/>
                          <wps:spPr>
                            <a:xfrm>
                              <a:off x="0" y="11248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" name="Graphic 403"/>
                          <wps:cNvSpPr/>
                          <wps:spPr>
                            <a:xfrm>
                              <a:off x="0" y="11248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" name="Graphic 404"/>
                          <wps:cNvSpPr/>
                          <wps:spPr>
                            <a:xfrm>
                              <a:off x="190817" y="764629"/>
                              <a:ext cx="3152140" cy="3155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315595">
                                  <a:moveTo>
                                    <a:pt x="0" y="315202"/>
                                  </a:moveTo>
                                  <a:lnTo>
                                    <a:pt x="630358" y="195642"/>
                                  </a:lnTo>
                                  <a:lnTo>
                                    <a:pt x="1260716" y="249987"/>
                                  </a:lnTo>
                                  <a:lnTo>
                                    <a:pt x="1891074" y="0"/>
                                  </a:lnTo>
                                  <a:lnTo>
                                    <a:pt x="2521431" y="195642"/>
                                  </a:lnTo>
                                  <a:lnTo>
                                    <a:pt x="3151790" y="315202"/>
                                  </a:lnTo>
                                </a:path>
                              </a:pathLst>
                            </a:custGeom>
                            <a:ln w="14240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Graphic 405"/>
                          <wps:cNvSpPr/>
                          <wps:spPr>
                            <a:xfrm>
                              <a:off x="174706" y="105297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7" name="Graphic 406"/>
                          <wps:cNvSpPr/>
                          <wps:spPr>
                            <a:xfrm>
                              <a:off x="174706" y="105297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" name="Graphic 407"/>
                          <wps:cNvSpPr/>
                          <wps:spPr>
                            <a:xfrm>
                              <a:off x="805063" y="93342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Graphic 408"/>
                          <wps:cNvSpPr/>
                          <wps:spPr>
                            <a:xfrm>
                              <a:off x="805063" y="93342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" name="Graphic 409"/>
                          <wps:cNvSpPr/>
                          <wps:spPr>
                            <a:xfrm>
                              <a:off x="1435422" y="987765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" name="Graphic 410"/>
                          <wps:cNvSpPr/>
                          <wps:spPr>
                            <a:xfrm>
                              <a:off x="1435422" y="987765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" name="Graphic 411"/>
                          <wps:cNvSpPr/>
                          <wps:spPr>
                            <a:xfrm>
                              <a:off x="2065780" y="737777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" name="Graphic 412"/>
                          <wps:cNvSpPr/>
                          <wps:spPr>
                            <a:xfrm>
                              <a:off x="2065780" y="737777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" name="Graphic 413"/>
                          <wps:cNvSpPr/>
                          <wps:spPr>
                            <a:xfrm>
                              <a:off x="2696138" y="93342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" name="Graphic 414"/>
                          <wps:cNvSpPr/>
                          <wps:spPr>
                            <a:xfrm>
                              <a:off x="2696138" y="93342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6" name="Graphic 415"/>
                          <wps:cNvSpPr/>
                          <wps:spPr>
                            <a:xfrm>
                              <a:off x="3326496" y="105297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" name="Graphic 416"/>
                          <wps:cNvSpPr/>
                          <wps:spPr>
                            <a:xfrm>
                              <a:off x="3326496" y="105297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" name="Graphic 417"/>
                          <wps:cNvSpPr/>
                          <wps:spPr>
                            <a:xfrm>
                              <a:off x="190817" y="514642"/>
                              <a:ext cx="3152140" cy="239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239395">
                                  <a:moveTo>
                                    <a:pt x="0" y="217380"/>
                                  </a:moveTo>
                                  <a:lnTo>
                                    <a:pt x="630358" y="206511"/>
                                  </a:lnTo>
                                  <a:lnTo>
                                    <a:pt x="1260716" y="239118"/>
                                  </a:lnTo>
                                  <a:lnTo>
                                    <a:pt x="1891074" y="0"/>
                                  </a:lnTo>
                                  <a:lnTo>
                                    <a:pt x="2521431" y="54345"/>
                                  </a:lnTo>
                                  <a:lnTo>
                                    <a:pt x="3151790" y="228249"/>
                                  </a:lnTo>
                                </a:path>
                              </a:pathLst>
                            </a:custGeom>
                            <a:ln w="18987">
                              <a:solidFill>
                                <a:srgbClr val="BCA37F"/>
                              </a:solidFill>
                              <a:prstDash val="sysDot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" name="Graphic 418"/>
                          <wps:cNvSpPr/>
                          <wps:spPr>
                            <a:xfrm>
                              <a:off x="174706" y="70517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" name="Graphic 419"/>
                          <wps:cNvSpPr/>
                          <wps:spPr>
                            <a:xfrm>
                              <a:off x="174706" y="70517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1" name="Graphic 420"/>
                          <wps:cNvSpPr/>
                          <wps:spPr>
                            <a:xfrm>
                              <a:off x="805063" y="69430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" name="Graphic 421"/>
                          <wps:cNvSpPr/>
                          <wps:spPr>
                            <a:xfrm>
                              <a:off x="805063" y="69430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" name="Graphic 422"/>
                          <wps:cNvSpPr/>
                          <wps:spPr>
                            <a:xfrm>
                              <a:off x="1435422" y="726908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" name="Graphic 423"/>
                          <wps:cNvSpPr/>
                          <wps:spPr>
                            <a:xfrm>
                              <a:off x="1435422" y="726908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" name="Graphic 424"/>
                          <wps:cNvSpPr/>
                          <wps:spPr>
                            <a:xfrm>
                              <a:off x="2065780" y="48779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" name="Graphic 425"/>
                          <wps:cNvSpPr/>
                          <wps:spPr>
                            <a:xfrm>
                              <a:off x="2065780" y="48779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" name="Graphic 426"/>
                          <wps:cNvSpPr/>
                          <wps:spPr>
                            <a:xfrm>
                              <a:off x="2696138" y="542135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" name="Graphic 427"/>
                          <wps:cNvSpPr/>
                          <wps:spPr>
                            <a:xfrm>
                              <a:off x="2696138" y="542135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9" name="Graphic 428"/>
                          <wps:cNvSpPr/>
                          <wps:spPr>
                            <a:xfrm>
                              <a:off x="3326496" y="71603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Graphic 429"/>
                          <wps:cNvSpPr/>
                          <wps:spPr>
                            <a:xfrm>
                              <a:off x="3326496" y="716039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" name="Graphic 430"/>
                          <wps:cNvSpPr/>
                          <wps:spPr>
                            <a:xfrm>
                              <a:off x="33227" y="3797"/>
                              <a:ext cx="346710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  <a:path w="3467100" h="1847850">
                                  <a:moveTo>
                                    <a:pt x="3466968" y="1847736"/>
                                  </a:moveTo>
                                  <a:lnTo>
                                    <a:pt x="3466968" y="0"/>
                                  </a:lnTo>
                                </a:path>
                                <a:path w="3467100" h="1847850">
                                  <a:moveTo>
                                    <a:pt x="0" y="1847736"/>
                                  </a:moveTo>
                                  <a:lnTo>
                                    <a:pt x="3466968" y="1847736"/>
                                  </a:lnTo>
                                </a:path>
                                <a:path w="3467100" h="184785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" name="Graphic 431"/>
                          <wps:cNvSpPr/>
                          <wps:spPr>
                            <a:xfrm>
                              <a:off x="895381" y="1674002"/>
                              <a:ext cx="171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450">
                                  <a:moveTo>
                                    <a:pt x="0" y="0"/>
                                  </a:moveTo>
                                  <a:lnTo>
                                    <a:pt x="170885" y="0"/>
                                  </a:lnTo>
                                </a:path>
                              </a:pathLst>
                            </a:custGeom>
                            <a:ln w="14240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" name="Graphic 432"/>
                          <wps:cNvSpPr/>
                          <wps:spPr>
                            <a:xfrm>
                              <a:off x="964713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4" name="Graphic 433"/>
                          <wps:cNvSpPr/>
                          <wps:spPr>
                            <a:xfrm>
                              <a:off x="964713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5" name="Graphic 434"/>
                          <wps:cNvSpPr/>
                          <wps:spPr>
                            <a:xfrm>
                              <a:off x="1735864" y="1674002"/>
                              <a:ext cx="171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450">
                                  <a:moveTo>
                                    <a:pt x="0" y="0"/>
                                  </a:moveTo>
                                  <a:lnTo>
                                    <a:pt x="170885" y="0"/>
                                  </a:lnTo>
                                </a:path>
                              </a:pathLst>
                            </a:custGeom>
                            <a:ln w="18987">
                              <a:solidFill>
                                <a:srgbClr val="BCA37F"/>
                              </a:solidFill>
                              <a:prstDash val="sysDot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Graphic 435"/>
                          <wps:cNvSpPr/>
                          <wps:spPr>
                            <a:xfrm>
                              <a:off x="1805196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37F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Graphic 436"/>
                          <wps:cNvSpPr/>
                          <wps:spPr>
                            <a:xfrm>
                              <a:off x="1805196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BCA37F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Textbox 437"/>
                          <wps:cNvSpPr txBox="1"/>
                          <wps:spPr>
                            <a:xfrm>
                              <a:off x="1976200" y="374232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4145A8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33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34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t>12.3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39" name="Textbox 438"/>
                          <wps:cNvSpPr txBox="1"/>
                          <wps:spPr>
                            <a:xfrm>
                              <a:off x="2606558" y="428578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31297AF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35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36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t>11.8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40" name="Textbox 439"/>
                          <wps:cNvSpPr txBox="1"/>
                          <wps:spPr>
                            <a:xfrm>
                              <a:off x="85126" y="591613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128AAB2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37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38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t>10.3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41" name="Textbox 440"/>
                          <wps:cNvSpPr txBox="1"/>
                          <wps:spPr>
                            <a:xfrm>
                              <a:off x="715484" y="580744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D3672F0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39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40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t>10.4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42" name="Textbox 441"/>
                          <wps:cNvSpPr txBox="1"/>
                          <wps:spPr>
                            <a:xfrm>
                              <a:off x="1345842" y="613351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604E367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41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42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t>10.1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43" name="Textbox 442"/>
                          <wps:cNvSpPr txBox="1"/>
                          <wps:spPr>
                            <a:xfrm>
                              <a:off x="3236916" y="602482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9A075A6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43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44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t>10.2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44" name="Textbox 443"/>
                          <wps:cNvSpPr txBox="1"/>
                          <wps:spPr>
                            <a:xfrm>
                              <a:off x="1976200" y="828993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1AE8CE5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45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46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4"/>
                                      <w:w w:val="90"/>
                                      <w:sz w:val="17"/>
                                    </w:rPr>
                                    <w:t>10.0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45" name="Textbox 444"/>
                          <wps:cNvSpPr txBox="1"/>
                          <wps:spPr>
                            <a:xfrm>
                              <a:off x="745671" y="1024636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71E6A1D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47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48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5"/>
                                      <w:w w:val="90"/>
                                      <w:sz w:val="17"/>
                                    </w:rPr>
                                    <w:t>8.2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46" name="Textbox 445"/>
                          <wps:cNvSpPr txBox="1"/>
                          <wps:spPr>
                            <a:xfrm>
                              <a:off x="115313" y="1144195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7EAC91E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49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50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5"/>
                                      <w:w w:val="90"/>
                                      <w:sz w:val="17"/>
                                    </w:rPr>
                                    <w:t>7.1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47" name="Textbox 446"/>
                          <wps:cNvSpPr txBox="1"/>
                          <wps:spPr>
                            <a:xfrm>
                              <a:off x="1376029" y="1078981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7C19327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51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52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5"/>
                                      <w:w w:val="90"/>
                                      <w:sz w:val="17"/>
                                    </w:rPr>
                                    <w:t>7.7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48" name="Textbox 447"/>
                          <wps:cNvSpPr txBox="1"/>
                          <wps:spPr>
                            <a:xfrm>
                              <a:off x="2636745" y="1024636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3C47F0B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53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54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5"/>
                                      <w:w w:val="90"/>
                                      <w:sz w:val="17"/>
                                    </w:rPr>
                                    <w:t>8.2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49" name="Textbox 448"/>
                          <wps:cNvSpPr txBox="1"/>
                          <wps:spPr>
                            <a:xfrm>
                              <a:off x="3267103" y="1144195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69C1664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855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856" w:author="Author" w:date="2024-02-01T10:43:00Z">
                                  <w:r>
                                    <w:rPr>
                                      <w:rFonts w:ascii="Verdana"/>
                                      <w:color w:val="BCA37F"/>
                                      <w:spacing w:val="-5"/>
                                      <w:w w:val="90"/>
                                      <w:sz w:val="17"/>
                                    </w:rPr>
                                    <w:t>7.1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50" name="Textbox 449"/>
                          <wps:cNvSpPr txBox="1"/>
                          <wps:spPr>
                            <a:xfrm>
                              <a:off x="1123228" y="1627293"/>
                              <a:ext cx="511175" cy="11048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240E47" w14:textId="77777777" w:rsidR="009D3118" w:rsidRDefault="009D3118">
                                <w:pPr>
                                  <w:spacing w:line="173" w:lineRule="exact"/>
                                  <w:rPr>
                                    <w:ins w:id="857" w:author="Author" w:date="2024-02-01T10:43:00Z"/>
                                    <w:rFonts w:ascii="Verdana"/>
                                    <w:sz w:val="20"/>
                                  </w:rPr>
                                </w:pPr>
                                <w:ins w:id="858" w:author="Author" w:date="2024-02-01T10:43:00Z">
                                  <w:r>
                                    <w:rPr>
                                      <w:rFonts w:ascii="Verdana"/>
                                      <w:w w:val="90"/>
                                      <w:sz w:val="20"/>
                                    </w:rPr>
                                    <w:t>Net</w:t>
                                  </w:r>
                                  <w:r>
                                    <w:rPr>
                                      <w:rFonts w:ascii="Verdana"/>
                                      <w:spacing w:val="-5"/>
                                      <w:w w:val="9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pacing w:val="-4"/>
                                      <w:w w:val="90"/>
                                      <w:sz w:val="20"/>
                                    </w:rPr>
                                    <w:t>Zero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451" name="Textbox 450"/>
                          <wps:cNvSpPr txBox="1"/>
                          <wps:spPr>
                            <a:xfrm>
                              <a:off x="1963711" y="1627293"/>
                              <a:ext cx="1434465" cy="11048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6AA0D7E" w14:textId="77777777" w:rsidR="009D3118" w:rsidRDefault="009D3118">
                                <w:pPr>
                                  <w:spacing w:line="173" w:lineRule="exact"/>
                                  <w:rPr>
                                    <w:ins w:id="859" w:author="Author" w:date="2024-02-01T10:43:00Z"/>
                                    <w:rFonts w:ascii="Verdana"/>
                                    <w:sz w:val="20"/>
                                  </w:rPr>
                                </w:pPr>
                                <w:ins w:id="860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t>Persisting</w:t>
                                  </w:r>
                                  <w:r>
                                    <w:rPr>
                                      <w:rFonts w:ascii="Verdana"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t>Fossil</w:t>
                                  </w:r>
                                  <w:r>
                                    <w:rPr>
                                      <w:rFonts w:ascii="Verdana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t>Demand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648CF2B" id="Group 356" o:spid="_x0000_s1686" style="position:absolute;left:0;text-align:left;margin-left:177.45pt;margin-top:-3.15pt;width:275.95pt;height:148.45pt;z-index:15745024;mso-wrap-distance-left:0;mso-wrap-distance-right:0;mso-position-horizontal-relative:page" coordsize="35045,18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">
                  <v:shape id="Graphic 357" o:spid="_x0000_s1687" style="position:absolute;left:1908;top:5146;width:31521;height:5658;visibility:visible;mso-wrap-style:square;v-text-anchor:top" coordsize="315214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" path="m630358,206511l,217380,,565189,630358,445630r767392,l1891074,249987r1260716,l3151790,239118r-1891074,l630358,206511xem3151790,249987r-1260716,l2521432,445630r630358,119559l3151790,249987xem1397750,445630r-767392,l1260716,499975r137034,-54345xem1891074,l1260716,239118r1891074,l3151790,228249,2521432,54345,1891074,xe" fillcolor="#bca37f" stroked="f">
                    <v:fill opacity="16448f"/>
                    <v:path arrowok="t"/>
                  </v:shape>
                  <v:shape id="Graphic 358" o:spid="_x0000_s1688" style="position:absolute;left:1908;top:5146;width:31521;height:5658;visibility:visible;mso-wrap-style:square;v-text-anchor:top" coordsize="315214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" path="m,565189l,217380,630358,206511r630358,32607l1891074,r630357,54345l3151790,228249r,336940l2521431,445630,1891074,249987,1260716,499975,630358,445630,,565189xe" filled="f" strokecolor="#bca37f" strokeweight=".26369mm">
                    <v:path arrowok="t"/>
                  </v:shape>
                  <v:shape id="Graphic 359" o:spid="_x0000_s1689" style="position:absolute;left:1908;top:37;width:12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" path="m,1847736l,e" filled="f" strokecolor="#748d99" strokeweight=".21094mm">
                    <v:path arrowok="t"/>
                  </v:shape>
                  <v:shape id="Graphic 360" o:spid="_x0000_s1690" style="position:absolute;left:1908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" path="m,l,33227e" fillcolor="black" stroked="f">
                    <v:path arrowok="t"/>
                  </v:shape>
                  <v:shape id="Graphic 361" o:spid="_x0000_s1691" style="position:absolute;left:1908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" path="m,l,33227e" filled="f" strokeweight=".21094mm">
                    <v:path arrowok="t"/>
                  </v:shape>
                  <v:shape id="Graphic 362" o:spid="_x0000_s1692" style="position:absolute;left:8211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" path="m,1847736l,e" filled="f" strokecolor="#748d99" strokeweight=".21094mm">
                    <v:path arrowok="t"/>
                  </v:shape>
                  <v:shape id="Graphic 363" o:spid="_x0000_s1693" style="position:absolute;left:8211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" path="m,l,33227e" fillcolor="black" stroked="f">
                    <v:path arrowok="t"/>
                  </v:shape>
                  <v:shape id="Graphic 364" o:spid="_x0000_s1694" style="position:absolute;left:8211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" path="m,l,33227e" filled="f" strokeweight=".21094mm">
                    <v:path arrowok="t"/>
                  </v:shape>
                  <v:shape id="Graphic 365" o:spid="_x0000_s1695" style="position:absolute;left:14515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" path="m,1847736l,e" filled="f" strokecolor="#748d99" strokeweight=".21094mm">
                    <v:path arrowok="t"/>
                  </v:shape>
                  <v:shape id="Graphic 366" o:spid="_x0000_s1696" style="position:absolute;left:14515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" path="m,l,33227e" fillcolor="black" stroked="f">
                    <v:path arrowok="t"/>
                  </v:shape>
                  <v:shape id="Graphic 367" o:spid="_x0000_s1697" style="position:absolute;left:14515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" path="m,l,33227e" filled="f" strokeweight=".21094mm">
                    <v:path arrowok="t"/>
                  </v:shape>
                  <v:shape id="Graphic 368" o:spid="_x0000_s1698" style="position:absolute;left:20818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" path="m,1847736l,e" filled="f" strokecolor="#748d99" strokeweight=".21094mm">
                    <v:path arrowok="t"/>
                  </v:shape>
                  <v:shape id="Graphic 369" o:spid="_x0000_s1699" style="position:absolute;left:20818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" path="m,l,33227e" fillcolor="black" stroked="f">
                    <v:path arrowok="t"/>
                  </v:shape>
                  <v:shape id="Graphic 370" o:spid="_x0000_s1700" style="position:absolute;left:20818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" path="m,l,33227e" filled="f" strokeweight=".21094mm">
                    <v:path arrowok="t"/>
                  </v:shape>
                  <v:shape id="Graphic 371" o:spid="_x0000_s1701" style="position:absolute;left:27122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" path="m,1847736l,e" filled="f" strokecolor="#748d99" strokeweight=".21094mm">
                    <v:path arrowok="t"/>
                  </v:shape>
                  <v:shape id="Graphic 372" o:spid="_x0000_s1702" style="position:absolute;left:27122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" path="m,l,33227e" fillcolor="black" stroked="f">
                    <v:path arrowok="t"/>
                  </v:shape>
                  <v:shape id="Graphic 373" o:spid="_x0000_s1703" style="position:absolute;left:27122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" path="m,l,33227e" filled="f" strokeweight=".21094mm">
                    <v:path arrowok="t"/>
                  </v:shape>
                  <v:shape id="Graphic 374" o:spid="_x0000_s1704" style="position:absolute;left:33426;top:37;width:12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" path="m,1847736l,e" filled="f" strokecolor="#748d99" strokeweight=".21094mm">
                    <v:path arrowok="t"/>
                  </v:shape>
                  <v:shape id="Graphic 375" o:spid="_x0000_s1705" style="position:absolute;left:33426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" path="m,l,33227e" fillcolor="black" stroked="f">
                    <v:path arrowok="t"/>
                  </v:shape>
                  <v:shape id="Graphic 376" o:spid="_x0000_s1706" style="position:absolute;left:33426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" path="m,l,33227e" filled="f" strokeweight=".21094mm">
                    <v:path arrowok="t"/>
                  </v:shape>
                  <v:shape id="Graphic 377" o:spid="_x0000_s1707" style="position:absolute;left:332;top:18515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" path="m,l3466968,e" filled="f" strokecolor="#748d99" strokeweight=".21094mm">
                    <v:path arrowok="t"/>
                  </v:shape>
                  <v:shape id="Graphic 378" o:spid="_x0000_s1708" style="position:absolute;top:1851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" path="m33227,l,e" fillcolor="black" stroked="f">
                    <v:path arrowok="t"/>
                  </v:shape>
                  <v:shape id="Graphic 379" o:spid="_x0000_s1709" style="position:absolute;top:1851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" path="m33227,l,e" filled="f" strokeweight=".21094mm">
                    <v:path arrowok="t"/>
                  </v:shape>
                  <v:shape id="Graphic 380" o:spid="_x0000_s1710" style="position:absolute;left:332;top:16341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" path="m,l3466968,e" filled="f" strokecolor="#748d99" strokeweight=".21094mm">
                    <v:path arrowok="t"/>
                  </v:shape>
                  <v:shape id="Graphic 381" o:spid="_x0000_s1711" style="position:absolute;top:1634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" path="m33227,l,e" fillcolor="black" stroked="f">
                    <v:path arrowok="t"/>
                  </v:shape>
                  <v:shape id="Graphic 382" o:spid="_x0000_s1712" style="position:absolute;top:1634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" path="m33227,l,e" filled="f" strokeweight=".21094mm">
                    <v:path arrowok="t"/>
                  </v:shape>
                  <v:shape id="Graphic 383" o:spid="_x0000_s1713" style="position:absolute;left:332;top:14167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" path="m,l3466968,e" filled="f" strokecolor="#748d99" strokeweight=".21094mm">
                    <v:path arrowok="t"/>
                  </v:shape>
                  <v:shape id="Graphic 384" o:spid="_x0000_s1714" style="position:absolute;top:1416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" path="m33227,l,e" fillcolor="black" stroked="f">
                    <v:path arrowok="t"/>
                  </v:shape>
                  <v:shape id="Graphic 385" o:spid="_x0000_s1715" style="position:absolute;top:1416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" path="m33227,l,e" filled="f" strokeweight=".21094mm">
                    <v:path arrowok="t"/>
                  </v:shape>
                  <v:shape id="Graphic 386" o:spid="_x0000_s1716" style="position:absolute;left:332;top:11993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" path="m,l3466968,e" filled="f" strokecolor="#748d99" strokeweight=".21094mm">
                    <v:path arrowok="t"/>
                  </v:shape>
                  <v:shape id="Graphic 387" o:spid="_x0000_s1717" style="position:absolute;top:1199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" path="m33227,l,e" fillcolor="black" stroked="f">
                    <v:path arrowok="t"/>
                  </v:shape>
                  <v:shape id="Graphic 388" o:spid="_x0000_s1718" style="position:absolute;top:1199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" path="m33227,l,e" filled="f" strokeweight=".21094mm">
                    <v:path arrowok="t"/>
                  </v:shape>
                  <v:shape id="Graphic 389" o:spid="_x0000_s1719" style="position:absolute;left:332;top:9820;width:34671;height:12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" path="m,l3466968,e" filled="f" strokecolor="#748d99" strokeweight=".21094mm">
                    <v:path arrowok="t"/>
                  </v:shape>
                  <v:shape id="Graphic 390" o:spid="_x0000_s1720" style="position:absolute;top:9820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" path="m33227,l,e" fillcolor="black" stroked="f">
                    <v:path arrowok="t"/>
                  </v:shape>
                  <v:shape id="Graphic 391" o:spid="_x0000_s1721" style="position:absolute;top:9820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" path="m33227,l,e" filled="f" strokeweight=".21094mm">
                    <v:path arrowok="t"/>
                  </v:shape>
                  <v:shape id="Graphic 392" o:spid="_x0000_s1722" style="position:absolute;left:332;top:7646;width:34671;height:12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" path="m,l3466968,e" filled="f" strokecolor="#748d99" strokeweight=".21094mm">
                    <v:path arrowok="t"/>
                  </v:shape>
                  <v:shape id="Graphic 393" o:spid="_x0000_s1723" style="position:absolute;top:7646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" path="m33227,l,e" fillcolor="black" stroked="f">
                    <v:path arrowok="t"/>
                  </v:shape>
                  <v:shape id="Graphic 394" o:spid="_x0000_s1724" style="position:absolute;top:7646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" path="m33227,l,e" filled="f" strokeweight=".21094mm">
                    <v:path arrowok="t"/>
                  </v:shape>
                  <v:shape id="Graphic 395" o:spid="_x0000_s1725" style="position:absolute;left:332;top:5472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" path="m,l3466968,e" filled="f" strokecolor="#748d99" strokeweight=".21094mm">
                    <v:path arrowok="t"/>
                  </v:shape>
                  <v:shape id="Graphic 396" o:spid="_x0000_s1726" style="position:absolute;top:54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" path="m33227,l,e" fillcolor="black" stroked="f">
                    <v:path arrowok="t"/>
                  </v:shape>
                  <v:shape id="Graphic 397" o:spid="_x0000_s1727" style="position:absolute;top:54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" path="m33227,l,e" filled="f" strokeweight=".21094mm">
                    <v:path arrowok="t"/>
                  </v:shape>
                  <v:shape id="Graphic 398" o:spid="_x0000_s1728" style="position:absolute;left:332;top:3298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" path="m,l3466968,e" filled="f" strokecolor="#748d99" strokeweight=".21094mm">
                    <v:path arrowok="t"/>
                  </v:shape>
                  <v:shape id="Graphic 399" o:spid="_x0000_s1729" style="position:absolute;top:3298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" path="m33227,l,e" fillcolor="black" stroked="f">
                    <v:path arrowok="t"/>
                  </v:shape>
                  <v:shape id="Graphic 400" o:spid="_x0000_s1730" style="position:absolute;top:3298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" path="m33227,l,e" filled="f" strokeweight=".21094mm">
                    <v:path arrowok="t"/>
                  </v:shape>
                  <v:shape id="Graphic 401" o:spid="_x0000_s1731" style="position:absolute;left:332;top:1124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" path="m,l3466968,e" filled="f" strokecolor="#748d99" strokeweight=".21094mm">
                    <v:path arrowok="t"/>
                  </v:shape>
                  <v:shape id="Graphic 402" o:spid="_x0000_s1732" style="position:absolute;top:1124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" path="m33227,l,e" fillcolor="black" stroked="f">
                    <v:path arrowok="t"/>
                  </v:shape>
                  <v:shape id="Graphic 403" o:spid="_x0000_s1733" style="position:absolute;top:1124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" path="m33227,l,e" filled="f" strokeweight=".21094mm">
                    <v:path arrowok="t"/>
                  </v:shape>
                  <v:shape id="Graphic 404" o:spid="_x0000_s1734" style="position:absolute;left:1908;top:7646;width:31521;height:3156;visibility:visible;mso-wrap-style:square;v-text-anchor:top" coordsize="3152140,3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" path="m,315202l630358,195642r630358,54345l1891074,r630357,195642l3151790,315202e" filled="f" strokecolor="#bca37f" strokeweight=".39556mm">
                    <v:path arrowok="t"/>
                  </v:shape>
                  <v:shape id="Graphic 405" o:spid="_x0000_s1735" style="position:absolute;left:1747;top:10529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" path="m16111,l,26852,16111,53704,32222,26852,16111,xe" fillcolor="#bca37f" stroked="f">
                    <v:path arrowok="t"/>
                  </v:shape>
                  <v:shape id="Graphic 406" o:spid="_x0000_s1736" style="position:absolute;left:1747;top:10529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Graphic 407" o:spid="_x0000_s1737" style="position:absolute;left:8050;top:9334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" path="m16111,l,26852,16111,53704,32222,26852,16111,xe" fillcolor="#bca37f" stroked="f">
                    <v:path arrowok="t"/>
                  </v:shape>
                  <v:shape id="Graphic 408" o:spid="_x0000_s1738" style="position:absolute;left:8050;top:9334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Graphic 409" o:spid="_x0000_s1739" style="position:absolute;left:14354;top:98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" path="m16111,l,26852,16111,53704,32222,26852,16111,xe" fillcolor="#bca37f" stroked="f">
                    <v:path arrowok="t"/>
                  </v:shape>
                  <v:shape id="Graphic 410" o:spid="_x0000_s1740" style="position:absolute;left:14354;top:98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Graphic 411" o:spid="_x0000_s1741" style="position:absolute;left:20657;top:73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" path="m16111,l,26852,16111,53704,32222,26852,16111,xe" fillcolor="#bca37f" stroked="f">
                    <v:path arrowok="t"/>
                  </v:shape>
                  <v:shape id="Graphic 412" o:spid="_x0000_s1742" style="position:absolute;left:20657;top:73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Graphic 413" o:spid="_x0000_s1743" style="position:absolute;left:26961;top:9334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" path="m16111,l,26852,16111,53704,32222,26852,16111,xe" fillcolor="#bca37f" stroked="f">
                    <v:path arrowok="t"/>
                  </v:shape>
                  <v:shape id="Graphic 414" o:spid="_x0000_s1744" style="position:absolute;left:26961;top:9334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Graphic 415" o:spid="_x0000_s1745" style="position:absolute;left:33264;top:10529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" path="m16111,l,26852,16111,53704,32222,26852,16111,xe" fillcolor="#bca37f" stroked="f">
                    <v:path arrowok="t"/>
                  </v:shape>
                  <v:shape id="Graphic 416" o:spid="_x0000_s1746" style="position:absolute;left:33264;top:10529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Graphic 417" o:spid="_x0000_s1747" style="position:absolute;left:1908;top:5146;width:31521;height:2394;visibility:visible;mso-wrap-style:square;v-text-anchor:top" coordsize="315214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" path="m,217380l630358,206511r630358,32607l1891074,r630357,54345l3151790,228249e" filled="f" strokecolor="#bca37f" strokeweight=".52742mm">
                    <v:stroke dashstyle="1 1"/>
                    <v:path arrowok="t"/>
                  </v:shape>
                  <v:shape id="Graphic 418" o:spid="_x0000_s1748" style="position:absolute;left:1747;top:705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" path="m16111,l,26852,16111,53704,32222,26852,16111,xe" fillcolor="#bca37f" stroked="f">
                    <v:path arrowok="t"/>
                  </v:shape>
                  <v:shape id="Graphic 419" o:spid="_x0000_s1749" style="position:absolute;left:1747;top:705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" path="m16111,53704l32222,26852,16111,,,26852,16111,53704xe" filled="f" strokecolor="#bca37f" strokeweight=".26369mm">
                    <v:path arrowok="t"/>
                  </v:shape>
                  <v:shape id="Graphic 420" o:spid="_x0000_s1750" style="position:absolute;left:8050;top:6943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" path="m16111,l,26852,16111,53704,32222,26852,16111,xe" fillcolor="#bca37f" stroked="f">
                    <v:path arrowok="t"/>
                  </v:shape>
                  <v:shape id="Graphic 421" o:spid="_x0000_s1751" style="position:absolute;left:8050;top:6943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Graphic 422" o:spid="_x0000_s1752" style="position:absolute;left:14354;top:7269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" path="m16111,l,26852,16111,53704,32222,26852,16111,xe" fillcolor="#bca37f" stroked="f">
                    <v:path arrowok="t"/>
                  </v:shape>
                  <v:shape id="Graphic 423" o:spid="_x0000_s1753" style="position:absolute;left:14354;top:7269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Graphic 424" o:spid="_x0000_s1754" style="position:absolute;left:20657;top:48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" path="m16111,l,26852,16111,53704,32222,26852,16111,xe" fillcolor="#bca37f" stroked="f">
                    <v:path arrowok="t"/>
                  </v:shape>
                  <v:shape id="Graphic 425" o:spid="_x0000_s1755" style="position:absolute;left:20657;top:48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Graphic 426" o:spid="_x0000_s1756" style="position:absolute;left:26961;top:542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" path="m16111,l,26852,16111,53704,32222,26852,16111,xe" fillcolor="#bca37f" stroked="f">
                    <v:path arrowok="t"/>
                  </v:shape>
                  <v:shape id="Graphic 427" o:spid="_x0000_s1757" style="position:absolute;left:26961;top:542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" path="m16111,53704l32222,26852,16111,,,26852,16111,53704xe" filled="f" strokecolor="#bca37f" strokeweight=".26369mm">
                    <v:path arrowok="t"/>
                  </v:shape>
                  <v:shape id="Graphic 428" o:spid="_x0000_s1758" style="position:absolute;left:33264;top:7160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" path="m16111,l,26852,16111,53704,32222,26852,16111,xe" fillcolor="#bca37f" stroked="f">
                    <v:path arrowok="t"/>
                  </v:shape>
                  <v:shape id="Graphic 429" o:spid="_x0000_s1759" style="position:absolute;left:33264;top:7160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" path="m16111,53704l32222,26852,16111,,,26852,16111,53704xe" filled="f" strokecolor="#bca37f" strokeweight=".26369mm">
                    <v:path arrowok="t"/>
                  </v:shape>
                  <v:shape id="Graphic 430" o:spid="_x0000_s1760" style="position:absolute;left:332;top:37;width:34671;height:18479;visibility:visible;mso-wrap-style:square;v-text-anchor:top" coordsize="346710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" path="m,1847736l,em3466968,1847736l3466968,em,1847736r3466968,em,l3466968,e" filled="f" strokeweight=".21094mm">
                    <v:path arrowok="t"/>
                  </v:shape>
                  <v:shape id="Graphic 431" o:spid="_x0000_s1761" style="position:absolute;left:8953;top:16740;width:1715;height:12;visibility:visible;mso-wrap-style:square;v-text-anchor:top" coordsize="171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" path="m,l170885,e" filled="f" strokecolor="#bca37f" strokeweight=".39556mm">
                    <v:path arrowok="t"/>
                  </v:shape>
                  <v:shape id="Graphic 432" o:spid="_x0000_s1762" style="position:absolute;left:9647;top:1647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" path="m16111,l,26852,16111,53704,32222,26852,16111,xe" fillcolor="#bca37f" stroked="f">
                    <v:path arrowok="t"/>
                  </v:shape>
                  <v:shape id="Graphic 433" o:spid="_x0000_s1763" style="position:absolute;left:9647;top:1647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Graphic 434" o:spid="_x0000_s1764" style="position:absolute;left:17358;top:16740;width:1715;height:12;visibility:visible;mso-wrap-style:square;v-text-anchor:top" coordsize="171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" path="m,l170885,e" filled="f" strokecolor="#bca37f" strokeweight=".52742mm">
                    <v:stroke dashstyle="1 1"/>
                    <v:path arrowok="t"/>
                  </v:shape>
                  <v:shape id="Graphic 435" o:spid="_x0000_s1765" style="position:absolute;left:18051;top:1647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" path="m16111,l,26852,16111,53704,32222,26852,16111,xe" fillcolor="#bca37f" stroked="f">
                    <v:path arrowok="t"/>
                  </v:shape>
                  <v:shape id="Graphic 436" o:spid="_x0000_s1766" style="position:absolute;left:18051;top:1647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" path="m16111,53704l32222,26852,16111,,,26852,16111,53704xe" filled="f" strokecolor="#bca37f" strokeweight=".26369mm">
                    <v:path arrowok="t"/>
                  </v:shape>
                  <v:shape id="Textbox 437" o:spid="_x0000_s1767" type="#_x0000_t202" style="position:absolute;left:19762;top:3742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  <v:textbox inset="0,0,0,0">
                      <w:txbxContent>
                        <w:p w14:paraId="284145A8" w14:textId="77777777" w:rsidR="009D3118" w:rsidRDefault="009D3118">
                          <w:pPr>
                            <w:spacing w:line="145" w:lineRule="exact"/>
                            <w:rPr>
                              <w:ins w:id="861" w:author="Author" w:date="2024-02-01T10:43:00Z"/>
                              <w:rFonts w:ascii="Verdana"/>
                              <w:sz w:val="17"/>
                            </w:rPr>
                          </w:pPr>
                          <w:ins w:id="862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t>12.3</w:t>
                            </w:r>
                          </w:ins>
                        </w:p>
                      </w:txbxContent>
                    </v:textbox>
                  </v:shape>
                  <v:shape id="Textbox 438" o:spid="_x0000_s1768" type="#_x0000_t202" style="position:absolute;left:26065;top:4285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pFL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T5pFLxQAAANwAAAAP&#10;AAAAAAAAAAAAAAAAAAcCAABkcnMvZG93bnJldi54bWxQSwUGAAAAAAMAAwC3AAAA+QIAAAAA&#10;" filled="f" stroked="f">
                    <v:textbox inset="0,0,0,0">
                      <w:txbxContent>
                        <w:p w14:paraId="631297AF" w14:textId="77777777" w:rsidR="009D3118" w:rsidRDefault="009D3118">
                          <w:pPr>
                            <w:spacing w:line="145" w:lineRule="exact"/>
                            <w:rPr>
                              <w:ins w:id="863" w:author="Author" w:date="2024-02-01T10:43:00Z"/>
                              <w:rFonts w:ascii="Verdana"/>
                              <w:sz w:val="17"/>
                            </w:rPr>
                          </w:pPr>
                          <w:ins w:id="864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t>11.8</w:t>
                            </w:r>
                          </w:ins>
                        </w:p>
                      </w:txbxContent>
                    </v:textbox>
                  </v:shape>
                  <v:shape id="Textbox 439" o:spid="_x0000_s1769" type="#_x0000_t202" style="position:absolute;left:851;top:5916;width:2241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ur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mtpLq8MAAADcAAAADwAA&#10;AAAAAAAAAAAAAAAHAgAAZHJzL2Rvd25yZXYueG1sUEsFBgAAAAADAAMAtwAAAPcCAAAAAA==&#10;" filled="f" stroked="f">
                    <v:textbox inset="0,0,0,0">
                      <w:txbxContent>
                        <w:p w14:paraId="7128AAB2" w14:textId="77777777" w:rsidR="009D3118" w:rsidRDefault="009D3118">
                          <w:pPr>
                            <w:spacing w:line="145" w:lineRule="exact"/>
                            <w:rPr>
                              <w:ins w:id="865" w:author="Author" w:date="2024-02-01T10:43:00Z"/>
                              <w:rFonts w:ascii="Verdana"/>
                              <w:sz w:val="17"/>
                            </w:rPr>
                          </w:pPr>
                          <w:ins w:id="866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t>10.3</w:t>
                            </w:r>
                          </w:ins>
                        </w:p>
                      </w:txbxContent>
                    </v:textbox>
                  </v:shape>
                  <v:shape id="Textbox 440" o:spid="_x0000_s1770" type="#_x0000_t202" style="position:absolute;left:7154;top:5807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  <v:textbox inset="0,0,0,0">
                      <w:txbxContent>
                        <w:p w14:paraId="0D3672F0" w14:textId="77777777" w:rsidR="009D3118" w:rsidRDefault="009D3118">
                          <w:pPr>
                            <w:spacing w:line="145" w:lineRule="exact"/>
                            <w:rPr>
                              <w:ins w:id="867" w:author="Author" w:date="2024-02-01T10:43:00Z"/>
                              <w:rFonts w:ascii="Verdana"/>
                              <w:sz w:val="17"/>
                            </w:rPr>
                          </w:pPr>
                          <w:ins w:id="868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t>10.4</w:t>
                            </w:r>
                          </w:ins>
                        </w:p>
                      </w:txbxContent>
                    </v:textbox>
                  </v:shape>
                  <v:shape id="Textbox 441" o:spid="_x0000_s1771" type="#_x0000_t202" style="position:absolute;left:13458;top:6133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  <v:textbox inset="0,0,0,0">
                      <w:txbxContent>
                        <w:p w14:paraId="5604E367" w14:textId="77777777" w:rsidR="009D3118" w:rsidRDefault="009D3118">
                          <w:pPr>
                            <w:spacing w:line="145" w:lineRule="exact"/>
                            <w:rPr>
                              <w:ins w:id="869" w:author="Author" w:date="2024-02-01T10:43:00Z"/>
                              <w:rFonts w:ascii="Verdana"/>
                              <w:sz w:val="17"/>
                            </w:rPr>
                          </w:pPr>
                          <w:ins w:id="870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t>10.1</w:t>
                            </w:r>
                          </w:ins>
                        </w:p>
                      </w:txbxContent>
                    </v:textbox>
                  </v:shape>
                  <v:shape id="Textbox 442" o:spid="_x0000_s1772" type="#_x0000_t202" style="position:absolute;left:32369;top:6024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  <v:textbox inset="0,0,0,0">
                      <w:txbxContent>
                        <w:p w14:paraId="29A075A6" w14:textId="77777777" w:rsidR="009D3118" w:rsidRDefault="009D3118">
                          <w:pPr>
                            <w:spacing w:line="145" w:lineRule="exact"/>
                            <w:rPr>
                              <w:ins w:id="871" w:author="Author" w:date="2024-02-01T10:43:00Z"/>
                              <w:rFonts w:ascii="Verdana"/>
                              <w:sz w:val="17"/>
                            </w:rPr>
                          </w:pPr>
                          <w:ins w:id="872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t>10.2</w:t>
                            </w:r>
                          </w:ins>
                        </w:p>
                      </w:txbxContent>
                    </v:textbox>
                  </v:shape>
                  <v:shape id="Textbox 443" o:spid="_x0000_s1773" type="#_x0000_t202" style="position:absolute;left:19762;top:8289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  <v:textbox inset="0,0,0,0">
                      <w:txbxContent>
                        <w:p w14:paraId="01AE8CE5" w14:textId="77777777" w:rsidR="009D3118" w:rsidRDefault="009D3118">
                          <w:pPr>
                            <w:spacing w:line="145" w:lineRule="exact"/>
                            <w:rPr>
                              <w:ins w:id="873" w:author="Author" w:date="2024-02-01T10:43:00Z"/>
                              <w:rFonts w:ascii="Verdana"/>
                              <w:sz w:val="17"/>
                            </w:rPr>
                          </w:pPr>
                          <w:ins w:id="874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4"/>
                                <w:w w:val="90"/>
                                <w:sz w:val="17"/>
                              </w:rPr>
                              <w:t>10.0</w:t>
                            </w:r>
                          </w:ins>
                        </w:p>
                      </w:txbxContent>
                    </v:textbox>
                  </v:shape>
                  <v:shape id="Textbox 444" o:spid="_x0000_s1774" type="#_x0000_t202" style="position:absolute;left:7456;top:10246;width:1639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  <v:textbox inset="0,0,0,0">
                      <w:txbxContent>
                        <w:p w14:paraId="171E6A1D" w14:textId="77777777" w:rsidR="009D3118" w:rsidRDefault="009D3118">
                          <w:pPr>
                            <w:spacing w:line="145" w:lineRule="exact"/>
                            <w:rPr>
                              <w:ins w:id="875" w:author="Author" w:date="2024-02-01T10:43:00Z"/>
                              <w:rFonts w:ascii="Verdana"/>
                              <w:sz w:val="17"/>
                            </w:rPr>
                          </w:pPr>
                          <w:ins w:id="876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5"/>
                                <w:w w:val="90"/>
                                <w:sz w:val="17"/>
                              </w:rPr>
                              <w:t>8.2</w:t>
                            </w:r>
                          </w:ins>
                        </w:p>
                      </w:txbxContent>
                    </v:textbox>
                  </v:shape>
                  <v:shape id="Textbox 445" o:spid="_x0000_s1775" type="#_x0000_t202" style="position:absolute;left:1153;top:11441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  <v:textbox inset="0,0,0,0">
                      <w:txbxContent>
                        <w:p w14:paraId="27EAC91E" w14:textId="77777777" w:rsidR="009D3118" w:rsidRDefault="009D3118">
                          <w:pPr>
                            <w:spacing w:line="145" w:lineRule="exact"/>
                            <w:rPr>
                              <w:ins w:id="877" w:author="Author" w:date="2024-02-01T10:43:00Z"/>
                              <w:rFonts w:ascii="Verdana"/>
                              <w:sz w:val="17"/>
                            </w:rPr>
                          </w:pPr>
                          <w:ins w:id="878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5"/>
                                <w:w w:val="90"/>
                                <w:sz w:val="17"/>
                              </w:rPr>
                              <w:t>7.1</w:t>
                            </w:r>
                          </w:ins>
                        </w:p>
                      </w:txbxContent>
                    </v:textbox>
                  </v:shape>
                  <v:shape id="Textbox 446" o:spid="_x0000_s1776" type="#_x0000_t202" style="position:absolute;left:13760;top:10789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  <v:textbox inset="0,0,0,0">
                      <w:txbxContent>
                        <w:p w14:paraId="27C19327" w14:textId="77777777" w:rsidR="009D3118" w:rsidRDefault="009D3118">
                          <w:pPr>
                            <w:spacing w:line="145" w:lineRule="exact"/>
                            <w:rPr>
                              <w:ins w:id="879" w:author="Author" w:date="2024-02-01T10:43:00Z"/>
                              <w:rFonts w:ascii="Verdana"/>
                              <w:sz w:val="17"/>
                            </w:rPr>
                          </w:pPr>
                          <w:ins w:id="880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5"/>
                                <w:w w:val="90"/>
                                <w:sz w:val="17"/>
                              </w:rPr>
                              <w:t>7.7</w:t>
                            </w:r>
                          </w:ins>
                        </w:p>
                      </w:txbxContent>
                    </v:textbox>
                  </v:shape>
                  <v:shape id="Textbox 447" o:spid="_x0000_s1777" type="#_x0000_t202" style="position:absolute;left:26367;top:10246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  <v:textbox inset="0,0,0,0">
                      <w:txbxContent>
                        <w:p w14:paraId="03C47F0B" w14:textId="77777777" w:rsidR="009D3118" w:rsidRDefault="009D3118">
                          <w:pPr>
                            <w:spacing w:line="145" w:lineRule="exact"/>
                            <w:rPr>
                              <w:ins w:id="881" w:author="Author" w:date="2024-02-01T10:43:00Z"/>
                              <w:rFonts w:ascii="Verdana"/>
                              <w:sz w:val="17"/>
                            </w:rPr>
                          </w:pPr>
                          <w:ins w:id="882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5"/>
                                <w:w w:val="90"/>
                                <w:sz w:val="17"/>
                              </w:rPr>
                              <w:t>8.2</w:t>
                            </w:r>
                          </w:ins>
                        </w:p>
                      </w:txbxContent>
                    </v:textbox>
                  </v:shape>
                  <v:shape id="Textbox 448" o:spid="_x0000_s1778" type="#_x0000_t202" style="position:absolute;left:32671;top:11441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I2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Avg4jbEAAAA3AAAAA8A&#10;AAAAAAAAAAAAAAAABwIAAGRycy9kb3ducmV2LnhtbFBLBQYAAAAAAwADALcAAAD4AgAAAAA=&#10;" filled="f" stroked="f">
                    <v:textbox inset="0,0,0,0">
                      <w:txbxContent>
                        <w:p w14:paraId="569C1664" w14:textId="77777777" w:rsidR="009D3118" w:rsidRDefault="009D3118">
                          <w:pPr>
                            <w:spacing w:line="145" w:lineRule="exact"/>
                            <w:rPr>
                              <w:ins w:id="883" w:author="Author" w:date="2024-02-01T10:43:00Z"/>
                              <w:rFonts w:ascii="Verdana"/>
                              <w:sz w:val="17"/>
                            </w:rPr>
                          </w:pPr>
                          <w:ins w:id="884" w:author="Author" w:date="2024-02-01T10:43:00Z">
                            <w:r>
                              <w:rPr>
                                <w:rFonts w:ascii="Verdana"/>
                                <w:color w:val="BCA37F"/>
                                <w:spacing w:val="-5"/>
                                <w:w w:val="90"/>
                                <w:sz w:val="17"/>
                              </w:rPr>
                              <w:t>7.1</w:t>
                            </w:r>
                          </w:ins>
                        </w:p>
                      </w:txbxContent>
                    </v:textbox>
                  </v:shape>
                  <v:shape id="Textbox 449" o:spid="_x0000_s1779" type="#_x0000_t202" style="position:absolute;left:11232;top:16272;width:5112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  <v:textbox inset="0,0,0,0">
                      <w:txbxContent>
                        <w:p w14:paraId="3C240E47" w14:textId="77777777" w:rsidR="009D3118" w:rsidRDefault="009D3118">
                          <w:pPr>
                            <w:spacing w:line="173" w:lineRule="exact"/>
                            <w:rPr>
                              <w:ins w:id="885" w:author="Author" w:date="2024-02-01T10:43:00Z"/>
                              <w:rFonts w:ascii="Verdana"/>
                              <w:sz w:val="20"/>
                            </w:rPr>
                          </w:pPr>
                          <w:ins w:id="886" w:author="Author" w:date="2024-02-01T10:43:00Z">
                            <w:r>
                              <w:rPr>
                                <w:rFonts w:ascii="Verdana"/>
                                <w:w w:val="90"/>
                                <w:sz w:val="20"/>
                              </w:rPr>
                              <w:t>Net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20"/>
                              </w:rPr>
                              <w:t>Zero</w:t>
                            </w:r>
                          </w:ins>
                        </w:p>
                      </w:txbxContent>
                    </v:textbox>
                  </v:shape>
                  <v:shape id="Textbox 450" o:spid="_x0000_s1780" type="#_x0000_t202" style="position:absolute;left:19637;top:16272;width:1434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j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cE947cYAAADcAAAA&#10;DwAAAAAAAAAAAAAAAAAHAgAAZHJzL2Rvd25yZXYueG1sUEsFBgAAAAADAAMAtwAAAPoCAAAAAA==&#10;" filled="f" stroked="f">
                    <v:textbox inset="0,0,0,0">
                      <w:txbxContent>
                        <w:p w14:paraId="36AA0D7E" w14:textId="77777777" w:rsidR="009D3118" w:rsidRDefault="009D3118">
                          <w:pPr>
                            <w:spacing w:line="173" w:lineRule="exact"/>
                            <w:rPr>
                              <w:ins w:id="887" w:author="Author" w:date="2024-02-01T10:43:00Z"/>
                              <w:rFonts w:ascii="Verdana"/>
                              <w:sz w:val="20"/>
                            </w:rPr>
                          </w:pPr>
                          <w:ins w:id="888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t>Persisting</w:t>
                            </w:r>
                            <w:r>
                              <w:rPr>
                                <w:rFonts w:ascii="Verdana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t>Fossil</w:t>
                            </w:r>
                            <w:r>
                              <w:rPr>
                                <w:rFonts w:ascii="Verdana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t>Demand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r w:rsidR="00FF3C28" w:rsidRPr="00E60ED9"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67054555" wp14:editId="5041C3AA">
                <wp:simplePos x="0" y="0"/>
                <wp:positionH relativeFrom="page">
                  <wp:posOffset>1938912</wp:posOffset>
                </wp:positionH>
                <wp:positionV relativeFrom="paragraph">
                  <wp:posOffset>77709</wp:posOffset>
                </wp:positionV>
                <wp:extent cx="135890" cy="1805305"/>
                <wp:effectExtent l="0" t="0" r="0" b="0"/>
                <wp:wrapNone/>
                <wp:docPr id="225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890" cy="1805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2ED7DD" w14:textId="77777777" w:rsidR="009D3118" w:rsidRDefault="009D3118">
                            <w:pPr>
                              <w:spacing w:line="198" w:lineRule="exact"/>
                              <w:ind w:left="20"/>
                              <w:rPr>
                                <w:rFonts w:ascii="Verdana"/>
                                <w:sz w:val="20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supply</w:t>
                            </w:r>
                            <w:r>
                              <w:rPr>
                                <w:rFonts w:ascii="Verdana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cost</w:t>
                            </w:r>
                            <w:r>
                              <w:rPr>
                                <w:rFonts w:ascii="Verdana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20"/>
                              </w:rPr>
                              <w:t>[$/MMBtu]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54555" id="Textbox 451" o:spid="_x0000_s1781" type="#_x0000_t202" style="position:absolute;left:0;text-align:left;margin-left:152.65pt;margin-top:6.1pt;width:10.7pt;height:142.15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" filled="f" stroked="f">
                <v:path arrowok="t"/>
                <v:textbox style="layout-flow:vertical;mso-layout-flow-alt:bottom-to-top" inset="0,0,0,0">
                  <w:txbxContent>
                    <w:p w14:paraId="532ED7DD" w14:textId="77777777" w:rsidR="009D3118" w:rsidRDefault="009D3118">
                      <w:pPr>
                        <w:spacing w:line="198" w:lineRule="exact"/>
                        <w:ind w:left="20"/>
                        <w:rPr>
                          <w:rFonts w:ascii="Verdana"/>
                          <w:sz w:val="20"/>
                        </w:rPr>
                      </w:pPr>
                      <w:r>
                        <w:rPr>
                          <w:rFonts w:ascii="Verdana"/>
                          <w:w w:val="85"/>
                          <w:sz w:val="20"/>
                        </w:rPr>
                        <w:t>Average</w:t>
                      </w:r>
                      <w:r>
                        <w:rPr>
                          <w:rFonts w:ascii="Verdana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supply</w:t>
                      </w:r>
                      <w:r>
                        <w:rPr>
                          <w:rFonts w:ascii="Verdana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cost</w:t>
                      </w:r>
                      <w:r>
                        <w:rPr>
                          <w:rFonts w:ascii="Verdana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20"/>
                        </w:rPr>
                        <w:t>[$/MMBtu]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889" w:name="_bookmark33"/>
      <w:bookmarkEnd w:id="889"/>
      <w:r w:rsidR="00FF3C28" w:rsidRPr="00E60ED9">
        <w:rPr>
          <w:rFonts w:ascii="Verdana"/>
          <w:spacing w:val="-5"/>
          <w:w w:val="95"/>
          <w:sz w:val="17"/>
        </w:rPr>
        <w:t>16</w:t>
      </w:r>
    </w:p>
    <w:p w14:paraId="24F6A3BF" w14:textId="77777777" w:rsidR="007F257B" w:rsidRPr="00E60ED9" w:rsidRDefault="00FF3C28">
      <w:pPr>
        <w:spacing w:before="136"/>
        <w:ind w:left="2266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14</w:t>
      </w:r>
    </w:p>
    <w:p w14:paraId="24F4A8F6" w14:textId="77777777" w:rsidR="007F257B" w:rsidRPr="00E60ED9" w:rsidRDefault="00FF3C28">
      <w:pPr>
        <w:spacing w:before="135"/>
        <w:ind w:left="2266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12</w:t>
      </w:r>
    </w:p>
    <w:p w14:paraId="59029F49" w14:textId="77777777" w:rsidR="007F257B" w:rsidRPr="00E60ED9" w:rsidRDefault="00FF3C28">
      <w:pPr>
        <w:spacing w:before="136"/>
        <w:ind w:left="2266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10</w:t>
      </w:r>
    </w:p>
    <w:p w14:paraId="54A59D05" w14:textId="77777777" w:rsidR="007F257B" w:rsidRPr="00E60ED9" w:rsidRDefault="00FF3C28">
      <w:pPr>
        <w:spacing w:before="136"/>
        <w:ind w:left="2362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8</w:t>
      </w:r>
    </w:p>
    <w:p w14:paraId="70859910" w14:textId="77777777" w:rsidR="007F257B" w:rsidRPr="00E60ED9" w:rsidRDefault="00FF3C28">
      <w:pPr>
        <w:spacing w:before="136"/>
        <w:ind w:left="2362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6</w:t>
      </w:r>
    </w:p>
    <w:p w14:paraId="504DE942" w14:textId="77777777" w:rsidR="007F257B" w:rsidRPr="00E60ED9" w:rsidRDefault="00FF3C28">
      <w:pPr>
        <w:spacing w:before="135"/>
        <w:ind w:left="2362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4</w:t>
      </w:r>
    </w:p>
    <w:p w14:paraId="57FA58ED" w14:textId="77777777" w:rsidR="007F257B" w:rsidRPr="00E60ED9" w:rsidRDefault="00FF3C28">
      <w:pPr>
        <w:spacing w:before="136"/>
        <w:ind w:left="2362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2</w:t>
      </w:r>
    </w:p>
    <w:p w14:paraId="3A324EAB" w14:textId="77777777" w:rsidR="007F257B" w:rsidRPr="00E60ED9" w:rsidRDefault="00FF3C28">
      <w:pPr>
        <w:spacing w:before="136"/>
        <w:ind w:left="2362"/>
        <w:rPr>
          <w:rFonts w:ascii="Verdana"/>
          <w:sz w:val="17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05FC3F48" wp14:editId="39145D90">
                <wp:simplePos x="0" y="0"/>
                <wp:positionH relativeFrom="page">
                  <wp:posOffset>2293194</wp:posOffset>
                </wp:positionH>
                <wp:positionV relativeFrom="paragraph">
                  <wp:posOffset>351857</wp:posOffset>
                </wp:positionV>
                <wp:extent cx="227329" cy="95250"/>
                <wp:effectExtent l="0" t="0" r="0" b="0"/>
                <wp:wrapNone/>
                <wp:docPr id="452" name="Text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27329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3B6017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7"/>
                              </w:rPr>
                              <w:t>Main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C3F48" id="Textbox 452" o:spid="_x0000_s1782" type="#_x0000_t202" style="position:absolute;left:0;text-align:left;margin-left:180.55pt;margin-top:27.7pt;width:17.9pt;height:7.5pt;rotation:-45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" filled="f" stroked="f">
                <v:path arrowok="t"/>
                <v:textbox inset="0,0,0,0">
                  <w:txbxContent>
                    <w:p w14:paraId="1E3B6017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7"/>
                        </w:rPr>
                        <w:t>Main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5D561DD3" wp14:editId="4BC3108D">
                <wp:simplePos x="0" y="0"/>
                <wp:positionH relativeFrom="page">
                  <wp:posOffset>2280609</wp:posOffset>
                </wp:positionH>
                <wp:positionV relativeFrom="paragraph">
                  <wp:posOffset>427062</wp:posOffset>
                </wp:positionV>
                <wp:extent cx="401955" cy="95250"/>
                <wp:effectExtent l="0" t="0" r="0" b="0"/>
                <wp:wrapNone/>
                <wp:docPr id="453" name="Text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0195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825401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scenario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61DD3" id="Textbox 453" o:spid="_x0000_s1783" type="#_x0000_t202" style="position:absolute;left:0;text-align:left;margin-left:179.6pt;margin-top:33.65pt;width:31.65pt;height:7.5pt;rotation:-45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" filled="f" stroked="f">
                <v:path arrowok="t"/>
                <v:textbox inset="0,0,0,0">
                  <w:txbxContent>
                    <w:p w14:paraId="07825401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scenario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155ED674" wp14:editId="7255E2D3">
                <wp:simplePos x="0" y="0"/>
                <wp:positionH relativeFrom="page">
                  <wp:posOffset>2828195</wp:posOffset>
                </wp:positionH>
                <wp:positionV relativeFrom="paragraph">
                  <wp:posOffset>372760</wp:posOffset>
                </wp:positionV>
                <wp:extent cx="417195" cy="95250"/>
                <wp:effectExtent l="0" t="0" r="0" b="0"/>
                <wp:wrapNone/>
                <wp:docPr id="454" name="Text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1719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FE576F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Diversify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ED674" id="Textbox 454" o:spid="_x0000_s1784" type="#_x0000_t202" style="position:absolute;left:0;text-align:left;margin-left:222.7pt;margin-top:29.35pt;width:32.85pt;height:7.5pt;rotation:-45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" filled="f" stroked="f">
                <v:path arrowok="t"/>
                <v:textbox inset="0,0,0,0">
                  <w:txbxContent>
                    <w:p w14:paraId="1FFE576F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Diversify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63EBABD1" wp14:editId="632B51CE">
                <wp:simplePos x="0" y="0"/>
                <wp:positionH relativeFrom="page">
                  <wp:posOffset>2881753</wp:posOffset>
                </wp:positionH>
                <wp:positionV relativeFrom="paragraph">
                  <wp:posOffset>447746</wp:posOffset>
                </wp:positionV>
                <wp:extent cx="460375" cy="95250"/>
                <wp:effectExtent l="0" t="0" r="0" b="0"/>
                <wp:wrapNone/>
                <wp:docPr id="455" name="Text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037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49C180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importers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BABD1" id="Textbox 455" o:spid="_x0000_s1785" type="#_x0000_t202" style="position:absolute;left:0;text-align:left;margin-left:226.9pt;margin-top:35.25pt;width:36.25pt;height:7.5pt;rotation:-45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" filled="f" stroked="f">
                <v:path arrowok="t"/>
                <v:textbox inset="0,0,0,0">
                  <w:txbxContent>
                    <w:p w14:paraId="2249C180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importers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0FEE46B9" wp14:editId="431BD67D">
                <wp:simplePos x="0" y="0"/>
                <wp:positionH relativeFrom="page">
                  <wp:posOffset>3424866</wp:posOffset>
                </wp:positionH>
                <wp:positionV relativeFrom="paragraph">
                  <wp:posOffset>403698</wp:posOffset>
                </wp:positionV>
                <wp:extent cx="485140" cy="95250"/>
                <wp:effectExtent l="0" t="0" r="0" b="0"/>
                <wp:wrapNone/>
                <wp:docPr id="456" name="Text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8514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F6506B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7"/>
                              </w:rPr>
                              <w:t>High</w:t>
                            </w:r>
                            <w:r>
                              <w:rPr>
                                <w:rFonts w:ascii="Verdana"/>
                                <w:spacing w:val="-9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7"/>
                              </w:rPr>
                              <w:t>price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E46B9" id="Textbox 456" o:spid="_x0000_s1786" type="#_x0000_t202" style="position:absolute;left:0;text-align:left;margin-left:269.65pt;margin-top:31.8pt;width:38.2pt;height:7.5pt;rotation:-45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" filled="f" stroked="f">
                <v:path arrowok="t"/>
                <v:textbox inset="0,0,0,0">
                  <w:txbxContent>
                    <w:p w14:paraId="14F6506B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90"/>
                          <w:sz w:val="17"/>
                        </w:rPr>
                        <w:t>High</w:t>
                      </w:r>
                      <w:r>
                        <w:rPr>
                          <w:rFonts w:ascii="Verdana"/>
                          <w:spacing w:val="-9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7"/>
                        </w:rPr>
                        <w:t>price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1E00447E" wp14:editId="0B504967">
                <wp:simplePos x="0" y="0"/>
                <wp:positionH relativeFrom="page">
                  <wp:posOffset>3468015</wp:posOffset>
                </wp:positionH>
                <wp:positionV relativeFrom="paragraph">
                  <wp:posOffset>478802</wp:posOffset>
                </wp:positionV>
                <wp:extent cx="549275" cy="95250"/>
                <wp:effectExtent l="0" t="0" r="0" b="0"/>
                <wp:wrapNone/>
                <wp:docPr id="457" name="Text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4927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59FED1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Middle</w:t>
                            </w:r>
                            <w:r>
                              <w:rPr>
                                <w:rFonts w:ascii="Verdana"/>
                                <w:spacing w:val="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9"/>
                                <w:w w:val="95"/>
                                <w:sz w:val="17"/>
                              </w:rPr>
                              <w:t>East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0447E" id="Textbox 457" o:spid="_x0000_s1787" type="#_x0000_t202" style="position:absolute;left:0;text-align:left;margin-left:273.05pt;margin-top:37.7pt;width:43.25pt;height:7.5pt;rotation:-45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" filled="f" stroked="f">
                <v:path arrowok="t"/>
                <v:textbox inset="0,0,0,0">
                  <w:txbxContent>
                    <w:p w14:paraId="3959FED1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Middle</w:t>
                      </w:r>
                      <w:r>
                        <w:rPr>
                          <w:rFonts w:ascii="Verdana"/>
                          <w:spacing w:val="9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9"/>
                          <w:w w:val="95"/>
                          <w:sz w:val="17"/>
                        </w:rPr>
                        <w:t>East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221CADAA" wp14:editId="413F23E8">
                <wp:simplePos x="0" y="0"/>
                <wp:positionH relativeFrom="page">
                  <wp:posOffset>4063924</wp:posOffset>
                </wp:positionH>
                <wp:positionV relativeFrom="paragraph">
                  <wp:posOffset>394334</wp:posOffset>
                </wp:positionV>
                <wp:extent cx="467359" cy="95250"/>
                <wp:effectExtent l="0" t="0" r="0" b="0"/>
                <wp:wrapNone/>
                <wp:docPr id="458" name="Text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7359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F209F9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7"/>
                              </w:rPr>
                              <w:t>No</w:t>
                            </w:r>
                            <w:r>
                              <w:rPr>
                                <w:rFonts w:ascii="Verdana"/>
                                <w:spacing w:val="-9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export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ADAA" id="Textbox 458" o:spid="_x0000_s1788" type="#_x0000_t202" style="position:absolute;left:0;text-align:left;margin-left:320pt;margin-top:31.05pt;width:36.8pt;height:7.5pt;rotation:-45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" filled="f" stroked="f">
                <v:path arrowok="t"/>
                <v:textbox inset="0,0,0,0">
                  <w:txbxContent>
                    <w:p w14:paraId="7EF209F9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90"/>
                          <w:sz w:val="17"/>
                        </w:rPr>
                        <w:t>No</w:t>
                      </w:r>
                      <w:r>
                        <w:rPr>
                          <w:rFonts w:ascii="Verdana"/>
                          <w:spacing w:val="-9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export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2E514A42" wp14:editId="7F9A8AAF">
                <wp:simplePos x="0" y="0"/>
                <wp:positionH relativeFrom="page">
                  <wp:posOffset>4111880</wp:posOffset>
                </wp:positionH>
                <wp:positionV relativeFrom="paragraph">
                  <wp:posOffset>469047</wp:posOffset>
                </wp:positionV>
                <wp:extent cx="522605" cy="95250"/>
                <wp:effectExtent l="0" t="0" r="0" b="0"/>
                <wp:wrapNone/>
                <wp:docPr id="459" name="Text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2260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CABF4A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Verdana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Africa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4A42" id="Textbox 459" o:spid="_x0000_s1789" type="#_x0000_t202" style="position:absolute;left:0;text-align:left;margin-left:323.75pt;margin-top:36.95pt;width:41.15pt;height:7.5pt;rotation:-45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" filled="f" stroked="f">
                <v:path arrowok="t"/>
                <v:textbox inset="0,0,0,0">
                  <w:txbxContent>
                    <w:p w14:paraId="05CABF4A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w w:val="85"/>
                          <w:sz w:val="17"/>
                        </w:rPr>
                        <w:t>from</w:t>
                      </w:r>
                      <w:proofErr w:type="gramEnd"/>
                      <w:r>
                        <w:rPr>
                          <w:rFonts w:ascii="Verdana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Africa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66C74B11" wp14:editId="0697AFCF">
                <wp:simplePos x="0" y="0"/>
                <wp:positionH relativeFrom="page">
                  <wp:posOffset>4595306</wp:posOffset>
                </wp:positionH>
                <wp:positionV relativeFrom="paragraph">
                  <wp:posOffset>444658</wp:posOffset>
                </wp:positionV>
                <wp:extent cx="666115" cy="95250"/>
                <wp:effectExtent l="0" t="0" r="0" b="0"/>
                <wp:wrapNone/>
                <wp:docPr id="460" name="Text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6611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8F185D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Panama</w:t>
                            </w:r>
                            <w:r>
                              <w:rPr>
                                <w:rFonts w:ascii="Verdana"/>
                                <w:spacing w:val="5"/>
                                <w:sz w:val="1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7"/>
                              </w:rPr>
                              <w:t>canal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74B11" id="Textbox 460" o:spid="_x0000_s1790" type="#_x0000_t202" style="position:absolute;left:0;text-align:left;margin-left:361.85pt;margin-top:35pt;width:52.45pt;height:7.5pt;rotation:-45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" filled="f" stroked="f">
                <v:path arrowok="t"/>
                <v:textbox inset="0,0,0,0">
                  <w:txbxContent>
                    <w:p w14:paraId="368F185D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Panama</w:t>
                      </w:r>
                      <w:r>
                        <w:rPr>
                          <w:rFonts w:ascii="Verdana"/>
                          <w:spacing w:val="5"/>
                          <w:sz w:val="17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7"/>
                        </w:rPr>
                        <w:t>canal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04404982" wp14:editId="3150A145">
                <wp:simplePos x="0" y="0"/>
                <wp:positionH relativeFrom="page">
                  <wp:posOffset>4775370</wp:posOffset>
                </wp:positionH>
                <wp:positionV relativeFrom="paragraph">
                  <wp:posOffset>519940</wp:posOffset>
                </wp:positionV>
                <wp:extent cx="455930" cy="95250"/>
                <wp:effectExtent l="0" t="0" r="0" b="0"/>
                <wp:wrapNone/>
                <wp:docPr id="461" name="Text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5593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18A7B5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restricted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04982" id="Textbox 461" o:spid="_x0000_s1791" type="#_x0000_t202" style="position:absolute;left:0;text-align:left;margin-left:376pt;margin-top:40.95pt;width:35.9pt;height:7.5pt;rotation:-45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" filled="f" stroked="f">
                <v:path arrowok="t"/>
                <v:textbox inset="0,0,0,0">
                  <w:txbxContent>
                    <w:p w14:paraId="4E18A7B5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restricted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7D47B1E0" wp14:editId="427FC819">
                <wp:simplePos x="0" y="0"/>
                <wp:positionH relativeFrom="page">
                  <wp:posOffset>5342896</wp:posOffset>
                </wp:positionH>
                <wp:positionV relativeFrom="paragraph">
                  <wp:posOffset>361904</wp:posOffset>
                </wp:positionV>
                <wp:extent cx="431165" cy="95250"/>
                <wp:effectExtent l="0" t="0" r="0" b="0"/>
                <wp:wrapNone/>
                <wp:docPr id="462" name="Textbox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3116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53E345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Russia</w:t>
                            </w:r>
                            <w:r>
                              <w:rPr>
                                <w:rFonts w:ascii="Verdana"/>
                                <w:spacing w:val="-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7"/>
                              </w:rPr>
                              <w:t>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7B1E0" id="Textbox 462" o:spid="_x0000_s1792" type="#_x0000_t202" style="position:absolute;left:0;text-align:left;margin-left:420.7pt;margin-top:28.5pt;width:33.95pt;height:7.5pt;rotation:-45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" filled="f" stroked="f">
                <v:path arrowok="t"/>
                <v:textbox inset="0,0,0,0">
                  <w:txbxContent>
                    <w:p w14:paraId="0353E345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Russia</w:t>
                      </w:r>
                      <w:r>
                        <w:rPr>
                          <w:rFonts w:ascii="Verdana"/>
                          <w:spacing w:val="-1"/>
                          <w:w w:val="95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7"/>
                        </w:rPr>
                        <w:t>to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3B2C4C50" wp14:editId="2D785BC0">
                <wp:simplePos x="0" y="0"/>
                <wp:positionH relativeFrom="page">
                  <wp:posOffset>5418319</wp:posOffset>
                </wp:positionH>
                <wp:positionV relativeFrom="paragraph">
                  <wp:posOffset>437213</wp:posOffset>
                </wp:positionV>
                <wp:extent cx="430530" cy="95250"/>
                <wp:effectExtent l="0" t="0" r="0" b="0"/>
                <wp:wrapNone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3053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FAFF7E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Asia</w:t>
                            </w:r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only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C4C50" id="Textbox 463" o:spid="_x0000_s1793" type="#_x0000_t202" style="position:absolute;left:0;text-align:left;margin-left:426.65pt;margin-top:34.45pt;width:33.9pt;height:7.5pt;rotation:-45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" filled="f" stroked="f">
                <v:path arrowok="t"/>
                <v:textbox inset="0,0,0,0">
                  <w:txbxContent>
                    <w:p w14:paraId="43FAFF7E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Asia</w:t>
                      </w:r>
                      <w:r>
                        <w:rPr>
                          <w:rFonts w:ascii="Verdana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only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Verdana"/>
          <w:spacing w:val="-10"/>
          <w:w w:val="95"/>
          <w:sz w:val="17"/>
        </w:rPr>
        <w:t>0</w:t>
      </w:r>
    </w:p>
    <w:p w14:paraId="3700D668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362E16EB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2132059F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170E6CD8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1F726A45" w14:textId="77777777" w:rsidR="007F257B" w:rsidRPr="00E60ED9" w:rsidRDefault="007F257B">
      <w:pPr>
        <w:pStyle w:val="Textkrper"/>
        <w:spacing w:before="21"/>
        <w:rPr>
          <w:rFonts w:ascii="Verdana"/>
          <w:sz w:val="20"/>
        </w:rPr>
      </w:pPr>
    </w:p>
    <w:p w14:paraId="03639DB4" w14:textId="77777777" w:rsidR="007F257B" w:rsidRPr="00E60ED9" w:rsidRDefault="00FF3C28" w:rsidP="003741D5">
      <w:pPr>
        <w:pStyle w:val="Listenabsatz"/>
        <w:numPr>
          <w:ilvl w:val="0"/>
          <w:numId w:val="4"/>
        </w:numPr>
        <w:tabs>
          <w:tab w:val="left" w:pos="3506"/>
        </w:tabs>
        <w:ind w:left="3506" w:hanging="320"/>
        <w:rPr>
          <w:sz w:val="20"/>
        </w:rPr>
      </w:pPr>
      <w:r w:rsidRPr="00E60ED9">
        <w:rPr>
          <w:spacing w:val="-2"/>
          <w:sz w:val="20"/>
        </w:rPr>
        <w:t>Average</w:t>
      </w:r>
      <w:r w:rsidRPr="00E60ED9">
        <w:rPr>
          <w:sz w:val="20"/>
        </w:rPr>
        <w:t xml:space="preserve"> </w:t>
      </w:r>
      <w:r w:rsidRPr="00E60ED9">
        <w:rPr>
          <w:spacing w:val="-2"/>
          <w:sz w:val="20"/>
        </w:rPr>
        <w:t>supply</w:t>
      </w:r>
      <w:r w:rsidRPr="00E60ED9">
        <w:rPr>
          <w:spacing w:val="1"/>
          <w:sz w:val="20"/>
        </w:rPr>
        <w:t xml:space="preserve"> </w:t>
      </w:r>
      <w:r w:rsidRPr="00E60ED9">
        <w:rPr>
          <w:spacing w:val="-2"/>
          <w:sz w:val="20"/>
        </w:rPr>
        <w:t>costs</w:t>
      </w:r>
      <w:r w:rsidRPr="00E60ED9">
        <w:rPr>
          <w:spacing w:val="1"/>
          <w:sz w:val="20"/>
        </w:rPr>
        <w:t xml:space="preserve"> </w:t>
      </w:r>
      <w:r w:rsidRPr="00E60ED9">
        <w:rPr>
          <w:spacing w:val="-2"/>
          <w:sz w:val="20"/>
        </w:rPr>
        <w:t>to</w:t>
      </w:r>
      <w:r w:rsidRPr="00E60ED9">
        <w:rPr>
          <w:spacing w:val="1"/>
          <w:sz w:val="20"/>
        </w:rPr>
        <w:t xml:space="preserve"> </w:t>
      </w:r>
      <w:r w:rsidRPr="00E60ED9">
        <w:rPr>
          <w:spacing w:val="-2"/>
          <w:sz w:val="20"/>
        </w:rPr>
        <w:t>Europe</w:t>
      </w:r>
      <w:r w:rsidRPr="00E60ED9">
        <w:rPr>
          <w:spacing w:val="1"/>
          <w:sz w:val="20"/>
        </w:rPr>
        <w:t xml:space="preserve"> </w:t>
      </w:r>
      <w:r w:rsidRPr="00E60ED9">
        <w:rPr>
          <w:spacing w:val="-2"/>
          <w:sz w:val="20"/>
        </w:rPr>
        <w:t>in</w:t>
      </w:r>
      <w:r w:rsidRPr="00E60ED9">
        <w:rPr>
          <w:spacing w:val="1"/>
          <w:sz w:val="20"/>
        </w:rPr>
        <w:t xml:space="preserve"> </w:t>
      </w:r>
      <w:r w:rsidRPr="00E60ED9">
        <w:rPr>
          <w:spacing w:val="-4"/>
          <w:sz w:val="20"/>
        </w:rPr>
        <w:t>2040</w:t>
      </w:r>
    </w:p>
    <w:p w14:paraId="1FA5C48E" w14:textId="77777777" w:rsidR="007F257B" w:rsidRPr="00E60ED9" w:rsidRDefault="007F257B">
      <w:pPr>
        <w:pStyle w:val="Textkrper"/>
        <w:spacing w:before="67"/>
        <w:rPr>
          <w:sz w:val="15"/>
        </w:rPr>
      </w:pPr>
    </w:p>
    <w:p w14:paraId="35723DF9" w14:textId="77777777" w:rsidR="007F257B" w:rsidRPr="00E60ED9" w:rsidRDefault="00581875">
      <w:pPr>
        <w:ind w:left="2266"/>
        <w:rPr>
          <w:rFonts w:ascii="Verdana"/>
          <w:sz w:val="17"/>
        </w:rPr>
      </w:pPr>
      <w:del w:id="890" w:author="Author" w:date="2024-02-01T10:43:00Z">
        <w:r>
          <w:rPr>
            <w:noProof/>
          </w:rPr>
          <mc:AlternateContent>
            <mc:Choice Requires="wpg">
              <w:drawing>
                <wp:anchor distT="0" distB="0" distL="0" distR="0" simplePos="0" relativeHeight="487669760" behindDoc="0" locked="0" layoutInCell="1" allowOverlap="1" wp14:anchorId="7D64A18C" wp14:editId="18967F08">
                  <wp:simplePos x="0" y="0"/>
                  <wp:positionH relativeFrom="page">
                    <wp:posOffset>2253877</wp:posOffset>
                  </wp:positionH>
                  <wp:positionV relativeFrom="paragraph">
                    <wp:posOffset>-39499</wp:posOffset>
                  </wp:positionV>
                  <wp:extent cx="3504565" cy="1885314"/>
                  <wp:effectExtent l="0" t="0" r="0" b="0"/>
                  <wp:wrapNone/>
                  <wp:docPr id="1199" name="Group 11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504565" cy="1885314"/>
                            <a:chOff x="0" y="0"/>
                            <a:chExt cx="3504565" cy="1885314"/>
                          </a:xfrm>
                        </wpg:grpSpPr>
                        <wps:wsp>
                          <wps:cNvPr id="1200" name="Graphic 465"/>
                          <wps:cNvSpPr/>
                          <wps:spPr>
                            <a:xfrm>
                              <a:off x="190817" y="275523"/>
                              <a:ext cx="3152140" cy="565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565785">
                                  <a:moveTo>
                                    <a:pt x="2521432" y="0"/>
                                  </a:moveTo>
                                  <a:lnTo>
                                    <a:pt x="1891074" y="97821"/>
                                  </a:lnTo>
                                  <a:lnTo>
                                    <a:pt x="0" y="97821"/>
                                  </a:lnTo>
                                  <a:lnTo>
                                    <a:pt x="0" y="565189"/>
                                  </a:lnTo>
                                  <a:lnTo>
                                    <a:pt x="630358" y="489106"/>
                                  </a:lnTo>
                                  <a:lnTo>
                                    <a:pt x="1394428" y="489106"/>
                                  </a:lnTo>
                                  <a:lnTo>
                                    <a:pt x="1891074" y="206511"/>
                                  </a:lnTo>
                                  <a:lnTo>
                                    <a:pt x="3151790" y="206511"/>
                                  </a:lnTo>
                                  <a:lnTo>
                                    <a:pt x="3151790" y="97821"/>
                                  </a:lnTo>
                                  <a:lnTo>
                                    <a:pt x="2521432" y="0"/>
                                  </a:lnTo>
                                  <a:close/>
                                </a:path>
                                <a:path w="3152140" h="565785">
                                  <a:moveTo>
                                    <a:pt x="1394428" y="489106"/>
                                  </a:moveTo>
                                  <a:lnTo>
                                    <a:pt x="630358" y="489106"/>
                                  </a:lnTo>
                                  <a:lnTo>
                                    <a:pt x="1260716" y="565189"/>
                                  </a:lnTo>
                                  <a:lnTo>
                                    <a:pt x="1394428" y="489106"/>
                                  </a:lnTo>
                                  <a:close/>
                                </a:path>
                                <a:path w="3152140" h="565785">
                                  <a:moveTo>
                                    <a:pt x="3151790" y="206511"/>
                                  </a:moveTo>
                                  <a:lnTo>
                                    <a:pt x="1891074" y="206511"/>
                                  </a:lnTo>
                                  <a:lnTo>
                                    <a:pt x="2521432" y="413023"/>
                                  </a:lnTo>
                                  <a:lnTo>
                                    <a:pt x="3151790" y="565189"/>
                                  </a:lnTo>
                                  <a:lnTo>
                                    <a:pt x="3151790" y="2065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>
                                <a:alpha val="25000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1" name="Graphic 466"/>
                          <wps:cNvSpPr/>
                          <wps:spPr>
                            <a:xfrm>
                              <a:off x="190817" y="275523"/>
                              <a:ext cx="3152140" cy="565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565785">
                                  <a:moveTo>
                                    <a:pt x="0" y="565189"/>
                                  </a:moveTo>
                                  <a:lnTo>
                                    <a:pt x="0" y="97821"/>
                                  </a:lnTo>
                                  <a:lnTo>
                                    <a:pt x="630358" y="97821"/>
                                  </a:lnTo>
                                  <a:lnTo>
                                    <a:pt x="1260716" y="97821"/>
                                  </a:lnTo>
                                  <a:lnTo>
                                    <a:pt x="1891074" y="97821"/>
                                  </a:lnTo>
                                  <a:lnTo>
                                    <a:pt x="2521431" y="0"/>
                                  </a:lnTo>
                                  <a:lnTo>
                                    <a:pt x="3151790" y="97821"/>
                                  </a:lnTo>
                                  <a:lnTo>
                                    <a:pt x="3151790" y="565189"/>
                                  </a:lnTo>
                                  <a:lnTo>
                                    <a:pt x="2521431" y="413023"/>
                                  </a:lnTo>
                                  <a:lnTo>
                                    <a:pt x="1891074" y="206511"/>
                                  </a:lnTo>
                                  <a:lnTo>
                                    <a:pt x="1260716" y="565189"/>
                                  </a:lnTo>
                                  <a:lnTo>
                                    <a:pt x="630358" y="489106"/>
                                  </a:lnTo>
                                  <a:lnTo>
                                    <a:pt x="0" y="565189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2" name="Graphic 467"/>
                          <wps:cNvSpPr/>
                          <wps:spPr>
                            <a:xfrm>
                              <a:off x="190817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3" name="Graphic 468"/>
                          <wps:cNvSpPr/>
                          <wps:spPr>
                            <a:xfrm>
                              <a:off x="19081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" name="Graphic 469"/>
                          <wps:cNvSpPr/>
                          <wps:spPr>
                            <a:xfrm>
                              <a:off x="19081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5" name="Graphic 470"/>
                          <wps:cNvSpPr/>
                          <wps:spPr>
                            <a:xfrm>
                              <a:off x="821175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6" name="Graphic 471"/>
                          <wps:cNvSpPr/>
                          <wps:spPr>
                            <a:xfrm>
                              <a:off x="821175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7" name="Graphic 472"/>
                          <wps:cNvSpPr/>
                          <wps:spPr>
                            <a:xfrm>
                              <a:off x="821175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" name="Graphic 473"/>
                          <wps:cNvSpPr/>
                          <wps:spPr>
                            <a:xfrm>
                              <a:off x="1451533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9" name="Graphic 474"/>
                          <wps:cNvSpPr/>
                          <wps:spPr>
                            <a:xfrm>
                              <a:off x="1451533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0" name="Graphic 475"/>
                          <wps:cNvSpPr/>
                          <wps:spPr>
                            <a:xfrm>
                              <a:off x="1451533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1" name="Graphic 476"/>
                          <wps:cNvSpPr/>
                          <wps:spPr>
                            <a:xfrm>
                              <a:off x="2081891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2" name="Graphic 477"/>
                          <wps:cNvSpPr/>
                          <wps:spPr>
                            <a:xfrm>
                              <a:off x="2081891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3" name="Graphic 478"/>
                          <wps:cNvSpPr/>
                          <wps:spPr>
                            <a:xfrm>
                              <a:off x="2081891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4" name="Graphic 479"/>
                          <wps:cNvSpPr/>
                          <wps:spPr>
                            <a:xfrm>
                              <a:off x="2712249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5" name="Graphic 480"/>
                          <wps:cNvSpPr/>
                          <wps:spPr>
                            <a:xfrm>
                              <a:off x="2712249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6" name="Graphic 481"/>
                          <wps:cNvSpPr/>
                          <wps:spPr>
                            <a:xfrm>
                              <a:off x="2712249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7" name="Graphic 482"/>
                          <wps:cNvSpPr/>
                          <wps:spPr>
                            <a:xfrm>
                              <a:off x="3342607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8" name="Graphic 483"/>
                          <wps:cNvSpPr/>
                          <wps:spPr>
                            <a:xfrm>
                              <a:off x="334260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9" name="Graphic 484"/>
                          <wps:cNvSpPr/>
                          <wps:spPr>
                            <a:xfrm>
                              <a:off x="334260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" name="Graphic 485"/>
                          <wps:cNvSpPr/>
                          <wps:spPr>
                            <a:xfrm>
                              <a:off x="33227" y="1851533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1" name="Graphic 486"/>
                          <wps:cNvSpPr/>
                          <wps:spPr>
                            <a:xfrm>
                              <a:off x="0" y="185153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2" name="Graphic 487"/>
                          <wps:cNvSpPr/>
                          <wps:spPr>
                            <a:xfrm>
                              <a:off x="0" y="185153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3" name="Graphic 488"/>
                          <wps:cNvSpPr/>
                          <wps:spPr>
                            <a:xfrm>
                              <a:off x="33227" y="1634152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4" name="Graphic 489"/>
                          <wps:cNvSpPr/>
                          <wps:spPr>
                            <a:xfrm>
                              <a:off x="0" y="163415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5" name="Graphic 490"/>
                          <wps:cNvSpPr/>
                          <wps:spPr>
                            <a:xfrm>
                              <a:off x="0" y="163415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" name="Graphic 491"/>
                          <wps:cNvSpPr/>
                          <wps:spPr>
                            <a:xfrm>
                              <a:off x="33227" y="1416772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7" name="Graphic 492"/>
                          <wps:cNvSpPr/>
                          <wps:spPr>
                            <a:xfrm>
                              <a:off x="0" y="141677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8" name="Graphic 493"/>
                          <wps:cNvSpPr/>
                          <wps:spPr>
                            <a:xfrm>
                              <a:off x="0" y="141677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9" name="Graphic 494"/>
                          <wps:cNvSpPr/>
                          <wps:spPr>
                            <a:xfrm>
                              <a:off x="33227" y="1199391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0" name="Graphic 495"/>
                          <wps:cNvSpPr/>
                          <wps:spPr>
                            <a:xfrm>
                              <a:off x="0" y="119939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1" name="Graphic 496"/>
                          <wps:cNvSpPr/>
                          <wps:spPr>
                            <a:xfrm>
                              <a:off x="0" y="119939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2" name="Graphic 497"/>
                          <wps:cNvSpPr/>
                          <wps:spPr>
                            <a:xfrm>
                              <a:off x="33227" y="982010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3" name="Graphic 498"/>
                          <wps:cNvSpPr/>
                          <wps:spPr>
                            <a:xfrm>
                              <a:off x="0" y="982010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4" name="Graphic 499"/>
                          <wps:cNvSpPr/>
                          <wps:spPr>
                            <a:xfrm>
                              <a:off x="0" y="982010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5" name="Graphic 500"/>
                          <wps:cNvSpPr/>
                          <wps:spPr>
                            <a:xfrm>
                              <a:off x="33227" y="764629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6" name="Graphic 501"/>
                          <wps:cNvSpPr/>
                          <wps:spPr>
                            <a:xfrm>
                              <a:off x="0" y="76462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7" name="Graphic 502"/>
                          <wps:cNvSpPr/>
                          <wps:spPr>
                            <a:xfrm>
                              <a:off x="0" y="76462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8" name="Graphic 503"/>
                          <wps:cNvSpPr/>
                          <wps:spPr>
                            <a:xfrm>
                              <a:off x="33227" y="547249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9" name="Graphic 504"/>
                          <wps:cNvSpPr/>
                          <wps:spPr>
                            <a:xfrm>
                              <a:off x="0" y="54724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0" name="Graphic 505"/>
                          <wps:cNvSpPr/>
                          <wps:spPr>
                            <a:xfrm>
                              <a:off x="0" y="54724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1" name="Graphic 506"/>
                          <wps:cNvSpPr/>
                          <wps:spPr>
                            <a:xfrm>
                              <a:off x="33227" y="329868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2" name="Graphic 507"/>
                          <wps:cNvSpPr/>
                          <wps:spPr>
                            <a:xfrm>
                              <a:off x="0" y="32986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3" name="Graphic 508"/>
                          <wps:cNvSpPr/>
                          <wps:spPr>
                            <a:xfrm>
                              <a:off x="0" y="32986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4" name="Graphic 509"/>
                          <wps:cNvSpPr/>
                          <wps:spPr>
                            <a:xfrm>
                              <a:off x="33227" y="112487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5" name="Graphic 510"/>
                          <wps:cNvSpPr/>
                          <wps:spPr>
                            <a:xfrm>
                              <a:off x="0" y="11248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6" name="Graphic 511"/>
                          <wps:cNvSpPr/>
                          <wps:spPr>
                            <a:xfrm>
                              <a:off x="0" y="11248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7" name="Graphic 512"/>
                          <wps:cNvSpPr/>
                          <wps:spPr>
                            <a:xfrm>
                              <a:off x="190817" y="482035"/>
                              <a:ext cx="3152140" cy="3587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358775">
                                  <a:moveTo>
                                    <a:pt x="0" y="358678"/>
                                  </a:moveTo>
                                  <a:lnTo>
                                    <a:pt x="630358" y="282594"/>
                                  </a:lnTo>
                                  <a:lnTo>
                                    <a:pt x="1260716" y="358678"/>
                                  </a:lnTo>
                                  <a:lnTo>
                                    <a:pt x="1891074" y="0"/>
                                  </a:lnTo>
                                  <a:lnTo>
                                    <a:pt x="2521431" y="206511"/>
                                  </a:lnTo>
                                  <a:lnTo>
                                    <a:pt x="3151790" y="358678"/>
                                  </a:lnTo>
                                </a:path>
                              </a:pathLst>
                            </a:custGeom>
                            <a:ln w="14240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8" name="Graphic 513"/>
                          <wps:cNvSpPr/>
                          <wps:spPr>
                            <a:xfrm>
                              <a:off x="174706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9" name="Graphic 514"/>
                          <wps:cNvSpPr/>
                          <wps:spPr>
                            <a:xfrm>
                              <a:off x="174706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0" name="Graphic 515"/>
                          <wps:cNvSpPr/>
                          <wps:spPr>
                            <a:xfrm>
                              <a:off x="805063" y="737777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1" name="Graphic 516"/>
                          <wps:cNvSpPr/>
                          <wps:spPr>
                            <a:xfrm>
                              <a:off x="805063" y="737777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2" name="Graphic 517"/>
                          <wps:cNvSpPr/>
                          <wps:spPr>
                            <a:xfrm>
                              <a:off x="1435422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3" name="Graphic 518"/>
                          <wps:cNvSpPr/>
                          <wps:spPr>
                            <a:xfrm>
                              <a:off x="1435422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4" name="Graphic 519"/>
                          <wps:cNvSpPr/>
                          <wps:spPr>
                            <a:xfrm>
                              <a:off x="2065780" y="45518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5" name="Graphic 520"/>
                          <wps:cNvSpPr/>
                          <wps:spPr>
                            <a:xfrm>
                              <a:off x="2065780" y="45518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6" name="Graphic 521"/>
                          <wps:cNvSpPr/>
                          <wps:spPr>
                            <a:xfrm>
                              <a:off x="2696138" y="661694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7" name="Graphic 522"/>
                          <wps:cNvSpPr/>
                          <wps:spPr>
                            <a:xfrm>
                              <a:off x="2696138" y="661694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8" name="Graphic 523"/>
                          <wps:cNvSpPr/>
                          <wps:spPr>
                            <a:xfrm>
                              <a:off x="3326496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9" name="Graphic 524"/>
                          <wps:cNvSpPr/>
                          <wps:spPr>
                            <a:xfrm>
                              <a:off x="3326496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0" name="Graphic 525"/>
                          <wps:cNvSpPr/>
                          <wps:spPr>
                            <a:xfrm>
                              <a:off x="190817" y="275523"/>
                              <a:ext cx="3152140" cy="984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98425">
                                  <a:moveTo>
                                    <a:pt x="0" y="97821"/>
                                  </a:moveTo>
                                  <a:lnTo>
                                    <a:pt x="630358" y="97821"/>
                                  </a:lnTo>
                                  <a:lnTo>
                                    <a:pt x="1260716" y="97821"/>
                                  </a:lnTo>
                                  <a:lnTo>
                                    <a:pt x="1891074" y="97821"/>
                                  </a:lnTo>
                                  <a:lnTo>
                                    <a:pt x="2521431" y="0"/>
                                  </a:lnTo>
                                  <a:lnTo>
                                    <a:pt x="3151790" y="97821"/>
                                  </a:lnTo>
                                </a:path>
                              </a:pathLst>
                            </a:custGeom>
                            <a:ln w="18987">
                              <a:solidFill>
                                <a:srgbClr val="113945"/>
                              </a:solidFill>
                              <a:prstDash val="sysDot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1" name="Graphic 526"/>
                          <wps:cNvSpPr/>
                          <wps:spPr>
                            <a:xfrm>
                              <a:off x="174706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2" name="Graphic 527"/>
                          <wps:cNvSpPr/>
                          <wps:spPr>
                            <a:xfrm>
                              <a:off x="174706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3" name="Graphic 528"/>
                          <wps:cNvSpPr/>
                          <wps:spPr>
                            <a:xfrm>
                              <a:off x="805063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4" name="Graphic 529"/>
                          <wps:cNvSpPr/>
                          <wps:spPr>
                            <a:xfrm>
                              <a:off x="805063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5" name="Graphic 530"/>
                          <wps:cNvSpPr/>
                          <wps:spPr>
                            <a:xfrm>
                              <a:off x="1435422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6" name="Graphic 531"/>
                          <wps:cNvSpPr/>
                          <wps:spPr>
                            <a:xfrm>
                              <a:off x="1435422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7" name="Graphic 532"/>
                          <wps:cNvSpPr/>
                          <wps:spPr>
                            <a:xfrm>
                              <a:off x="2065780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8" name="Graphic 533"/>
                          <wps:cNvSpPr/>
                          <wps:spPr>
                            <a:xfrm>
                              <a:off x="2065780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9" name="Graphic 534"/>
                          <wps:cNvSpPr/>
                          <wps:spPr>
                            <a:xfrm>
                              <a:off x="2696138" y="24867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0" name="Graphic 535"/>
                          <wps:cNvSpPr/>
                          <wps:spPr>
                            <a:xfrm>
                              <a:off x="2696138" y="24867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1" name="Graphic 536"/>
                          <wps:cNvSpPr/>
                          <wps:spPr>
                            <a:xfrm>
                              <a:off x="3326496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2" name="Graphic 537"/>
                          <wps:cNvSpPr/>
                          <wps:spPr>
                            <a:xfrm>
                              <a:off x="3326496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3" name="Graphic 538"/>
                          <wps:cNvSpPr/>
                          <wps:spPr>
                            <a:xfrm>
                              <a:off x="33227" y="3797"/>
                              <a:ext cx="346710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  <a:path w="3467100" h="1847850">
                                  <a:moveTo>
                                    <a:pt x="3466968" y="1847736"/>
                                  </a:moveTo>
                                  <a:lnTo>
                                    <a:pt x="3466968" y="0"/>
                                  </a:lnTo>
                                </a:path>
                                <a:path w="3467100" h="1847850">
                                  <a:moveTo>
                                    <a:pt x="0" y="1847736"/>
                                  </a:moveTo>
                                  <a:lnTo>
                                    <a:pt x="3466968" y="1847736"/>
                                  </a:lnTo>
                                </a:path>
                                <a:path w="3467100" h="184785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4" name="Graphic 539"/>
                          <wps:cNvSpPr/>
                          <wps:spPr>
                            <a:xfrm>
                              <a:off x="895381" y="1674002"/>
                              <a:ext cx="171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450">
                                  <a:moveTo>
                                    <a:pt x="0" y="0"/>
                                  </a:moveTo>
                                  <a:lnTo>
                                    <a:pt x="170885" y="0"/>
                                  </a:lnTo>
                                </a:path>
                              </a:pathLst>
                            </a:custGeom>
                            <a:ln w="14240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5" name="Graphic 540"/>
                          <wps:cNvSpPr/>
                          <wps:spPr>
                            <a:xfrm>
                              <a:off x="964713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6" name="Graphic 541"/>
                          <wps:cNvSpPr/>
                          <wps:spPr>
                            <a:xfrm>
                              <a:off x="964713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7" name="Graphic 542"/>
                          <wps:cNvSpPr/>
                          <wps:spPr>
                            <a:xfrm>
                              <a:off x="1735864" y="1674002"/>
                              <a:ext cx="171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450">
                                  <a:moveTo>
                                    <a:pt x="0" y="0"/>
                                  </a:moveTo>
                                  <a:lnTo>
                                    <a:pt x="170885" y="0"/>
                                  </a:lnTo>
                                </a:path>
                              </a:pathLst>
                            </a:custGeom>
                            <a:ln w="18987">
                              <a:solidFill>
                                <a:srgbClr val="113945"/>
                              </a:solidFill>
                              <a:prstDash val="sysDot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" name="Graphic 543"/>
                          <wps:cNvSpPr/>
                          <wps:spPr>
                            <a:xfrm>
                              <a:off x="1805196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9" name="Graphic 544"/>
                          <wps:cNvSpPr/>
                          <wps:spPr>
                            <a:xfrm>
                              <a:off x="1805196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0" name="Textbox 545"/>
                          <wps:cNvSpPr txBox="1"/>
                          <wps:spPr>
                            <a:xfrm>
                              <a:off x="2606558" y="123158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B693735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891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892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delText>14.5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81" name="Textbox 546"/>
                          <wps:cNvSpPr txBox="1"/>
                          <wps:spPr>
                            <a:xfrm>
                              <a:off x="85126" y="220979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292E86D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893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894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delText>13.6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82" name="Textbox 547"/>
                          <wps:cNvSpPr txBox="1"/>
                          <wps:spPr>
                            <a:xfrm>
                              <a:off x="715484" y="220979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E1800EE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895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896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delText>13.6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83" name="Textbox 548"/>
                          <wps:cNvSpPr txBox="1"/>
                          <wps:spPr>
                            <a:xfrm>
                              <a:off x="1345842" y="220979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27F90D4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897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898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delText>13.6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84" name="Textbox 549"/>
                          <wps:cNvSpPr txBox="1"/>
                          <wps:spPr>
                            <a:xfrm>
                              <a:off x="1976200" y="220979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4D12EA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899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900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delText>13.6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85" name="Textbox 550"/>
                          <wps:cNvSpPr txBox="1"/>
                          <wps:spPr>
                            <a:xfrm>
                              <a:off x="3236916" y="220979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E3E9B9D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901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902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delText>13.6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86" name="Textbox 551"/>
                          <wps:cNvSpPr txBox="1"/>
                          <wps:spPr>
                            <a:xfrm>
                              <a:off x="1976200" y="570310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4AD7EE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903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904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delText>12.6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87" name="Textbox 552"/>
                          <wps:cNvSpPr txBox="1"/>
                          <wps:spPr>
                            <a:xfrm>
                              <a:off x="2606558" y="776822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39195D9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905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906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delText>10.7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88" name="Textbox 553"/>
                          <wps:cNvSpPr txBox="1"/>
                          <wps:spPr>
                            <a:xfrm>
                              <a:off x="715484" y="852905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DD2CDF8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907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908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delText>10.0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89" name="Textbox 554"/>
                          <wps:cNvSpPr txBox="1"/>
                          <wps:spPr>
                            <a:xfrm>
                              <a:off x="115313" y="928988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5342AD1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909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910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5"/>
                                      <w:w w:val="90"/>
                                      <w:sz w:val="17"/>
                                    </w:rPr>
                                    <w:delText>9.3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90" name="Textbox 555"/>
                          <wps:cNvSpPr txBox="1"/>
                          <wps:spPr>
                            <a:xfrm>
                              <a:off x="1376029" y="928988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A82C7DC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911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912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5"/>
                                      <w:w w:val="90"/>
                                      <w:sz w:val="17"/>
                                    </w:rPr>
                                    <w:delText>9.3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91" name="Textbox 556"/>
                          <wps:cNvSpPr txBox="1"/>
                          <wps:spPr>
                            <a:xfrm>
                              <a:off x="3267103" y="928988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2A9E5C1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913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914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5"/>
                                      <w:w w:val="90"/>
                                      <w:sz w:val="17"/>
                                    </w:rPr>
                                    <w:delText>9.3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92" name="Textbox 557"/>
                          <wps:cNvSpPr txBox="1"/>
                          <wps:spPr>
                            <a:xfrm>
                              <a:off x="1123228" y="1627293"/>
                              <a:ext cx="511175" cy="11048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FE33FD9" w14:textId="77777777" w:rsidR="009D3118" w:rsidRDefault="009D3118">
                                <w:pPr>
                                  <w:spacing w:line="173" w:lineRule="exact"/>
                                  <w:rPr>
                                    <w:del w:id="915" w:author="Author" w:date="2024-02-01T10:43:00Z"/>
                                    <w:rFonts w:ascii="Verdana"/>
                                    <w:sz w:val="20"/>
                                  </w:rPr>
                                </w:pPr>
                                <w:del w:id="916" w:author="Author" w:date="2024-02-01T10:43:00Z">
                                  <w:r>
                                    <w:rPr>
                                      <w:rFonts w:ascii="Verdana"/>
                                      <w:w w:val="90"/>
                                      <w:sz w:val="20"/>
                                    </w:rPr>
                                    <w:delText>Net</w:delText>
                                  </w:r>
                                  <w:r>
                                    <w:rPr>
                                      <w:rFonts w:ascii="Verdana"/>
                                      <w:spacing w:val="-5"/>
                                      <w:w w:val="90"/>
                                      <w:sz w:val="20"/>
                                    </w:rPr>
                                    <w:delText xml:space="preserve"> </w:delText>
                                  </w:r>
                                  <w:r>
                                    <w:rPr>
                                      <w:rFonts w:ascii="Verdana"/>
                                      <w:spacing w:val="-4"/>
                                      <w:w w:val="90"/>
                                      <w:sz w:val="20"/>
                                    </w:rPr>
                                    <w:delText>Zero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293" name="Textbox 558"/>
                          <wps:cNvSpPr txBox="1"/>
                          <wps:spPr>
                            <a:xfrm>
                              <a:off x="1963711" y="1627293"/>
                              <a:ext cx="1434465" cy="11048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C6A5142" w14:textId="77777777" w:rsidR="009D3118" w:rsidRDefault="009D3118">
                                <w:pPr>
                                  <w:spacing w:line="173" w:lineRule="exact"/>
                                  <w:rPr>
                                    <w:del w:id="917" w:author="Author" w:date="2024-02-01T10:43:00Z"/>
                                    <w:rFonts w:ascii="Verdana"/>
                                    <w:sz w:val="20"/>
                                  </w:rPr>
                                </w:pPr>
                                <w:del w:id="918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delText>Persisting</w:delText>
                                  </w:r>
                                  <w:r>
                                    <w:rPr>
                                      <w:rFonts w:ascii="Verdana"/>
                                      <w:spacing w:val="-5"/>
                                      <w:sz w:val="20"/>
                                    </w:rPr>
                                    <w:delText xml:space="preserve"> </w:delTex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delText>Fossil</w:delText>
                                  </w:r>
                                  <w:r>
                                    <w:rPr>
                                      <w:rFonts w:ascii="Verdana"/>
                                      <w:spacing w:val="-3"/>
                                      <w:sz w:val="20"/>
                                    </w:rPr>
                                    <w:delText xml:space="preserve"> </w:delTex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delText>Demand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7D64A18C" id="Group 1199" o:spid="_x0000_s1794" style="position:absolute;left:0;text-align:left;margin-left:177.45pt;margin-top:-3.1pt;width:275.95pt;height:148.45pt;z-index:487669760;mso-wrap-distance-left:0;mso-wrap-distance-right:0;mso-position-horizontal-relative:page" coordsize="35045,18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">
                  <v:shape id="Graphic 465" o:spid="_x0000_s1795" style="position:absolute;left:1908;top:2755;width:31521;height:5658;visibility:visible;mso-wrap-style:square;v-text-anchor:top" coordsize="315214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" path="m2521432,l1891074,97821,,97821,,565189,630358,489106r764070,l1891074,206511r1260716,l3151790,97821,2521432,xem1394428,489106r-764070,l1260716,565189r133712,-76083xem3151790,206511r-1260716,l2521432,413023r630358,152166l3151790,206511xe" fillcolor="#113945" stroked="f">
                    <v:fill opacity="16448f"/>
                    <v:path arrowok="t"/>
                  </v:shape>
                  <v:shape id="Graphic 466" o:spid="_x0000_s1796" style="position:absolute;left:1908;top:2755;width:31521;height:5658;visibility:visible;mso-wrap-style:square;v-text-anchor:top" coordsize="315214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" path="m,565189l,97821r630358,l1260716,97821r630358,l2521431,r630359,97821l3151790,565189,2521431,413023,1891074,206511,1260716,565189,630358,489106,,565189xe" filled="f" strokecolor="#113945" strokeweight=".26369mm">
                    <v:path arrowok="t"/>
                  </v:shape>
                  <v:shape id="Graphic 467" o:spid="_x0000_s1797" style="position:absolute;left:1908;top:37;width:12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" path="m,1847736l,e" filled="f" strokecolor="#748d99" strokeweight=".21094mm">
                    <v:path arrowok="t"/>
                  </v:shape>
                  <v:shape id="Graphic 468" o:spid="_x0000_s1798" style="position:absolute;left:1908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" path="m,l,33227e" fillcolor="black" stroked="f">
                    <v:path arrowok="t"/>
                  </v:shape>
                  <v:shape id="Graphic 469" o:spid="_x0000_s1799" style="position:absolute;left:1908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" path="m,l,33227e" filled="f" strokeweight=".21094mm">
                    <v:path arrowok="t"/>
                  </v:shape>
                  <v:shape id="Graphic 470" o:spid="_x0000_s1800" style="position:absolute;left:8211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" path="m,1847736l,e" filled="f" strokecolor="#748d99" strokeweight=".21094mm">
                    <v:path arrowok="t"/>
                  </v:shape>
                  <v:shape id="Graphic 471" o:spid="_x0000_s1801" style="position:absolute;left:8211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" path="m,l,33227e" fillcolor="black" stroked="f">
                    <v:path arrowok="t"/>
                  </v:shape>
                  <v:shape id="Graphic 472" o:spid="_x0000_s1802" style="position:absolute;left:8211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" path="m,l,33227e" filled="f" strokeweight=".21094mm">
                    <v:path arrowok="t"/>
                  </v:shape>
                  <v:shape id="Graphic 473" o:spid="_x0000_s1803" style="position:absolute;left:14515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" path="m,1847736l,e" filled="f" strokecolor="#748d99" strokeweight=".21094mm">
                    <v:path arrowok="t"/>
                  </v:shape>
                  <v:shape id="Graphic 474" o:spid="_x0000_s1804" style="position:absolute;left:14515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" path="m,l,33227e" fillcolor="black" stroked="f">
                    <v:path arrowok="t"/>
                  </v:shape>
                  <v:shape id="Graphic 475" o:spid="_x0000_s1805" style="position:absolute;left:14515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" path="m,l,33227e" filled="f" strokeweight=".21094mm">
                    <v:path arrowok="t"/>
                  </v:shape>
                  <v:shape id="Graphic 476" o:spid="_x0000_s1806" style="position:absolute;left:20818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" path="m,1847736l,e" filled="f" strokecolor="#748d99" strokeweight=".21094mm">
                    <v:path arrowok="t"/>
                  </v:shape>
                  <v:shape id="Graphic 477" o:spid="_x0000_s1807" style="position:absolute;left:20818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" path="m,l,33227e" fillcolor="black" stroked="f">
                    <v:path arrowok="t"/>
                  </v:shape>
                  <v:shape id="Graphic 478" o:spid="_x0000_s1808" style="position:absolute;left:20818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" path="m,l,33227e" filled="f" strokeweight=".21094mm">
                    <v:path arrowok="t"/>
                  </v:shape>
                  <v:shape id="Graphic 479" o:spid="_x0000_s1809" style="position:absolute;left:27122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" path="m,1847736l,e" filled="f" strokecolor="#748d99" strokeweight=".21094mm">
                    <v:path arrowok="t"/>
                  </v:shape>
                  <v:shape id="Graphic 480" o:spid="_x0000_s1810" style="position:absolute;left:27122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" path="m,l,33227e" fillcolor="black" stroked="f">
                    <v:path arrowok="t"/>
                  </v:shape>
                  <v:shape id="Graphic 481" o:spid="_x0000_s1811" style="position:absolute;left:27122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" path="m,l,33227e" filled="f" strokeweight=".21094mm">
                    <v:path arrowok="t"/>
                  </v:shape>
                  <v:shape id="Graphic 482" o:spid="_x0000_s1812" style="position:absolute;left:33426;top:37;width:12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" path="m,1847736l,e" filled="f" strokecolor="#748d99" strokeweight=".21094mm">
                    <v:path arrowok="t"/>
                  </v:shape>
                  <v:shape id="Graphic 483" o:spid="_x0000_s1813" style="position:absolute;left:33426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" path="m,l,33227e" fillcolor="black" stroked="f">
                    <v:path arrowok="t"/>
                  </v:shape>
                  <v:shape id="Graphic 484" o:spid="_x0000_s1814" style="position:absolute;left:33426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" path="m,l,33227e" filled="f" strokeweight=".21094mm">
                    <v:path arrowok="t"/>
                  </v:shape>
                  <v:shape id="Graphic 485" o:spid="_x0000_s1815" style="position:absolute;left:332;top:18515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" path="m,l3466968,e" filled="f" strokecolor="#748d99" strokeweight=".21094mm">
                    <v:path arrowok="t"/>
                  </v:shape>
                  <v:shape id="Graphic 486" o:spid="_x0000_s1816" style="position:absolute;top:1851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" path="m33227,l,e" fillcolor="black" stroked="f">
                    <v:path arrowok="t"/>
                  </v:shape>
                  <v:shape id="Graphic 487" o:spid="_x0000_s1817" style="position:absolute;top:1851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" path="m33227,l,e" filled="f" strokeweight=".21094mm">
                    <v:path arrowok="t"/>
                  </v:shape>
                  <v:shape id="Graphic 488" o:spid="_x0000_s1818" style="position:absolute;left:332;top:16341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" path="m,l3466968,e" filled="f" strokecolor="#748d99" strokeweight=".21094mm">
                    <v:path arrowok="t"/>
                  </v:shape>
                  <v:shape id="Graphic 489" o:spid="_x0000_s1819" style="position:absolute;top:1634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" path="m33227,l,e" fillcolor="black" stroked="f">
                    <v:path arrowok="t"/>
                  </v:shape>
                  <v:shape id="Graphic 490" o:spid="_x0000_s1820" style="position:absolute;top:1634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" path="m33227,l,e" filled="f" strokeweight=".21094mm">
                    <v:path arrowok="t"/>
                  </v:shape>
                  <v:shape id="Graphic 491" o:spid="_x0000_s1821" style="position:absolute;left:332;top:14167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" path="m,l3466968,e" filled="f" strokecolor="#748d99" strokeweight=".21094mm">
                    <v:path arrowok="t"/>
                  </v:shape>
                  <v:shape id="Graphic 492" o:spid="_x0000_s1822" style="position:absolute;top:1416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" path="m33227,l,e" fillcolor="black" stroked="f">
                    <v:path arrowok="t"/>
                  </v:shape>
                  <v:shape id="Graphic 493" o:spid="_x0000_s1823" style="position:absolute;top:1416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" path="m33227,l,e" filled="f" strokeweight=".21094mm">
                    <v:path arrowok="t"/>
                  </v:shape>
                  <v:shape id="Graphic 494" o:spid="_x0000_s1824" style="position:absolute;left:332;top:11993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" path="m,l3466968,e" filled="f" strokecolor="#748d99" strokeweight=".21094mm">
                    <v:path arrowok="t"/>
                  </v:shape>
                  <v:shape id="Graphic 495" o:spid="_x0000_s1825" style="position:absolute;top:1199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" path="m33227,l,e" fillcolor="black" stroked="f">
                    <v:path arrowok="t"/>
                  </v:shape>
                  <v:shape id="Graphic 496" o:spid="_x0000_s1826" style="position:absolute;top:1199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" path="m33227,l,e" filled="f" strokeweight=".21094mm">
                    <v:path arrowok="t"/>
                  </v:shape>
                  <v:shape id="Graphic 497" o:spid="_x0000_s1827" style="position:absolute;left:332;top:9820;width:34671;height:12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" path="m,l3466968,e" filled="f" strokecolor="#748d99" strokeweight=".21094mm">
                    <v:path arrowok="t"/>
                  </v:shape>
                  <v:shape id="Graphic 498" o:spid="_x0000_s1828" style="position:absolute;top:9820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" path="m33227,l,e" fillcolor="black" stroked="f">
                    <v:path arrowok="t"/>
                  </v:shape>
                  <v:shape id="Graphic 499" o:spid="_x0000_s1829" style="position:absolute;top:9820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" path="m33227,l,e" filled="f" strokeweight=".21094mm">
                    <v:path arrowok="t"/>
                  </v:shape>
                  <v:shape id="Graphic 500" o:spid="_x0000_s1830" style="position:absolute;left:332;top:7646;width:34671;height:12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" path="m,l3466968,e" filled="f" strokecolor="#748d99" strokeweight=".21094mm">
                    <v:path arrowok="t"/>
                  </v:shape>
                  <v:shape id="Graphic 501" o:spid="_x0000_s1831" style="position:absolute;top:7646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" path="m33227,l,e" fillcolor="black" stroked="f">
                    <v:path arrowok="t"/>
                  </v:shape>
                  <v:shape id="Graphic 502" o:spid="_x0000_s1832" style="position:absolute;top:7646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" path="m33227,l,e" filled="f" strokeweight=".21094mm">
                    <v:path arrowok="t"/>
                  </v:shape>
                  <v:shape id="Graphic 503" o:spid="_x0000_s1833" style="position:absolute;left:332;top:5472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" path="m,l3466968,e" filled="f" strokecolor="#748d99" strokeweight=".21094mm">
                    <v:path arrowok="t"/>
                  </v:shape>
                  <v:shape id="Graphic 504" o:spid="_x0000_s1834" style="position:absolute;top:54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" path="m33227,l,e" fillcolor="black" stroked="f">
                    <v:path arrowok="t"/>
                  </v:shape>
                  <v:shape id="Graphic 505" o:spid="_x0000_s1835" style="position:absolute;top:54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" path="m33227,l,e" filled="f" strokeweight=".21094mm">
                    <v:path arrowok="t"/>
                  </v:shape>
                  <v:shape id="Graphic 506" o:spid="_x0000_s1836" style="position:absolute;left:332;top:3298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" path="m,l3466968,e" filled="f" strokecolor="#748d99" strokeweight=".21094mm">
                    <v:path arrowok="t"/>
                  </v:shape>
                  <v:shape id="Graphic 507" o:spid="_x0000_s1837" style="position:absolute;top:3298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" path="m33227,l,e" fillcolor="black" stroked="f">
                    <v:path arrowok="t"/>
                  </v:shape>
                  <v:shape id="Graphic 508" o:spid="_x0000_s1838" style="position:absolute;top:3298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" path="m33227,l,e" filled="f" strokeweight=".21094mm">
                    <v:path arrowok="t"/>
                  </v:shape>
                  <v:shape id="Graphic 509" o:spid="_x0000_s1839" style="position:absolute;left:332;top:1124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" path="m,l3466968,e" filled="f" strokecolor="#748d99" strokeweight=".21094mm">
                    <v:path arrowok="t"/>
                  </v:shape>
                  <v:shape id="Graphic 510" o:spid="_x0000_s1840" style="position:absolute;top:1124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" path="m33227,l,e" fillcolor="black" stroked="f">
                    <v:path arrowok="t"/>
                  </v:shape>
                  <v:shape id="Graphic 511" o:spid="_x0000_s1841" style="position:absolute;top:1124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" path="m33227,l,e" filled="f" strokeweight=".21094mm">
                    <v:path arrowok="t"/>
                  </v:shape>
                  <v:shape id="Graphic 512" o:spid="_x0000_s1842" style="position:absolute;left:1908;top:4820;width:31521;height:3588;visibility:visible;mso-wrap-style:square;v-text-anchor:top" coordsize="3152140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" path="m,358678l630358,282594r630358,76084l1891074,r630357,206511l3151790,358678e" filled="f" strokecolor="#113945" strokeweight=".39556mm">
                    <v:path arrowok="t"/>
                  </v:shape>
                  <v:shape id="Graphic 513" o:spid="_x0000_s1843" style="position:absolute;left:1747;top:8138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" path="m16111,l,26852,16111,53704,32222,26852,16111,xe" fillcolor="#113945" stroked="f">
                    <v:path arrowok="t"/>
                  </v:shape>
                  <v:shape id="Graphic 514" o:spid="_x0000_s1844" style="position:absolute;left:1747;top:8138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" path="m16111,53704l32222,26852,16111,,,26852,16111,53704xe" filled="f" strokecolor="#113945" strokeweight=".26369mm">
                    <v:path arrowok="t"/>
                  </v:shape>
                  <v:shape id="Graphic 515" o:spid="_x0000_s1845" style="position:absolute;left:8050;top:73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" path="m16111,l,26852,16111,53704,32222,26852,16111,xe" fillcolor="#113945" stroked="f">
                    <v:path arrowok="t"/>
                  </v:shape>
                  <v:shape id="Graphic 516" o:spid="_x0000_s1846" style="position:absolute;left:8050;top:73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" path="m16111,53704l32222,26852,16111,,,26852,16111,53704xe" filled="f" strokecolor="#113945" strokeweight=".26369mm">
                    <v:path arrowok="t"/>
                  </v:shape>
                  <v:shape id="Graphic 517" o:spid="_x0000_s1847" style="position:absolute;left:14354;top:8138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" path="m16111,l,26852,16111,53704,32222,26852,16111,xe" fillcolor="#113945" stroked="f">
                    <v:path arrowok="t"/>
                  </v:shape>
                  <v:shape id="Graphic 518" o:spid="_x0000_s1848" style="position:absolute;left:14354;top:8138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" path="m16111,53704l32222,26852,16111,,,26852,16111,53704xe" filled="f" strokecolor="#113945" strokeweight=".26369mm">
                    <v:path arrowok="t"/>
                  </v:shape>
                  <v:shape id="Graphic 519" o:spid="_x0000_s1849" style="position:absolute;left:20657;top:455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" path="m16111,l,26852,16111,53704,32222,26852,16111,xe" fillcolor="#113945" stroked="f">
                    <v:path arrowok="t"/>
                  </v:shape>
                  <v:shape id="Graphic 520" o:spid="_x0000_s1850" style="position:absolute;left:20657;top:455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" path="m16111,53704l32222,26852,16111,,,26852,16111,53704xe" filled="f" strokecolor="#113945" strokeweight=".26369mm">
                    <v:path arrowok="t"/>
                  </v:shape>
                  <v:shape id="Graphic 521" o:spid="_x0000_s1851" style="position:absolute;left:26961;top:661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" path="m16111,l,26852,16111,53704,32222,26852,16111,xe" fillcolor="#113945" stroked="f">
                    <v:path arrowok="t"/>
                  </v:shape>
                  <v:shape id="Graphic 522" o:spid="_x0000_s1852" style="position:absolute;left:26961;top:661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" path="m16111,53704l32222,26852,16111,,,26852,16111,53704xe" filled="f" strokecolor="#113945" strokeweight=".26369mm">
                    <v:path arrowok="t"/>
                  </v:shape>
                  <v:shape id="Graphic 523" o:spid="_x0000_s1853" style="position:absolute;left:33264;top:8138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" path="m16111,l,26852,16111,53704,32222,26852,16111,xe" fillcolor="#113945" stroked="f">
                    <v:path arrowok="t"/>
                  </v:shape>
                  <v:shape id="Graphic 524" o:spid="_x0000_s1854" style="position:absolute;left:33264;top:8138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" path="m16111,53704l32222,26852,16111,,,26852,16111,53704xe" filled="f" strokecolor="#113945" strokeweight=".26369mm">
                    <v:path arrowok="t"/>
                  </v:shape>
                  <v:shape id="Graphic 525" o:spid="_x0000_s1855" style="position:absolute;left:1908;top:2755;width:31521;height:984;visibility:visible;mso-wrap-style:square;v-text-anchor:top" coordsize="315214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" path="m,97821r630358,l1260716,97821r630358,l2521431,r630359,97821e" filled="f" strokecolor="#113945" strokeweight=".52742mm">
                    <v:stroke dashstyle="1 1"/>
                    <v:path arrowok="t"/>
                  </v:shape>
                  <v:shape id="Graphic 526" o:spid="_x0000_s1856" style="position:absolute;left:1747;top:3464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" path="m16111,l,26852,16111,53704,32222,26852,16111,xe" fillcolor="#113945" stroked="f">
                    <v:path arrowok="t"/>
                  </v:shape>
                  <v:shape id="Graphic 527" o:spid="_x0000_s1857" style="position:absolute;left:1747;top:3464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" path="m16111,53704l32222,26852,16111,,,26852,16111,53704xe" filled="f" strokecolor="#113945" strokeweight=".26369mm">
                    <v:path arrowok="t"/>
                  </v:shape>
                  <v:shape id="Graphic 528" o:spid="_x0000_s1858" style="position:absolute;left:8050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" path="m16111,l,26852,16111,53704,32222,26852,16111,xe" fillcolor="#113945" stroked="f">
                    <v:path arrowok="t"/>
                  </v:shape>
                  <v:shape id="Graphic 529" o:spid="_x0000_s1859" style="position:absolute;left:8050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" path="m16111,53704l32222,26852,16111,,,26852,16111,53704xe" filled="f" strokecolor="#113945" strokeweight=".26369mm">
                    <v:path arrowok="t"/>
                  </v:shape>
                  <v:shape id="Graphic 530" o:spid="_x0000_s1860" style="position:absolute;left:14354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" path="m16111,l,26852,16111,53704,32222,26852,16111,xe" fillcolor="#113945" stroked="f">
                    <v:path arrowok="t"/>
                  </v:shape>
                  <v:shape id="Graphic 531" o:spid="_x0000_s1861" style="position:absolute;left:14354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" path="m16111,53704l32222,26852,16111,,,26852,16111,53704xe" filled="f" strokecolor="#113945" strokeweight=".26369mm">
                    <v:path arrowok="t"/>
                  </v:shape>
                  <v:shape id="Graphic 532" o:spid="_x0000_s1862" style="position:absolute;left:20657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" path="m16111,l,26852,16111,53704,32222,26852,16111,xe" fillcolor="#113945" stroked="f">
                    <v:path arrowok="t"/>
                  </v:shape>
                  <v:shape id="Graphic 533" o:spid="_x0000_s1863" style="position:absolute;left:20657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" path="m16111,53704l32222,26852,16111,,,26852,16111,53704xe" filled="f" strokecolor="#113945" strokeweight=".26369mm">
                    <v:path arrowok="t"/>
                  </v:shape>
                  <v:shape id="Graphic 534" o:spid="_x0000_s1864" style="position:absolute;left:26961;top:248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" path="m16111,l,26852,16111,53704,32222,26852,16111,xe" fillcolor="#113945" stroked="f">
                    <v:path arrowok="t"/>
                  </v:shape>
                  <v:shape id="Graphic 535" o:spid="_x0000_s1865" style="position:absolute;left:26961;top:248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" path="m16111,53704l32222,26852,16111,,,26852,16111,53704xe" filled="f" strokecolor="#113945" strokeweight=".26369mm">
                    <v:path arrowok="t"/>
                  </v:shape>
                  <v:shape id="Graphic 536" o:spid="_x0000_s1866" style="position:absolute;left:33264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" path="m16111,l,26852,16111,53704,32222,26852,16111,xe" fillcolor="#113945" stroked="f">
                    <v:path arrowok="t"/>
                  </v:shape>
                  <v:shape id="Graphic 537" o:spid="_x0000_s1867" style="position:absolute;left:33264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" path="m16111,53704l32222,26852,16111,,,26852,16111,53704xe" filled="f" strokecolor="#113945" strokeweight=".26369mm">
                    <v:path arrowok="t"/>
                  </v:shape>
                  <v:shape id="Graphic 538" o:spid="_x0000_s1868" style="position:absolute;left:332;top:37;width:34671;height:18479;visibility:visible;mso-wrap-style:square;v-text-anchor:top" coordsize="346710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" path="m,1847736l,em3466968,1847736l3466968,em,1847736r3466968,em,l3466968,e" filled="f" strokeweight=".21094mm">
                    <v:path arrowok="t"/>
                  </v:shape>
                  <v:shape id="Graphic 539" o:spid="_x0000_s1869" style="position:absolute;left:8953;top:16740;width:1715;height:12;visibility:visible;mso-wrap-style:square;v-text-anchor:top" coordsize="171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" path="m,l170885,e" filled="f" strokecolor="#113945" strokeweight=".39556mm">
                    <v:path arrowok="t"/>
                  </v:shape>
                  <v:shape id="Graphic 540" o:spid="_x0000_s1870" style="position:absolute;left:9647;top:1647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" path="m16111,l,26852,16111,53704,32222,26852,16111,xe" fillcolor="#113945" stroked="f">
                    <v:path arrowok="t"/>
                  </v:shape>
                  <v:shape id="Graphic 541" o:spid="_x0000_s1871" style="position:absolute;left:9647;top:1647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" path="m16111,53704l32222,26852,16111,,,26852,16111,53704xe" filled="f" strokecolor="#113945" strokeweight=".26369mm">
                    <v:path arrowok="t"/>
                  </v:shape>
                  <v:shape id="Graphic 542" o:spid="_x0000_s1872" style="position:absolute;left:17358;top:16740;width:1715;height:12;visibility:visible;mso-wrap-style:square;v-text-anchor:top" coordsize="171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" path="m,l170885,e" filled="f" strokecolor="#113945" strokeweight=".52742mm">
                    <v:stroke dashstyle="1 1"/>
                    <v:path arrowok="t"/>
                  </v:shape>
                  <v:shape id="Graphic 543" o:spid="_x0000_s1873" style="position:absolute;left:18051;top:1647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" path="m16111,l,26852,16111,53704,32222,26852,16111,xe" fillcolor="#113945" stroked="f">
                    <v:path arrowok="t"/>
                  </v:shape>
                  <v:shape id="Graphic 544" o:spid="_x0000_s1874" style="position:absolute;left:18051;top:1647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" path="m16111,53704l32222,26852,16111,,,26852,16111,53704xe" filled="f" strokecolor="#113945" strokeweight=".26369mm">
                    <v:path arrowok="t"/>
                  </v:shape>
                  <v:shape id="Textbox 545" o:spid="_x0000_s1875" type="#_x0000_t202" style="position:absolute;left:26065;top:1231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" filled="f" stroked="f">
                    <v:textbox inset="0,0,0,0">
                      <w:txbxContent>
                        <w:p w14:paraId="1B693735" w14:textId="77777777" w:rsidR="009D3118" w:rsidRDefault="009D3118">
                          <w:pPr>
                            <w:spacing w:line="145" w:lineRule="exact"/>
                            <w:rPr>
                              <w:del w:id="919" w:author="Author" w:date="2024-02-01T10:43:00Z"/>
                              <w:rFonts w:ascii="Verdana"/>
                              <w:sz w:val="17"/>
                            </w:rPr>
                          </w:pPr>
                          <w:del w:id="920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delText>14.5</w:delText>
                            </w:r>
                          </w:del>
                        </w:p>
                      </w:txbxContent>
                    </v:textbox>
                  </v:shape>
                  <v:shape id="Textbox 546" o:spid="_x0000_s1876" type="#_x0000_t202" style="position:absolute;left:851;top:2209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" filled="f" stroked="f">
                    <v:textbox inset="0,0,0,0">
                      <w:txbxContent>
                        <w:p w14:paraId="4292E86D" w14:textId="77777777" w:rsidR="009D3118" w:rsidRDefault="009D3118">
                          <w:pPr>
                            <w:spacing w:line="145" w:lineRule="exact"/>
                            <w:rPr>
                              <w:del w:id="921" w:author="Author" w:date="2024-02-01T10:43:00Z"/>
                              <w:rFonts w:ascii="Verdana"/>
                              <w:sz w:val="17"/>
                            </w:rPr>
                          </w:pPr>
                          <w:del w:id="922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delText>13.6</w:delText>
                            </w:r>
                          </w:del>
                        </w:p>
                      </w:txbxContent>
                    </v:textbox>
                  </v:shape>
                  <v:shape id="Textbox 547" o:spid="_x0000_s1877" type="#_x0000_t202" style="position:absolute;left:7154;top:2209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" filled="f" stroked="f">
                    <v:textbox inset="0,0,0,0">
                      <w:txbxContent>
                        <w:p w14:paraId="1E1800EE" w14:textId="77777777" w:rsidR="009D3118" w:rsidRDefault="009D3118">
                          <w:pPr>
                            <w:spacing w:line="145" w:lineRule="exact"/>
                            <w:rPr>
                              <w:del w:id="923" w:author="Author" w:date="2024-02-01T10:43:00Z"/>
                              <w:rFonts w:ascii="Verdana"/>
                              <w:sz w:val="17"/>
                            </w:rPr>
                          </w:pPr>
                          <w:del w:id="924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delText>13.6</w:delText>
                            </w:r>
                          </w:del>
                        </w:p>
                      </w:txbxContent>
                    </v:textbox>
                  </v:shape>
                  <v:shape id="Textbox 548" o:spid="_x0000_s1878" type="#_x0000_t202" style="position:absolute;left:13458;top:2209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" filled="f" stroked="f">
                    <v:textbox inset="0,0,0,0">
                      <w:txbxContent>
                        <w:p w14:paraId="027F90D4" w14:textId="77777777" w:rsidR="009D3118" w:rsidRDefault="009D3118">
                          <w:pPr>
                            <w:spacing w:line="145" w:lineRule="exact"/>
                            <w:rPr>
                              <w:del w:id="925" w:author="Author" w:date="2024-02-01T10:43:00Z"/>
                              <w:rFonts w:ascii="Verdana"/>
                              <w:sz w:val="17"/>
                            </w:rPr>
                          </w:pPr>
                          <w:del w:id="926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delText>13.6</w:delText>
                            </w:r>
                          </w:del>
                        </w:p>
                      </w:txbxContent>
                    </v:textbox>
                  </v:shape>
                  <v:shape id="Textbox 549" o:spid="_x0000_s1879" type="#_x0000_t202" style="position:absolute;left:19762;top:2209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" filled="f" stroked="f">
                    <v:textbox inset="0,0,0,0">
                      <w:txbxContent>
                        <w:p w14:paraId="284D12EA" w14:textId="77777777" w:rsidR="009D3118" w:rsidRDefault="009D3118">
                          <w:pPr>
                            <w:spacing w:line="145" w:lineRule="exact"/>
                            <w:rPr>
                              <w:del w:id="927" w:author="Author" w:date="2024-02-01T10:43:00Z"/>
                              <w:rFonts w:ascii="Verdana"/>
                              <w:sz w:val="17"/>
                            </w:rPr>
                          </w:pPr>
                          <w:del w:id="928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delText>13.6</w:delText>
                            </w:r>
                          </w:del>
                        </w:p>
                      </w:txbxContent>
                    </v:textbox>
                  </v:shape>
                  <v:shape id="Textbox 550" o:spid="_x0000_s1880" type="#_x0000_t202" style="position:absolute;left:32369;top:2209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K+b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h/tniB6zfxBJn/AwAA//8DAFBLAQItABQABgAIAAAAIQDb4fbL7gAAAIUBAAATAAAAAAAAAAAA&#10;AAAAAAAAAABbQ29udGVudF9UeXBlc10ueG1sUEsBAi0AFAAGAAgAAAAhAFr0LFu/AAAAFQEAAAsA&#10;AAAAAAAAAAAAAAAAHwEAAF9yZWxzLy5yZWxzUEsBAi0AFAAGAAgAAAAhAHP4r5vEAAAA3QAAAA8A&#10;AAAAAAAAAAAAAAAABwIAAGRycy9kb3ducmV2LnhtbFBLBQYAAAAAAwADALcAAAD4AgAAAAA=&#10;" filled="f" stroked="f">
                    <v:textbox inset="0,0,0,0">
                      <w:txbxContent>
                        <w:p w14:paraId="0E3E9B9D" w14:textId="77777777" w:rsidR="009D3118" w:rsidRDefault="009D3118">
                          <w:pPr>
                            <w:spacing w:line="145" w:lineRule="exact"/>
                            <w:rPr>
                              <w:del w:id="929" w:author="Author" w:date="2024-02-01T10:43:00Z"/>
                              <w:rFonts w:ascii="Verdana"/>
                              <w:sz w:val="17"/>
                            </w:rPr>
                          </w:pPr>
                          <w:del w:id="930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delText>13.6</w:delText>
                            </w:r>
                          </w:del>
                        </w:p>
                      </w:txbxContent>
                    </v:textbox>
                  </v:shape>
                  <v:shape id="Textbox 551" o:spid="_x0000_s1881" type="#_x0000_t202" style="position:absolute;left:19762;top:5703;width:2241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" filled="f" stroked="f">
                    <v:textbox inset="0,0,0,0">
                      <w:txbxContent>
                        <w:p w14:paraId="674AD7EE" w14:textId="77777777" w:rsidR="009D3118" w:rsidRDefault="009D3118">
                          <w:pPr>
                            <w:spacing w:line="145" w:lineRule="exact"/>
                            <w:rPr>
                              <w:del w:id="931" w:author="Author" w:date="2024-02-01T10:43:00Z"/>
                              <w:rFonts w:ascii="Verdana"/>
                              <w:sz w:val="17"/>
                            </w:rPr>
                          </w:pPr>
                          <w:del w:id="932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delText>12.6</w:delText>
                            </w:r>
                          </w:del>
                        </w:p>
                      </w:txbxContent>
                    </v:textbox>
                  </v:shape>
                  <v:shape id="Textbox 552" o:spid="_x0000_s1882" type="#_x0000_t202" style="position:absolute;left:26065;top:7768;width:2242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" filled="f" stroked="f">
                    <v:textbox inset="0,0,0,0">
                      <w:txbxContent>
                        <w:p w14:paraId="739195D9" w14:textId="77777777" w:rsidR="009D3118" w:rsidRDefault="009D3118">
                          <w:pPr>
                            <w:spacing w:line="145" w:lineRule="exact"/>
                            <w:rPr>
                              <w:del w:id="933" w:author="Author" w:date="2024-02-01T10:43:00Z"/>
                              <w:rFonts w:ascii="Verdana"/>
                              <w:sz w:val="17"/>
                            </w:rPr>
                          </w:pPr>
                          <w:del w:id="934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delText>10.7</w:delText>
                            </w:r>
                          </w:del>
                        </w:p>
                      </w:txbxContent>
                    </v:textbox>
                  </v:shape>
                  <v:shape id="Textbox 553" o:spid="_x0000_s1883" type="#_x0000_t202" style="position:absolute;left:7154;top:8529;width:2242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" filled="f" stroked="f">
                    <v:textbox inset="0,0,0,0">
                      <w:txbxContent>
                        <w:p w14:paraId="1DD2CDF8" w14:textId="77777777" w:rsidR="009D3118" w:rsidRDefault="009D3118">
                          <w:pPr>
                            <w:spacing w:line="145" w:lineRule="exact"/>
                            <w:rPr>
                              <w:del w:id="935" w:author="Author" w:date="2024-02-01T10:43:00Z"/>
                              <w:rFonts w:ascii="Verdana"/>
                              <w:sz w:val="17"/>
                            </w:rPr>
                          </w:pPr>
                          <w:del w:id="936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delText>10.0</w:delText>
                            </w:r>
                          </w:del>
                        </w:p>
                      </w:txbxContent>
                    </v:textbox>
                  </v:shape>
                  <v:shape id="Textbox 554" o:spid="_x0000_s1884" type="#_x0000_t202" style="position:absolute;left:1153;top:9289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" filled="f" stroked="f">
                    <v:textbox inset="0,0,0,0">
                      <w:txbxContent>
                        <w:p w14:paraId="65342AD1" w14:textId="77777777" w:rsidR="009D3118" w:rsidRDefault="009D3118">
                          <w:pPr>
                            <w:spacing w:line="145" w:lineRule="exact"/>
                            <w:rPr>
                              <w:del w:id="937" w:author="Author" w:date="2024-02-01T10:43:00Z"/>
                              <w:rFonts w:ascii="Verdana"/>
                              <w:sz w:val="17"/>
                            </w:rPr>
                          </w:pPr>
                          <w:del w:id="938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5"/>
                                <w:w w:val="90"/>
                                <w:sz w:val="17"/>
                              </w:rPr>
                              <w:delText>9.3</w:delText>
                            </w:r>
                          </w:del>
                        </w:p>
                      </w:txbxContent>
                    </v:textbox>
                  </v:shape>
                  <v:shape id="Textbox 555" o:spid="_x0000_s1885" type="#_x0000_t202" style="position:absolute;left:13760;top:9289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" filled="f" stroked="f">
                    <v:textbox inset="0,0,0,0">
                      <w:txbxContent>
                        <w:p w14:paraId="5A82C7DC" w14:textId="77777777" w:rsidR="009D3118" w:rsidRDefault="009D3118">
                          <w:pPr>
                            <w:spacing w:line="145" w:lineRule="exact"/>
                            <w:rPr>
                              <w:del w:id="939" w:author="Author" w:date="2024-02-01T10:43:00Z"/>
                              <w:rFonts w:ascii="Verdana"/>
                              <w:sz w:val="17"/>
                            </w:rPr>
                          </w:pPr>
                          <w:del w:id="940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5"/>
                                <w:w w:val="90"/>
                                <w:sz w:val="17"/>
                              </w:rPr>
                              <w:delText>9.3</w:delText>
                            </w:r>
                          </w:del>
                        </w:p>
                      </w:txbxContent>
                    </v:textbox>
                  </v:shape>
                  <v:shape id="Textbox 556" o:spid="_x0000_s1886" type="#_x0000_t202" style="position:absolute;left:32671;top:9289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" filled="f" stroked="f">
                    <v:textbox inset="0,0,0,0">
                      <w:txbxContent>
                        <w:p w14:paraId="62A9E5C1" w14:textId="77777777" w:rsidR="009D3118" w:rsidRDefault="009D3118">
                          <w:pPr>
                            <w:spacing w:line="145" w:lineRule="exact"/>
                            <w:rPr>
                              <w:del w:id="941" w:author="Author" w:date="2024-02-01T10:43:00Z"/>
                              <w:rFonts w:ascii="Verdana"/>
                              <w:sz w:val="17"/>
                            </w:rPr>
                          </w:pPr>
                          <w:del w:id="942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5"/>
                                <w:w w:val="90"/>
                                <w:sz w:val="17"/>
                              </w:rPr>
                              <w:delText>9.3</w:delText>
                            </w:r>
                          </w:del>
                        </w:p>
                      </w:txbxContent>
                    </v:textbox>
                  </v:shape>
                  <v:shape id="Textbox 557" o:spid="_x0000_s1887" type="#_x0000_t202" style="position:absolute;left:11232;top:16272;width:5112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" filled="f" stroked="f">
                    <v:textbox inset="0,0,0,0">
                      <w:txbxContent>
                        <w:p w14:paraId="6FE33FD9" w14:textId="77777777" w:rsidR="009D3118" w:rsidRDefault="009D3118">
                          <w:pPr>
                            <w:spacing w:line="173" w:lineRule="exact"/>
                            <w:rPr>
                              <w:del w:id="943" w:author="Author" w:date="2024-02-01T10:43:00Z"/>
                              <w:rFonts w:ascii="Verdana"/>
                              <w:sz w:val="20"/>
                            </w:rPr>
                          </w:pPr>
                          <w:del w:id="944" w:author="Author" w:date="2024-02-01T10:43:00Z">
                            <w:r>
                              <w:rPr>
                                <w:rFonts w:ascii="Verdana"/>
                                <w:w w:val="90"/>
                                <w:sz w:val="20"/>
                              </w:rPr>
                              <w:delText>Net</w:delTex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20"/>
                              </w:rPr>
                              <w:delText xml:space="preserve"> </w:delTex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20"/>
                              </w:rPr>
                              <w:delText>Zero</w:delText>
                            </w:r>
                          </w:del>
                        </w:p>
                      </w:txbxContent>
                    </v:textbox>
                  </v:shape>
                  <v:shape id="Textbox 558" o:spid="_x0000_s1888" type="#_x0000_t202" style="position:absolute;left:19637;top:16272;width:1434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" filled="f" stroked="f">
                    <v:textbox inset="0,0,0,0">
                      <w:txbxContent>
                        <w:p w14:paraId="5C6A5142" w14:textId="77777777" w:rsidR="009D3118" w:rsidRDefault="009D3118">
                          <w:pPr>
                            <w:spacing w:line="173" w:lineRule="exact"/>
                            <w:rPr>
                              <w:del w:id="945" w:author="Author" w:date="2024-02-01T10:43:00Z"/>
                              <w:rFonts w:ascii="Verdana"/>
                              <w:sz w:val="20"/>
                            </w:rPr>
                          </w:pPr>
                          <w:del w:id="946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delText>Persisting</w:delText>
                            </w:r>
                            <w:r>
                              <w:rPr>
                                <w:rFonts w:ascii="Verdana"/>
                                <w:spacing w:val="-5"/>
                                <w:sz w:val="20"/>
                              </w:rPr>
                              <w:delText xml:space="preserve"> </w:delTex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delText>Fossil</w:delText>
                            </w:r>
                            <w:r>
                              <w:rPr>
                                <w:rFonts w:ascii="Verdana"/>
                                <w:spacing w:val="-3"/>
                                <w:sz w:val="20"/>
                              </w:rPr>
                              <w:delText xml:space="preserve"> </w:delTex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delText>Demand</w:delText>
                            </w:r>
                          </w:del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947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15745536" behindDoc="0" locked="0" layoutInCell="1" allowOverlap="1" wp14:anchorId="60942375" wp14:editId="2E211945">
                  <wp:simplePos x="0" y="0"/>
                  <wp:positionH relativeFrom="page">
                    <wp:posOffset>2253877</wp:posOffset>
                  </wp:positionH>
                  <wp:positionV relativeFrom="paragraph">
                    <wp:posOffset>-39499</wp:posOffset>
                  </wp:positionV>
                  <wp:extent cx="3504565" cy="1885314"/>
                  <wp:effectExtent l="0" t="0" r="0" b="0"/>
                  <wp:wrapNone/>
                  <wp:docPr id="464" name="Group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504565" cy="1885314"/>
                            <a:chOff x="0" y="0"/>
                            <a:chExt cx="3504565" cy="1885314"/>
                          </a:xfrm>
                        </wpg:grpSpPr>
                        <wps:wsp>
                          <wps:cNvPr id="466" name="Graphic 465"/>
                          <wps:cNvSpPr/>
                          <wps:spPr>
                            <a:xfrm>
                              <a:off x="190817" y="275523"/>
                              <a:ext cx="3152140" cy="565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565785">
                                  <a:moveTo>
                                    <a:pt x="2521432" y="0"/>
                                  </a:moveTo>
                                  <a:lnTo>
                                    <a:pt x="1891074" y="97821"/>
                                  </a:lnTo>
                                  <a:lnTo>
                                    <a:pt x="0" y="97821"/>
                                  </a:lnTo>
                                  <a:lnTo>
                                    <a:pt x="0" y="565189"/>
                                  </a:lnTo>
                                  <a:lnTo>
                                    <a:pt x="630358" y="489106"/>
                                  </a:lnTo>
                                  <a:lnTo>
                                    <a:pt x="1394428" y="489106"/>
                                  </a:lnTo>
                                  <a:lnTo>
                                    <a:pt x="1891074" y="206511"/>
                                  </a:lnTo>
                                  <a:lnTo>
                                    <a:pt x="3151790" y="206511"/>
                                  </a:lnTo>
                                  <a:lnTo>
                                    <a:pt x="3151790" y="97821"/>
                                  </a:lnTo>
                                  <a:lnTo>
                                    <a:pt x="2521432" y="0"/>
                                  </a:lnTo>
                                  <a:close/>
                                </a:path>
                                <a:path w="3152140" h="565785">
                                  <a:moveTo>
                                    <a:pt x="1394428" y="489106"/>
                                  </a:moveTo>
                                  <a:lnTo>
                                    <a:pt x="630358" y="489106"/>
                                  </a:lnTo>
                                  <a:lnTo>
                                    <a:pt x="1260716" y="565189"/>
                                  </a:lnTo>
                                  <a:lnTo>
                                    <a:pt x="1394428" y="489106"/>
                                  </a:lnTo>
                                  <a:close/>
                                </a:path>
                                <a:path w="3152140" h="565785">
                                  <a:moveTo>
                                    <a:pt x="3151790" y="206511"/>
                                  </a:moveTo>
                                  <a:lnTo>
                                    <a:pt x="1891074" y="206511"/>
                                  </a:lnTo>
                                  <a:lnTo>
                                    <a:pt x="2521432" y="413023"/>
                                  </a:lnTo>
                                  <a:lnTo>
                                    <a:pt x="3151790" y="565189"/>
                                  </a:lnTo>
                                  <a:lnTo>
                                    <a:pt x="3151790" y="2065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>
                                <a:alpha val="25000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" name="Graphic 466"/>
                          <wps:cNvSpPr/>
                          <wps:spPr>
                            <a:xfrm>
                              <a:off x="190817" y="275523"/>
                              <a:ext cx="3152140" cy="565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565785">
                                  <a:moveTo>
                                    <a:pt x="0" y="565189"/>
                                  </a:moveTo>
                                  <a:lnTo>
                                    <a:pt x="0" y="97821"/>
                                  </a:lnTo>
                                  <a:lnTo>
                                    <a:pt x="630358" y="97821"/>
                                  </a:lnTo>
                                  <a:lnTo>
                                    <a:pt x="1260716" y="97821"/>
                                  </a:lnTo>
                                  <a:lnTo>
                                    <a:pt x="1891074" y="97821"/>
                                  </a:lnTo>
                                  <a:lnTo>
                                    <a:pt x="2521431" y="0"/>
                                  </a:lnTo>
                                  <a:lnTo>
                                    <a:pt x="3151790" y="97821"/>
                                  </a:lnTo>
                                  <a:lnTo>
                                    <a:pt x="3151790" y="565189"/>
                                  </a:lnTo>
                                  <a:lnTo>
                                    <a:pt x="2521431" y="413023"/>
                                  </a:lnTo>
                                  <a:lnTo>
                                    <a:pt x="1891074" y="206511"/>
                                  </a:lnTo>
                                  <a:lnTo>
                                    <a:pt x="1260716" y="565189"/>
                                  </a:lnTo>
                                  <a:lnTo>
                                    <a:pt x="630358" y="489106"/>
                                  </a:lnTo>
                                  <a:lnTo>
                                    <a:pt x="0" y="565189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" name="Graphic 467"/>
                          <wps:cNvSpPr/>
                          <wps:spPr>
                            <a:xfrm>
                              <a:off x="190817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9" name="Graphic 468"/>
                          <wps:cNvSpPr/>
                          <wps:spPr>
                            <a:xfrm>
                              <a:off x="19081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" name="Graphic 469"/>
                          <wps:cNvSpPr/>
                          <wps:spPr>
                            <a:xfrm>
                              <a:off x="19081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1" name="Graphic 470"/>
                          <wps:cNvSpPr/>
                          <wps:spPr>
                            <a:xfrm>
                              <a:off x="821175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2" name="Graphic 471"/>
                          <wps:cNvSpPr/>
                          <wps:spPr>
                            <a:xfrm>
                              <a:off x="821175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" name="Graphic 472"/>
                          <wps:cNvSpPr/>
                          <wps:spPr>
                            <a:xfrm>
                              <a:off x="821175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" name="Graphic 473"/>
                          <wps:cNvSpPr/>
                          <wps:spPr>
                            <a:xfrm>
                              <a:off x="1451533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5" name="Graphic 474"/>
                          <wps:cNvSpPr/>
                          <wps:spPr>
                            <a:xfrm>
                              <a:off x="1451533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" name="Graphic 475"/>
                          <wps:cNvSpPr/>
                          <wps:spPr>
                            <a:xfrm>
                              <a:off x="1451533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7" name="Graphic 476"/>
                          <wps:cNvSpPr/>
                          <wps:spPr>
                            <a:xfrm>
                              <a:off x="2081891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8" name="Graphic 477"/>
                          <wps:cNvSpPr/>
                          <wps:spPr>
                            <a:xfrm>
                              <a:off x="2081891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9" name="Graphic 478"/>
                          <wps:cNvSpPr/>
                          <wps:spPr>
                            <a:xfrm>
                              <a:off x="2081891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" name="Graphic 479"/>
                          <wps:cNvSpPr/>
                          <wps:spPr>
                            <a:xfrm>
                              <a:off x="2712249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1" name="Graphic 480"/>
                          <wps:cNvSpPr/>
                          <wps:spPr>
                            <a:xfrm>
                              <a:off x="2712249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" name="Graphic 481"/>
                          <wps:cNvSpPr/>
                          <wps:spPr>
                            <a:xfrm>
                              <a:off x="2712249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" name="Graphic 482"/>
                          <wps:cNvSpPr/>
                          <wps:spPr>
                            <a:xfrm>
                              <a:off x="3342607" y="3797"/>
                              <a:ext cx="127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4" name="Graphic 483"/>
                          <wps:cNvSpPr/>
                          <wps:spPr>
                            <a:xfrm>
                              <a:off x="334260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" name="Graphic 484"/>
                          <wps:cNvSpPr/>
                          <wps:spPr>
                            <a:xfrm>
                              <a:off x="3342607" y="1851533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" name="Graphic 485"/>
                          <wps:cNvSpPr/>
                          <wps:spPr>
                            <a:xfrm>
                              <a:off x="33227" y="1851533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Graphic 486"/>
                          <wps:cNvSpPr/>
                          <wps:spPr>
                            <a:xfrm>
                              <a:off x="0" y="185153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Graphic 487"/>
                          <wps:cNvSpPr/>
                          <wps:spPr>
                            <a:xfrm>
                              <a:off x="0" y="185153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Graphic 488"/>
                          <wps:cNvSpPr/>
                          <wps:spPr>
                            <a:xfrm>
                              <a:off x="33227" y="1634152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Graphic 489"/>
                          <wps:cNvSpPr/>
                          <wps:spPr>
                            <a:xfrm>
                              <a:off x="0" y="163415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" name="Graphic 490"/>
                          <wps:cNvSpPr/>
                          <wps:spPr>
                            <a:xfrm>
                              <a:off x="0" y="163415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Graphic 491"/>
                          <wps:cNvSpPr/>
                          <wps:spPr>
                            <a:xfrm>
                              <a:off x="33227" y="1416772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" name="Graphic 492"/>
                          <wps:cNvSpPr/>
                          <wps:spPr>
                            <a:xfrm>
                              <a:off x="0" y="141677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" name="Graphic 493"/>
                          <wps:cNvSpPr/>
                          <wps:spPr>
                            <a:xfrm>
                              <a:off x="0" y="1416772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5" name="Graphic 494"/>
                          <wps:cNvSpPr/>
                          <wps:spPr>
                            <a:xfrm>
                              <a:off x="33227" y="1199391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6" name="Graphic 495"/>
                          <wps:cNvSpPr/>
                          <wps:spPr>
                            <a:xfrm>
                              <a:off x="0" y="119939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" name="Graphic 496"/>
                          <wps:cNvSpPr/>
                          <wps:spPr>
                            <a:xfrm>
                              <a:off x="0" y="119939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8" name="Graphic 497"/>
                          <wps:cNvSpPr/>
                          <wps:spPr>
                            <a:xfrm>
                              <a:off x="33227" y="982010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" name="Graphic 498"/>
                          <wps:cNvSpPr/>
                          <wps:spPr>
                            <a:xfrm>
                              <a:off x="0" y="982010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0" name="Graphic 499"/>
                          <wps:cNvSpPr/>
                          <wps:spPr>
                            <a:xfrm>
                              <a:off x="0" y="982010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1" name="Graphic 500"/>
                          <wps:cNvSpPr/>
                          <wps:spPr>
                            <a:xfrm>
                              <a:off x="33227" y="764629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" name="Graphic 501"/>
                          <wps:cNvSpPr/>
                          <wps:spPr>
                            <a:xfrm>
                              <a:off x="0" y="76462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" name="Graphic 502"/>
                          <wps:cNvSpPr/>
                          <wps:spPr>
                            <a:xfrm>
                              <a:off x="0" y="76462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" name="Graphic 503"/>
                          <wps:cNvSpPr/>
                          <wps:spPr>
                            <a:xfrm>
                              <a:off x="33227" y="547249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5" name="Graphic 504"/>
                          <wps:cNvSpPr/>
                          <wps:spPr>
                            <a:xfrm>
                              <a:off x="0" y="54724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" name="Graphic 505"/>
                          <wps:cNvSpPr/>
                          <wps:spPr>
                            <a:xfrm>
                              <a:off x="0" y="54724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" name="Graphic 506"/>
                          <wps:cNvSpPr/>
                          <wps:spPr>
                            <a:xfrm>
                              <a:off x="33227" y="329868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" name="Graphic 507"/>
                          <wps:cNvSpPr/>
                          <wps:spPr>
                            <a:xfrm>
                              <a:off x="0" y="32986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Graphic 508"/>
                          <wps:cNvSpPr/>
                          <wps:spPr>
                            <a:xfrm>
                              <a:off x="0" y="32986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0" name="Graphic 509"/>
                          <wps:cNvSpPr/>
                          <wps:spPr>
                            <a:xfrm>
                              <a:off x="33227" y="112487"/>
                              <a:ext cx="346710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" name="Graphic 510"/>
                          <wps:cNvSpPr/>
                          <wps:spPr>
                            <a:xfrm>
                              <a:off x="0" y="11248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Graphic 511"/>
                          <wps:cNvSpPr/>
                          <wps:spPr>
                            <a:xfrm>
                              <a:off x="0" y="11248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" name="Graphic 512"/>
                          <wps:cNvSpPr/>
                          <wps:spPr>
                            <a:xfrm>
                              <a:off x="190817" y="482035"/>
                              <a:ext cx="3152140" cy="3587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358775">
                                  <a:moveTo>
                                    <a:pt x="0" y="358678"/>
                                  </a:moveTo>
                                  <a:lnTo>
                                    <a:pt x="630358" y="282594"/>
                                  </a:lnTo>
                                  <a:lnTo>
                                    <a:pt x="1260716" y="358678"/>
                                  </a:lnTo>
                                  <a:lnTo>
                                    <a:pt x="1891074" y="0"/>
                                  </a:lnTo>
                                  <a:lnTo>
                                    <a:pt x="2521431" y="206511"/>
                                  </a:lnTo>
                                  <a:lnTo>
                                    <a:pt x="3151790" y="358678"/>
                                  </a:lnTo>
                                </a:path>
                              </a:pathLst>
                            </a:custGeom>
                            <a:ln w="14240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" name="Graphic 513"/>
                          <wps:cNvSpPr/>
                          <wps:spPr>
                            <a:xfrm>
                              <a:off x="174706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" name="Graphic 514"/>
                          <wps:cNvSpPr/>
                          <wps:spPr>
                            <a:xfrm>
                              <a:off x="174706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" name="Graphic 515"/>
                          <wps:cNvSpPr/>
                          <wps:spPr>
                            <a:xfrm>
                              <a:off x="805063" y="737777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Graphic 516"/>
                          <wps:cNvSpPr/>
                          <wps:spPr>
                            <a:xfrm>
                              <a:off x="805063" y="737777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" name="Graphic 517"/>
                          <wps:cNvSpPr/>
                          <wps:spPr>
                            <a:xfrm>
                              <a:off x="1435422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9" name="Graphic 518"/>
                          <wps:cNvSpPr/>
                          <wps:spPr>
                            <a:xfrm>
                              <a:off x="1435422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0" name="Graphic 519"/>
                          <wps:cNvSpPr/>
                          <wps:spPr>
                            <a:xfrm>
                              <a:off x="2065780" y="45518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1" name="Graphic 520"/>
                          <wps:cNvSpPr/>
                          <wps:spPr>
                            <a:xfrm>
                              <a:off x="2065780" y="45518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Graphic 521"/>
                          <wps:cNvSpPr/>
                          <wps:spPr>
                            <a:xfrm>
                              <a:off x="2696138" y="661694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" name="Graphic 522"/>
                          <wps:cNvSpPr/>
                          <wps:spPr>
                            <a:xfrm>
                              <a:off x="2696138" y="661694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" name="Graphic 523"/>
                          <wps:cNvSpPr/>
                          <wps:spPr>
                            <a:xfrm>
                              <a:off x="3326496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5" name="Graphic 524"/>
                          <wps:cNvSpPr/>
                          <wps:spPr>
                            <a:xfrm>
                              <a:off x="3326496" y="81386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6" name="Graphic 525"/>
                          <wps:cNvSpPr/>
                          <wps:spPr>
                            <a:xfrm>
                              <a:off x="190817" y="275523"/>
                              <a:ext cx="3152140" cy="984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2140" h="98425">
                                  <a:moveTo>
                                    <a:pt x="0" y="97821"/>
                                  </a:moveTo>
                                  <a:lnTo>
                                    <a:pt x="630358" y="97821"/>
                                  </a:lnTo>
                                  <a:lnTo>
                                    <a:pt x="1260716" y="97821"/>
                                  </a:lnTo>
                                  <a:lnTo>
                                    <a:pt x="1891074" y="97821"/>
                                  </a:lnTo>
                                  <a:lnTo>
                                    <a:pt x="2521431" y="0"/>
                                  </a:lnTo>
                                  <a:lnTo>
                                    <a:pt x="3151790" y="97821"/>
                                  </a:lnTo>
                                </a:path>
                              </a:pathLst>
                            </a:custGeom>
                            <a:ln w="18987">
                              <a:solidFill>
                                <a:srgbClr val="113945"/>
                              </a:solidFill>
                              <a:prstDash val="sysDot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Graphic 526"/>
                          <wps:cNvSpPr/>
                          <wps:spPr>
                            <a:xfrm>
                              <a:off x="174706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" name="Graphic 527"/>
                          <wps:cNvSpPr/>
                          <wps:spPr>
                            <a:xfrm>
                              <a:off x="174706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" name="Graphic 528"/>
                          <wps:cNvSpPr/>
                          <wps:spPr>
                            <a:xfrm>
                              <a:off x="805063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" name="Graphic 529"/>
                          <wps:cNvSpPr/>
                          <wps:spPr>
                            <a:xfrm>
                              <a:off x="805063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" name="Graphic 530"/>
                          <wps:cNvSpPr/>
                          <wps:spPr>
                            <a:xfrm>
                              <a:off x="1435422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2" name="Graphic 531"/>
                          <wps:cNvSpPr/>
                          <wps:spPr>
                            <a:xfrm>
                              <a:off x="1435422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" name="Graphic 532"/>
                          <wps:cNvSpPr/>
                          <wps:spPr>
                            <a:xfrm>
                              <a:off x="2065780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" name="Graphic 533"/>
                          <wps:cNvSpPr/>
                          <wps:spPr>
                            <a:xfrm>
                              <a:off x="2065780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5" name="Graphic 534"/>
                          <wps:cNvSpPr/>
                          <wps:spPr>
                            <a:xfrm>
                              <a:off x="2696138" y="24867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" name="Graphic 535"/>
                          <wps:cNvSpPr/>
                          <wps:spPr>
                            <a:xfrm>
                              <a:off x="2696138" y="248671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" name="Graphic 536"/>
                          <wps:cNvSpPr/>
                          <wps:spPr>
                            <a:xfrm>
                              <a:off x="3326496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" name="Graphic 537"/>
                          <wps:cNvSpPr/>
                          <wps:spPr>
                            <a:xfrm>
                              <a:off x="3326496" y="346492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9" name="Graphic 538"/>
                          <wps:cNvSpPr/>
                          <wps:spPr>
                            <a:xfrm>
                              <a:off x="33227" y="3797"/>
                              <a:ext cx="3467100" cy="1847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7100" h="1847850">
                                  <a:moveTo>
                                    <a:pt x="0" y="1847736"/>
                                  </a:moveTo>
                                  <a:lnTo>
                                    <a:pt x="0" y="0"/>
                                  </a:lnTo>
                                </a:path>
                                <a:path w="3467100" h="1847850">
                                  <a:moveTo>
                                    <a:pt x="3466968" y="1847736"/>
                                  </a:moveTo>
                                  <a:lnTo>
                                    <a:pt x="3466968" y="0"/>
                                  </a:lnTo>
                                </a:path>
                                <a:path w="3467100" h="1847850">
                                  <a:moveTo>
                                    <a:pt x="0" y="1847736"/>
                                  </a:moveTo>
                                  <a:lnTo>
                                    <a:pt x="3466968" y="1847736"/>
                                  </a:lnTo>
                                </a:path>
                                <a:path w="3467100" h="1847850">
                                  <a:moveTo>
                                    <a:pt x="0" y="0"/>
                                  </a:moveTo>
                                  <a:lnTo>
                                    <a:pt x="3466968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0" name="Graphic 539"/>
                          <wps:cNvSpPr/>
                          <wps:spPr>
                            <a:xfrm>
                              <a:off x="895381" y="1674002"/>
                              <a:ext cx="171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450">
                                  <a:moveTo>
                                    <a:pt x="0" y="0"/>
                                  </a:moveTo>
                                  <a:lnTo>
                                    <a:pt x="170885" y="0"/>
                                  </a:lnTo>
                                </a:path>
                              </a:pathLst>
                            </a:custGeom>
                            <a:ln w="14240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" name="Graphic 540"/>
                          <wps:cNvSpPr/>
                          <wps:spPr>
                            <a:xfrm>
                              <a:off x="964713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" name="Graphic 541"/>
                          <wps:cNvSpPr/>
                          <wps:spPr>
                            <a:xfrm>
                              <a:off x="964713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" name="Graphic 542"/>
                          <wps:cNvSpPr/>
                          <wps:spPr>
                            <a:xfrm>
                              <a:off x="1735864" y="1674002"/>
                              <a:ext cx="1714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450">
                                  <a:moveTo>
                                    <a:pt x="0" y="0"/>
                                  </a:moveTo>
                                  <a:lnTo>
                                    <a:pt x="170885" y="0"/>
                                  </a:lnTo>
                                </a:path>
                              </a:pathLst>
                            </a:custGeom>
                            <a:ln w="18987">
                              <a:solidFill>
                                <a:srgbClr val="113945"/>
                              </a:solidFill>
                              <a:prstDash val="sysDot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4" name="Graphic 543"/>
                          <wps:cNvSpPr/>
                          <wps:spPr>
                            <a:xfrm>
                              <a:off x="1805196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0"/>
                                  </a:move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394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" name="Graphic 544"/>
                          <wps:cNvSpPr/>
                          <wps:spPr>
                            <a:xfrm>
                              <a:off x="1805196" y="1647150"/>
                              <a:ext cx="32384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84" h="53975">
                                  <a:moveTo>
                                    <a:pt x="16111" y="53704"/>
                                  </a:moveTo>
                                  <a:lnTo>
                                    <a:pt x="32222" y="26852"/>
                                  </a:lnTo>
                                  <a:lnTo>
                                    <a:pt x="16111" y="0"/>
                                  </a:lnTo>
                                  <a:lnTo>
                                    <a:pt x="0" y="26852"/>
                                  </a:lnTo>
                                  <a:lnTo>
                                    <a:pt x="16111" y="53704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113945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6" name="Textbox 545"/>
                          <wps:cNvSpPr txBox="1"/>
                          <wps:spPr>
                            <a:xfrm>
                              <a:off x="2606558" y="123158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22D3E48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48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49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t>14.5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47" name="Textbox 546"/>
                          <wps:cNvSpPr txBox="1"/>
                          <wps:spPr>
                            <a:xfrm>
                              <a:off x="85126" y="220979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5355711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50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51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t>13.6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48" name="Textbox 547"/>
                          <wps:cNvSpPr txBox="1"/>
                          <wps:spPr>
                            <a:xfrm>
                              <a:off x="715484" y="220979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7172875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52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53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t>13.6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49" name="Textbox 548"/>
                          <wps:cNvSpPr txBox="1"/>
                          <wps:spPr>
                            <a:xfrm>
                              <a:off x="1345842" y="220979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800DFD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54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55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t>13.6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50" name="Textbox 549"/>
                          <wps:cNvSpPr txBox="1"/>
                          <wps:spPr>
                            <a:xfrm>
                              <a:off x="1976200" y="220979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C487F1A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56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57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t>13.6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51" name="Textbox 550"/>
                          <wps:cNvSpPr txBox="1"/>
                          <wps:spPr>
                            <a:xfrm>
                              <a:off x="3236916" y="220979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2539FF5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58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59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t>13.6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52" name="Textbox 551"/>
                          <wps:cNvSpPr txBox="1"/>
                          <wps:spPr>
                            <a:xfrm>
                              <a:off x="1976200" y="570310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A3184C6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60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61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t>12.6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53" name="Textbox 552"/>
                          <wps:cNvSpPr txBox="1"/>
                          <wps:spPr>
                            <a:xfrm>
                              <a:off x="2606558" y="776822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E81B9D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62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63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t>10.7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54" name="Textbox 553"/>
                          <wps:cNvSpPr txBox="1"/>
                          <wps:spPr>
                            <a:xfrm>
                              <a:off x="715484" y="852905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8150AF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64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65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4"/>
                                      <w:w w:val="90"/>
                                      <w:sz w:val="17"/>
                                    </w:rPr>
                                    <w:t>10.0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55" name="Textbox 554"/>
                          <wps:cNvSpPr txBox="1"/>
                          <wps:spPr>
                            <a:xfrm>
                              <a:off x="115313" y="928988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324A148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66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67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5"/>
                                      <w:w w:val="90"/>
                                      <w:sz w:val="17"/>
                                    </w:rPr>
                                    <w:t>9.3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56" name="Textbox 555"/>
                          <wps:cNvSpPr txBox="1"/>
                          <wps:spPr>
                            <a:xfrm>
                              <a:off x="1376029" y="928988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5055A8B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68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69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5"/>
                                      <w:w w:val="90"/>
                                      <w:sz w:val="17"/>
                                    </w:rPr>
                                    <w:t>9.3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57" name="Textbox 556"/>
                          <wps:cNvSpPr txBox="1"/>
                          <wps:spPr>
                            <a:xfrm>
                              <a:off x="3267103" y="928988"/>
                              <a:ext cx="1638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195EBFE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970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971" w:author="Author" w:date="2024-02-01T10:43:00Z">
                                  <w:r>
                                    <w:rPr>
                                      <w:rFonts w:ascii="Verdana"/>
                                      <w:color w:val="113945"/>
                                      <w:spacing w:val="-5"/>
                                      <w:w w:val="90"/>
                                      <w:sz w:val="17"/>
                                    </w:rPr>
                                    <w:t>9.3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58" name="Textbox 557"/>
                          <wps:cNvSpPr txBox="1"/>
                          <wps:spPr>
                            <a:xfrm>
                              <a:off x="1123228" y="1627293"/>
                              <a:ext cx="511175" cy="11048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B10EB44" w14:textId="77777777" w:rsidR="009D3118" w:rsidRDefault="009D3118">
                                <w:pPr>
                                  <w:spacing w:line="173" w:lineRule="exact"/>
                                  <w:rPr>
                                    <w:ins w:id="972" w:author="Author" w:date="2024-02-01T10:43:00Z"/>
                                    <w:rFonts w:ascii="Verdana"/>
                                    <w:sz w:val="20"/>
                                  </w:rPr>
                                </w:pPr>
                                <w:ins w:id="973" w:author="Author" w:date="2024-02-01T10:43:00Z">
                                  <w:r>
                                    <w:rPr>
                                      <w:rFonts w:ascii="Verdana"/>
                                      <w:w w:val="90"/>
                                      <w:sz w:val="20"/>
                                    </w:rPr>
                                    <w:t>Net</w:t>
                                  </w:r>
                                  <w:r>
                                    <w:rPr>
                                      <w:rFonts w:ascii="Verdana"/>
                                      <w:spacing w:val="-5"/>
                                      <w:w w:val="9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pacing w:val="-4"/>
                                      <w:w w:val="90"/>
                                      <w:sz w:val="20"/>
                                    </w:rPr>
                                    <w:t>Zero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559" name="Textbox 558"/>
                          <wps:cNvSpPr txBox="1"/>
                          <wps:spPr>
                            <a:xfrm>
                              <a:off x="1963711" y="1627293"/>
                              <a:ext cx="1434465" cy="11048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83B552A" w14:textId="77777777" w:rsidR="009D3118" w:rsidRDefault="009D3118">
                                <w:pPr>
                                  <w:spacing w:line="173" w:lineRule="exact"/>
                                  <w:rPr>
                                    <w:ins w:id="974" w:author="Author" w:date="2024-02-01T10:43:00Z"/>
                                    <w:rFonts w:ascii="Verdana"/>
                                    <w:sz w:val="20"/>
                                  </w:rPr>
                                </w:pPr>
                                <w:ins w:id="975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t>Persisting</w:t>
                                  </w:r>
                                  <w:r>
                                    <w:rPr>
                                      <w:rFonts w:ascii="Verdana"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t>Fossil</w:t>
                                  </w:r>
                                  <w:r>
                                    <w:rPr>
                                      <w:rFonts w:ascii="Verdana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20"/>
                                    </w:rPr>
                                    <w:t>Demand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60942375" id="Group 464" o:spid="_x0000_s1889" style="position:absolute;left:0;text-align:left;margin-left:177.45pt;margin-top:-3.1pt;width:275.95pt;height:148.45pt;z-index:15745536;mso-wrap-distance-left:0;mso-wrap-distance-right:0;mso-position-horizontal-relative:page" coordsize="35045,18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">
                  <v:shape id="Graphic 465" o:spid="_x0000_s1890" style="position:absolute;left:1908;top:2755;width:31521;height:5658;visibility:visible;mso-wrap-style:square;v-text-anchor:top" coordsize="315214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" path="m2521432,l1891074,97821,,97821,,565189,630358,489106r764070,l1891074,206511r1260716,l3151790,97821,2521432,xem1394428,489106r-764070,l1260716,565189r133712,-76083xem3151790,206511r-1260716,l2521432,413023r630358,152166l3151790,206511xe" fillcolor="#113945" stroked="f">
                    <v:fill opacity="16448f"/>
                    <v:path arrowok="t"/>
                  </v:shape>
                  <v:shape id="Graphic 466" o:spid="_x0000_s1891" style="position:absolute;left:1908;top:2755;width:31521;height:5658;visibility:visible;mso-wrap-style:square;v-text-anchor:top" coordsize="315214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" path="m,565189l,97821r630358,l1260716,97821r630358,l2521431,r630359,97821l3151790,565189,2521431,413023,1891074,206511,1260716,565189,630358,489106,,565189xe" filled="f" strokecolor="#113945" strokeweight=".26369mm">
                    <v:path arrowok="t"/>
                  </v:shape>
                  <v:shape id="Graphic 467" o:spid="_x0000_s1892" style="position:absolute;left:1908;top:37;width:12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" path="m,1847736l,e" filled="f" strokecolor="#748d99" strokeweight=".21094mm">
                    <v:path arrowok="t"/>
                  </v:shape>
                  <v:shape id="Graphic 468" o:spid="_x0000_s1893" style="position:absolute;left:1908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" path="m,l,33227e" fillcolor="black" stroked="f">
                    <v:path arrowok="t"/>
                  </v:shape>
                  <v:shape id="Graphic 469" o:spid="_x0000_s1894" style="position:absolute;left:1908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" path="m,l,33227e" filled="f" strokeweight=".21094mm">
                    <v:path arrowok="t"/>
                  </v:shape>
                  <v:shape id="Graphic 470" o:spid="_x0000_s1895" style="position:absolute;left:8211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" path="m,1847736l,e" filled="f" strokecolor="#748d99" strokeweight=".21094mm">
                    <v:path arrowok="t"/>
                  </v:shape>
                  <v:shape id="Graphic 471" o:spid="_x0000_s1896" style="position:absolute;left:8211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" path="m,l,33227e" fillcolor="black" stroked="f">
                    <v:path arrowok="t"/>
                  </v:shape>
                  <v:shape id="Graphic 472" o:spid="_x0000_s1897" style="position:absolute;left:8211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" path="m,l,33227e" filled="f" strokeweight=".21094mm">
                    <v:path arrowok="t"/>
                  </v:shape>
                  <v:shape id="Graphic 473" o:spid="_x0000_s1898" style="position:absolute;left:14515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" path="m,1847736l,e" filled="f" strokecolor="#748d99" strokeweight=".21094mm">
                    <v:path arrowok="t"/>
                  </v:shape>
                  <v:shape id="Graphic 474" o:spid="_x0000_s1899" style="position:absolute;left:14515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" path="m,l,33227e" fillcolor="black" stroked="f">
                    <v:path arrowok="t"/>
                  </v:shape>
                  <v:shape id="Graphic 475" o:spid="_x0000_s1900" style="position:absolute;left:14515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" path="m,l,33227e" filled="f" strokeweight=".21094mm">
                    <v:path arrowok="t"/>
                  </v:shape>
                  <v:shape id="Graphic 476" o:spid="_x0000_s1901" style="position:absolute;left:20818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" path="m,1847736l,e" filled="f" strokecolor="#748d99" strokeweight=".21094mm">
                    <v:path arrowok="t"/>
                  </v:shape>
                  <v:shape id="Graphic 477" o:spid="_x0000_s1902" style="position:absolute;left:20818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" path="m,l,33227e" fillcolor="black" stroked="f">
                    <v:path arrowok="t"/>
                  </v:shape>
                  <v:shape id="Graphic 478" o:spid="_x0000_s1903" style="position:absolute;left:20818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" path="m,l,33227e" filled="f" strokeweight=".21094mm">
                    <v:path arrowok="t"/>
                  </v:shape>
                  <v:shape id="Graphic 479" o:spid="_x0000_s1904" style="position:absolute;left:27122;top:37;width:13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" path="m,1847736l,e" filled="f" strokecolor="#748d99" strokeweight=".21094mm">
                    <v:path arrowok="t"/>
                  </v:shape>
                  <v:shape id="Graphic 480" o:spid="_x0000_s1905" style="position:absolute;left:27122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" path="m,l,33227e" fillcolor="black" stroked="f">
                    <v:path arrowok="t"/>
                  </v:shape>
                  <v:shape id="Graphic 481" o:spid="_x0000_s1906" style="position:absolute;left:27122;top:18515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" path="m,l,33227e" filled="f" strokeweight=".21094mm">
                    <v:path arrowok="t"/>
                  </v:shape>
                  <v:shape id="Graphic 482" o:spid="_x0000_s1907" style="position:absolute;left:33426;top:37;width:12;height:18479;visibility:visible;mso-wrap-style:square;v-text-anchor:top" coordsize="127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" path="m,1847736l,e" filled="f" strokecolor="#748d99" strokeweight=".21094mm">
                    <v:path arrowok="t"/>
                  </v:shape>
                  <v:shape id="Graphic 483" o:spid="_x0000_s1908" style="position:absolute;left:33426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" path="m,l,33227e" fillcolor="black" stroked="f">
                    <v:path arrowok="t"/>
                  </v:shape>
                  <v:shape id="Graphic 484" o:spid="_x0000_s1909" style="position:absolute;left:33426;top:18515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" path="m,l,33227e" filled="f" strokeweight=".21094mm">
                    <v:path arrowok="t"/>
                  </v:shape>
                  <v:shape id="Graphic 485" o:spid="_x0000_s1910" style="position:absolute;left:332;top:18515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" path="m,l3466968,e" filled="f" strokecolor="#748d99" strokeweight=".21094mm">
                    <v:path arrowok="t"/>
                  </v:shape>
                  <v:shape id="Graphic 486" o:spid="_x0000_s1911" style="position:absolute;top:1851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" path="m33227,l,e" fillcolor="black" stroked="f">
                    <v:path arrowok="t"/>
                  </v:shape>
                  <v:shape id="Graphic 487" o:spid="_x0000_s1912" style="position:absolute;top:1851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" path="m33227,l,e" filled="f" strokeweight=".21094mm">
                    <v:path arrowok="t"/>
                  </v:shape>
                  <v:shape id="Graphic 488" o:spid="_x0000_s1913" style="position:absolute;left:332;top:16341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" path="m,l3466968,e" filled="f" strokecolor="#748d99" strokeweight=".21094mm">
                    <v:path arrowok="t"/>
                  </v:shape>
                  <v:shape id="Graphic 489" o:spid="_x0000_s1914" style="position:absolute;top:1634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" path="m33227,l,e" fillcolor="black" stroked="f">
                    <v:path arrowok="t"/>
                  </v:shape>
                  <v:shape id="Graphic 490" o:spid="_x0000_s1915" style="position:absolute;top:16341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" path="m33227,l,e" filled="f" strokeweight=".21094mm">
                    <v:path arrowok="t"/>
                  </v:shape>
                  <v:shape id="Graphic 491" o:spid="_x0000_s1916" style="position:absolute;left:332;top:14167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" path="m,l3466968,e" filled="f" strokecolor="#748d99" strokeweight=".21094mm">
                    <v:path arrowok="t"/>
                  </v:shape>
                  <v:shape id="Graphic 492" o:spid="_x0000_s1917" style="position:absolute;top:1416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" path="m33227,l,e" fillcolor="black" stroked="f">
                    <v:path arrowok="t"/>
                  </v:shape>
                  <v:shape id="Graphic 493" o:spid="_x0000_s1918" style="position:absolute;top:14167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" path="m33227,l,e" filled="f" strokeweight=".21094mm">
                    <v:path arrowok="t"/>
                  </v:shape>
                  <v:shape id="Graphic 494" o:spid="_x0000_s1919" style="position:absolute;left:332;top:11993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" path="m,l3466968,e" filled="f" strokecolor="#748d99" strokeweight=".21094mm">
                    <v:path arrowok="t"/>
                  </v:shape>
                  <v:shape id="Graphic 495" o:spid="_x0000_s1920" style="position:absolute;top:1199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" path="m33227,l,e" fillcolor="black" stroked="f">
                    <v:path arrowok="t"/>
                  </v:shape>
                  <v:shape id="Graphic 496" o:spid="_x0000_s1921" style="position:absolute;top:11993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" path="m33227,l,e" filled="f" strokeweight=".21094mm">
                    <v:path arrowok="t"/>
                  </v:shape>
                  <v:shape id="Graphic 497" o:spid="_x0000_s1922" style="position:absolute;left:332;top:9820;width:34671;height:12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" path="m,l3466968,e" filled="f" strokecolor="#748d99" strokeweight=".21094mm">
                    <v:path arrowok="t"/>
                  </v:shape>
                  <v:shape id="Graphic 498" o:spid="_x0000_s1923" style="position:absolute;top:9820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" path="m33227,l,e" fillcolor="black" stroked="f">
                    <v:path arrowok="t"/>
                  </v:shape>
                  <v:shape id="Graphic 499" o:spid="_x0000_s1924" style="position:absolute;top:9820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" path="m33227,l,e" filled="f" strokeweight=".21094mm">
                    <v:path arrowok="t"/>
                  </v:shape>
                  <v:shape id="Graphic 500" o:spid="_x0000_s1925" style="position:absolute;left:332;top:7646;width:34671;height:12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" path="m,l3466968,e" filled="f" strokecolor="#748d99" strokeweight=".21094mm">
                    <v:path arrowok="t"/>
                  </v:shape>
                  <v:shape id="Graphic 501" o:spid="_x0000_s1926" style="position:absolute;top:7646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" path="m33227,l,e" fillcolor="black" stroked="f">
                    <v:path arrowok="t"/>
                  </v:shape>
                  <v:shape id="Graphic 502" o:spid="_x0000_s1927" style="position:absolute;top:7646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" path="m33227,l,e" filled="f" strokeweight=".21094mm">
                    <v:path arrowok="t"/>
                  </v:shape>
                  <v:shape id="Graphic 503" o:spid="_x0000_s1928" style="position:absolute;left:332;top:5472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" path="m,l3466968,e" filled="f" strokecolor="#748d99" strokeweight=".21094mm">
                    <v:path arrowok="t"/>
                  </v:shape>
                  <v:shape id="Graphic 504" o:spid="_x0000_s1929" style="position:absolute;top:54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" path="m33227,l,e" fillcolor="black" stroked="f">
                    <v:path arrowok="t"/>
                  </v:shape>
                  <v:shape id="Graphic 505" o:spid="_x0000_s1930" style="position:absolute;top:54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" path="m33227,l,e" filled="f" strokeweight=".21094mm">
                    <v:path arrowok="t"/>
                  </v:shape>
                  <v:shape id="Graphic 506" o:spid="_x0000_s1931" style="position:absolute;left:332;top:3298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" path="m,l3466968,e" filled="f" strokecolor="#748d99" strokeweight=".21094mm">
                    <v:path arrowok="t"/>
                  </v:shape>
                  <v:shape id="Graphic 507" o:spid="_x0000_s1932" style="position:absolute;top:3298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" path="m33227,l,e" fillcolor="black" stroked="f">
                    <v:path arrowok="t"/>
                  </v:shape>
                  <v:shape id="Graphic 508" o:spid="_x0000_s1933" style="position:absolute;top:3298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" path="m33227,l,e" filled="f" strokeweight=".21094mm">
                    <v:path arrowok="t"/>
                  </v:shape>
                  <v:shape id="Graphic 509" o:spid="_x0000_s1934" style="position:absolute;left:332;top:1124;width:34671;height:13;visibility:visible;mso-wrap-style:square;v-text-anchor:top" coordsize="3467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" path="m,l3466968,e" filled="f" strokecolor="#748d99" strokeweight=".21094mm">
                    <v:path arrowok="t"/>
                  </v:shape>
                  <v:shape id="Graphic 510" o:spid="_x0000_s1935" style="position:absolute;top:1124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" path="m33227,l,e" fillcolor="black" stroked="f">
                    <v:path arrowok="t"/>
                  </v:shape>
                  <v:shape id="Graphic 511" o:spid="_x0000_s1936" style="position:absolute;top:1124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" path="m33227,l,e" filled="f" strokeweight=".21094mm">
                    <v:path arrowok="t"/>
                  </v:shape>
                  <v:shape id="Graphic 512" o:spid="_x0000_s1937" style="position:absolute;left:1908;top:4820;width:31521;height:3588;visibility:visible;mso-wrap-style:square;v-text-anchor:top" coordsize="3152140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" path="m,358678l630358,282594r630358,76084l1891074,r630357,206511l3151790,358678e" filled="f" strokecolor="#113945" strokeweight=".39556mm">
                    <v:path arrowok="t"/>
                  </v:shape>
                  <v:shape id="Graphic 513" o:spid="_x0000_s1938" style="position:absolute;left:1747;top:8138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" path="m16111,l,26852,16111,53704,32222,26852,16111,xe" fillcolor="#113945" stroked="f">
                    <v:path arrowok="t"/>
                  </v:shape>
                  <v:shape id="Graphic 514" o:spid="_x0000_s1939" style="position:absolute;left:1747;top:8138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" path="m16111,53704l32222,26852,16111,,,26852,16111,53704xe" filled="f" strokecolor="#113945" strokeweight=".26369mm">
                    <v:path arrowok="t"/>
                  </v:shape>
                  <v:shape id="Graphic 515" o:spid="_x0000_s1940" style="position:absolute;left:8050;top:73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" path="m16111,l,26852,16111,53704,32222,26852,16111,xe" fillcolor="#113945" stroked="f">
                    <v:path arrowok="t"/>
                  </v:shape>
                  <v:shape id="Graphic 516" o:spid="_x0000_s1941" style="position:absolute;left:8050;top:737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" path="m16111,53704l32222,26852,16111,,,26852,16111,53704xe" filled="f" strokecolor="#113945" strokeweight=".26369mm">
                    <v:path arrowok="t"/>
                  </v:shape>
                  <v:shape id="Graphic 517" o:spid="_x0000_s1942" style="position:absolute;left:14354;top:8138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" path="m16111,l,26852,16111,53704,32222,26852,16111,xe" fillcolor="#113945" stroked="f">
                    <v:path arrowok="t"/>
                  </v:shape>
                  <v:shape id="Graphic 518" o:spid="_x0000_s1943" style="position:absolute;left:14354;top:8138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" path="m16111,53704l32222,26852,16111,,,26852,16111,53704xe" filled="f" strokecolor="#113945" strokeweight=".26369mm">
                    <v:path arrowok="t"/>
                  </v:shape>
                  <v:shape id="Graphic 519" o:spid="_x0000_s1944" style="position:absolute;left:20657;top:455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" path="m16111,l,26852,16111,53704,32222,26852,16111,xe" fillcolor="#113945" stroked="f">
                    <v:path arrowok="t"/>
                  </v:shape>
                  <v:shape id="Graphic 520" o:spid="_x0000_s1945" style="position:absolute;left:20657;top:455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" path="m16111,53704l32222,26852,16111,,,26852,16111,53704xe" filled="f" strokecolor="#113945" strokeweight=".26369mm">
                    <v:path arrowok="t"/>
                  </v:shape>
                  <v:shape id="Graphic 521" o:spid="_x0000_s1946" style="position:absolute;left:26961;top:661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" path="m16111,l,26852,16111,53704,32222,26852,16111,xe" fillcolor="#113945" stroked="f">
                    <v:path arrowok="t"/>
                  </v:shape>
                  <v:shape id="Graphic 522" o:spid="_x0000_s1947" style="position:absolute;left:26961;top:661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" path="m16111,53704l32222,26852,16111,,,26852,16111,53704xe" filled="f" strokecolor="#113945" strokeweight=".26369mm">
                    <v:path arrowok="t"/>
                  </v:shape>
                  <v:shape id="Graphic 523" o:spid="_x0000_s1948" style="position:absolute;left:33264;top:8138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" path="m16111,l,26852,16111,53704,32222,26852,16111,xe" fillcolor="#113945" stroked="f">
                    <v:path arrowok="t"/>
                  </v:shape>
                  <v:shape id="Graphic 524" o:spid="_x0000_s1949" style="position:absolute;left:33264;top:8138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" path="m16111,53704l32222,26852,16111,,,26852,16111,53704xe" filled="f" strokecolor="#113945" strokeweight=".26369mm">
                    <v:path arrowok="t"/>
                  </v:shape>
                  <v:shape id="Graphic 525" o:spid="_x0000_s1950" style="position:absolute;left:1908;top:2755;width:31521;height:984;visibility:visible;mso-wrap-style:square;v-text-anchor:top" coordsize="315214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" path="m,97821r630358,l1260716,97821r630358,l2521431,r630359,97821e" filled="f" strokecolor="#113945" strokeweight=".52742mm">
                    <v:stroke dashstyle="1 1"/>
                    <v:path arrowok="t"/>
                  </v:shape>
                  <v:shape id="Graphic 526" o:spid="_x0000_s1951" style="position:absolute;left:1747;top:3464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" path="m16111,l,26852,16111,53704,32222,26852,16111,xe" fillcolor="#113945" stroked="f">
                    <v:path arrowok="t"/>
                  </v:shape>
                  <v:shape id="Graphic 527" o:spid="_x0000_s1952" style="position:absolute;left:1747;top:3464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" path="m16111,53704l32222,26852,16111,,,26852,16111,53704xe" filled="f" strokecolor="#113945" strokeweight=".26369mm">
                    <v:path arrowok="t"/>
                  </v:shape>
                  <v:shape id="Graphic 528" o:spid="_x0000_s1953" style="position:absolute;left:8050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" path="m16111,l,26852,16111,53704,32222,26852,16111,xe" fillcolor="#113945" stroked="f">
                    <v:path arrowok="t"/>
                  </v:shape>
                  <v:shape id="Graphic 529" o:spid="_x0000_s1954" style="position:absolute;left:8050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" path="m16111,53704l32222,26852,16111,,,26852,16111,53704xe" filled="f" strokecolor="#113945" strokeweight=".26369mm">
                    <v:path arrowok="t"/>
                  </v:shape>
                  <v:shape id="Graphic 530" o:spid="_x0000_s1955" style="position:absolute;left:14354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" path="m16111,l,26852,16111,53704,32222,26852,16111,xe" fillcolor="#113945" stroked="f">
                    <v:path arrowok="t"/>
                  </v:shape>
                  <v:shape id="Graphic 531" o:spid="_x0000_s1956" style="position:absolute;left:14354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" path="m16111,53704l32222,26852,16111,,,26852,16111,53704xe" filled="f" strokecolor="#113945" strokeweight=".26369mm">
                    <v:path arrowok="t"/>
                  </v:shape>
                  <v:shape id="Graphic 532" o:spid="_x0000_s1957" style="position:absolute;left:20657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" path="m16111,l,26852,16111,53704,32222,26852,16111,xe" fillcolor="#113945" stroked="f">
                    <v:path arrowok="t"/>
                  </v:shape>
                  <v:shape id="Graphic 533" o:spid="_x0000_s1958" style="position:absolute;left:20657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" path="m16111,53704l32222,26852,16111,,,26852,16111,53704xe" filled="f" strokecolor="#113945" strokeweight=".26369mm">
                    <v:path arrowok="t"/>
                  </v:shape>
                  <v:shape id="Graphic 534" o:spid="_x0000_s1959" style="position:absolute;left:26961;top:248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" path="m16111,l,26852,16111,53704,32222,26852,16111,xe" fillcolor="#113945" stroked="f">
                    <v:path arrowok="t"/>
                  </v:shape>
                  <v:shape id="Graphic 535" o:spid="_x0000_s1960" style="position:absolute;left:26961;top:248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" path="m16111,53704l32222,26852,16111,,,26852,16111,53704xe" filled="f" strokecolor="#113945" strokeweight=".26369mm">
                    <v:path arrowok="t"/>
                  </v:shape>
                  <v:shape id="Graphic 536" o:spid="_x0000_s1961" style="position:absolute;left:33264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" path="m16111,l,26852,16111,53704,32222,26852,16111,xe" fillcolor="#113945" stroked="f">
                    <v:path arrowok="t"/>
                  </v:shape>
                  <v:shape id="Graphic 537" o:spid="_x0000_s1962" style="position:absolute;left:33264;top:34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" path="m16111,53704l32222,26852,16111,,,26852,16111,53704xe" filled="f" strokecolor="#113945" strokeweight=".26369mm">
                    <v:path arrowok="t"/>
                  </v:shape>
                  <v:shape id="Graphic 538" o:spid="_x0000_s1963" style="position:absolute;left:332;top:37;width:34671;height:18479;visibility:visible;mso-wrap-style:square;v-text-anchor:top" coordsize="346710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" path="m,1847736l,em3466968,1847736l3466968,em,1847736r3466968,em,l3466968,e" filled="f" strokeweight=".21094mm">
                    <v:path arrowok="t"/>
                  </v:shape>
                  <v:shape id="Graphic 539" o:spid="_x0000_s1964" style="position:absolute;left:8953;top:16740;width:1715;height:12;visibility:visible;mso-wrap-style:square;v-text-anchor:top" coordsize="171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" path="m,l170885,e" filled="f" strokecolor="#113945" strokeweight=".39556mm">
                    <v:path arrowok="t"/>
                  </v:shape>
                  <v:shape id="Graphic 540" o:spid="_x0000_s1965" style="position:absolute;left:9647;top:1647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" path="m16111,l,26852,16111,53704,32222,26852,16111,xe" fillcolor="#113945" stroked="f">
                    <v:path arrowok="t"/>
                  </v:shape>
                  <v:shape id="Graphic 541" o:spid="_x0000_s1966" style="position:absolute;left:9647;top:1647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" path="m16111,53704l32222,26852,16111,,,26852,16111,53704xe" filled="f" strokecolor="#113945" strokeweight=".26369mm">
                    <v:path arrowok="t"/>
                  </v:shape>
                  <v:shape id="Graphic 542" o:spid="_x0000_s1967" style="position:absolute;left:17358;top:16740;width:1715;height:12;visibility:visible;mso-wrap-style:square;v-text-anchor:top" coordsize="171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" path="m,l170885,e" filled="f" strokecolor="#113945" strokeweight=".52742mm">
                    <v:stroke dashstyle="1 1"/>
                    <v:path arrowok="t"/>
                  </v:shape>
                  <v:shape id="Graphic 543" o:spid="_x0000_s1968" style="position:absolute;left:18051;top:1647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" path="m16111,l,26852,16111,53704,32222,26852,16111,xe" fillcolor="#113945" stroked="f">
                    <v:path arrowok="t"/>
                  </v:shape>
                  <v:shape id="Graphic 544" o:spid="_x0000_s1969" style="position:absolute;left:18051;top:1647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" path="m16111,53704l32222,26852,16111,,,26852,16111,53704xe" filled="f" strokecolor="#113945" strokeweight=".26369mm">
                    <v:path arrowok="t"/>
                  </v:shape>
                  <v:shape id="Textbox 545" o:spid="_x0000_s1970" type="#_x0000_t202" style="position:absolute;left:26065;top:1231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n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MnnnZxQAAANwAAAAP&#10;AAAAAAAAAAAAAAAAAAcCAABkcnMvZG93bnJldi54bWxQSwUGAAAAAAMAAwC3AAAA+QIAAAAA&#10;" filled="f" stroked="f">
                    <v:textbox inset="0,0,0,0">
                      <w:txbxContent>
                        <w:p w14:paraId="522D3E48" w14:textId="77777777" w:rsidR="009D3118" w:rsidRDefault="009D3118">
                          <w:pPr>
                            <w:spacing w:line="145" w:lineRule="exact"/>
                            <w:rPr>
                              <w:ins w:id="976" w:author="Author" w:date="2024-02-01T10:43:00Z"/>
                              <w:rFonts w:ascii="Verdana"/>
                              <w:sz w:val="17"/>
                            </w:rPr>
                          </w:pPr>
                          <w:ins w:id="977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t>14.5</w:t>
                            </w:r>
                          </w:ins>
                        </w:p>
                      </w:txbxContent>
                    </v:textbox>
                  </v:shape>
                  <v:shape id="Textbox 546" o:spid="_x0000_s1971" type="#_x0000_t202" style="position:absolute;left:851;top:2209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x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Y9LcQsYAAADcAAAA&#10;DwAAAAAAAAAAAAAAAAAHAgAAZHJzL2Rvd25yZXYueG1sUEsFBgAAAAADAAMAtwAAAPoCAAAAAA==&#10;" filled="f" stroked="f">
                    <v:textbox inset="0,0,0,0">
                      <w:txbxContent>
                        <w:p w14:paraId="25355711" w14:textId="77777777" w:rsidR="009D3118" w:rsidRDefault="009D3118">
                          <w:pPr>
                            <w:spacing w:line="145" w:lineRule="exact"/>
                            <w:rPr>
                              <w:ins w:id="978" w:author="Author" w:date="2024-02-01T10:43:00Z"/>
                              <w:rFonts w:ascii="Verdana"/>
                              <w:sz w:val="17"/>
                            </w:rPr>
                          </w:pPr>
                          <w:ins w:id="979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t>13.6</w:t>
                            </w:r>
                          </w:ins>
                        </w:p>
                      </w:txbxContent>
                    </v:textbox>
                  </v:shape>
                  <v:shape id="Textbox 547" o:spid="_x0000_s1972" type="#_x0000_t202" style="position:absolute;left:7154;top:2209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  <v:textbox inset="0,0,0,0">
                      <w:txbxContent>
                        <w:p w14:paraId="37172875" w14:textId="77777777" w:rsidR="009D3118" w:rsidRDefault="009D3118">
                          <w:pPr>
                            <w:spacing w:line="145" w:lineRule="exact"/>
                            <w:rPr>
                              <w:ins w:id="980" w:author="Author" w:date="2024-02-01T10:43:00Z"/>
                              <w:rFonts w:ascii="Verdana"/>
                              <w:sz w:val="17"/>
                            </w:rPr>
                          </w:pPr>
                          <w:ins w:id="981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t>13.6</w:t>
                            </w:r>
                          </w:ins>
                        </w:p>
                      </w:txbxContent>
                    </v:textbox>
                  </v:shape>
                  <v:shape id="Textbox 548" o:spid="_x0000_s1973" type="#_x0000_t202" style="position:absolute;left:13458;top:2209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  <v:textbox inset="0,0,0,0">
                      <w:txbxContent>
                        <w:p w14:paraId="28800DFD" w14:textId="77777777" w:rsidR="009D3118" w:rsidRDefault="009D3118">
                          <w:pPr>
                            <w:spacing w:line="145" w:lineRule="exact"/>
                            <w:rPr>
                              <w:ins w:id="982" w:author="Author" w:date="2024-02-01T10:43:00Z"/>
                              <w:rFonts w:ascii="Verdana"/>
                              <w:sz w:val="17"/>
                            </w:rPr>
                          </w:pPr>
                          <w:ins w:id="983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t>13.6</w:t>
                            </w:r>
                          </w:ins>
                        </w:p>
                      </w:txbxContent>
                    </v:textbox>
                  </v:shape>
                  <v:shape id="Textbox 549" o:spid="_x0000_s1974" type="#_x0000_t202" style="position:absolute;left:19762;top:2209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  <v:textbox inset="0,0,0,0">
                      <w:txbxContent>
                        <w:p w14:paraId="0C487F1A" w14:textId="77777777" w:rsidR="009D3118" w:rsidRDefault="009D3118">
                          <w:pPr>
                            <w:spacing w:line="145" w:lineRule="exact"/>
                            <w:rPr>
                              <w:ins w:id="984" w:author="Author" w:date="2024-02-01T10:43:00Z"/>
                              <w:rFonts w:ascii="Verdana"/>
                              <w:sz w:val="17"/>
                            </w:rPr>
                          </w:pPr>
                          <w:ins w:id="985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t>13.6</w:t>
                            </w:r>
                          </w:ins>
                        </w:p>
                      </w:txbxContent>
                    </v:textbox>
                  </v:shape>
                  <v:shape id="Textbox 550" o:spid="_x0000_s1975" type="#_x0000_t202" style="position:absolute;left:32369;top:2209;width:2241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ndw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Aaud3DEAAAA3AAAAA8A&#10;AAAAAAAAAAAAAAAABwIAAGRycy9kb3ducmV2LnhtbFBLBQYAAAAAAwADALcAAAD4AgAAAAA=&#10;" filled="f" stroked="f">
                    <v:textbox inset="0,0,0,0">
                      <w:txbxContent>
                        <w:p w14:paraId="52539FF5" w14:textId="77777777" w:rsidR="009D3118" w:rsidRDefault="009D3118">
                          <w:pPr>
                            <w:spacing w:line="145" w:lineRule="exact"/>
                            <w:rPr>
                              <w:ins w:id="986" w:author="Author" w:date="2024-02-01T10:43:00Z"/>
                              <w:rFonts w:ascii="Verdana"/>
                              <w:sz w:val="17"/>
                            </w:rPr>
                          </w:pPr>
                          <w:ins w:id="987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t>13.6</w:t>
                            </w:r>
                          </w:ins>
                        </w:p>
                      </w:txbxContent>
                    </v:textbox>
                  </v:shape>
                  <v:shape id="Textbox 551" o:spid="_x0000_s1976" type="#_x0000_t202" style="position:absolute;left:19762;top:5703;width:2241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kH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D2fOkHxQAAANwAAAAP&#10;AAAAAAAAAAAAAAAAAAcCAABkcnMvZG93bnJldi54bWxQSwUGAAAAAAMAAwC3AAAA+QIAAAAA&#10;" filled="f" stroked="f">
                    <v:textbox inset="0,0,0,0">
                      <w:txbxContent>
                        <w:p w14:paraId="5A3184C6" w14:textId="77777777" w:rsidR="009D3118" w:rsidRDefault="009D3118">
                          <w:pPr>
                            <w:spacing w:line="145" w:lineRule="exact"/>
                            <w:rPr>
                              <w:ins w:id="988" w:author="Author" w:date="2024-02-01T10:43:00Z"/>
                              <w:rFonts w:ascii="Verdana"/>
                              <w:sz w:val="17"/>
                            </w:rPr>
                          </w:pPr>
                          <w:ins w:id="989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t>12.6</w:t>
                            </w:r>
                          </w:ins>
                        </w:p>
                      </w:txbxContent>
                    </v:textbox>
                  </v:shape>
                  <v:shape id="Textbox 552" o:spid="_x0000_s1977" type="#_x0000_t202" style="position:absolute;left:26065;top:7768;width:2242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yc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mTBMnMYAAADcAAAA&#10;DwAAAAAAAAAAAAAAAAAHAgAAZHJzL2Rvd25yZXYueG1sUEsFBgAAAAADAAMAtwAAAPoCAAAAAA==&#10;" filled="f" stroked="f">
                    <v:textbox inset="0,0,0,0">
                      <w:txbxContent>
                        <w:p w14:paraId="28E81B9D" w14:textId="77777777" w:rsidR="009D3118" w:rsidRDefault="009D3118">
                          <w:pPr>
                            <w:spacing w:line="145" w:lineRule="exact"/>
                            <w:rPr>
                              <w:ins w:id="990" w:author="Author" w:date="2024-02-01T10:43:00Z"/>
                              <w:rFonts w:ascii="Verdana"/>
                              <w:sz w:val="17"/>
                            </w:rPr>
                          </w:pPr>
                          <w:ins w:id="991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t>10.7</w:t>
                            </w:r>
                          </w:ins>
                        </w:p>
                      </w:txbxContent>
                    </v:textbox>
                  </v:shape>
                  <v:shape id="Textbox 553" o:spid="_x0000_s1978" type="#_x0000_t202" style="position:absolute;left:7154;top:8529;width:2242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dTo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FtnU6MYAAADcAAAA&#10;DwAAAAAAAAAAAAAAAAAHAgAAZHJzL2Rvd25yZXYueG1sUEsFBgAAAAADAAMAtwAAAPoCAAAAAA==&#10;" filled="f" stroked="f">
                    <v:textbox inset="0,0,0,0">
                      <w:txbxContent>
                        <w:p w14:paraId="7A8150AF" w14:textId="77777777" w:rsidR="009D3118" w:rsidRDefault="009D3118">
                          <w:pPr>
                            <w:spacing w:line="145" w:lineRule="exact"/>
                            <w:rPr>
                              <w:ins w:id="992" w:author="Author" w:date="2024-02-01T10:43:00Z"/>
                              <w:rFonts w:ascii="Verdana"/>
                              <w:sz w:val="17"/>
                            </w:rPr>
                          </w:pPr>
                          <w:ins w:id="993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4"/>
                                <w:w w:val="90"/>
                                <w:sz w:val="17"/>
                              </w:rPr>
                              <w:t>10.0</w:t>
                            </w:r>
                          </w:ins>
                        </w:p>
                      </w:txbxContent>
                    </v:textbox>
                  </v:shape>
                  <v:shape id="Textbox 554" o:spid="_x0000_s1979" type="#_x0000_t202" style="position:absolute;left:1153;top:9289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XFzxQAAANwAAAAPAAAAZHJzL2Rvd25yZXYueG1sRI9Ba8JA&#10;FITvBf/D8gRvdWMh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B5lXFzxQAAANwAAAAP&#10;AAAAAAAAAAAAAAAAAAcCAABkcnMvZG93bnJldi54bWxQSwUGAAAAAAMAAwC3AAAA+QIAAAAA&#10;" filled="f" stroked="f">
                    <v:textbox inset="0,0,0,0">
                      <w:txbxContent>
                        <w:p w14:paraId="2324A148" w14:textId="77777777" w:rsidR="009D3118" w:rsidRDefault="009D3118">
                          <w:pPr>
                            <w:spacing w:line="145" w:lineRule="exact"/>
                            <w:rPr>
                              <w:ins w:id="994" w:author="Author" w:date="2024-02-01T10:43:00Z"/>
                              <w:rFonts w:ascii="Verdana"/>
                              <w:sz w:val="17"/>
                            </w:rPr>
                          </w:pPr>
                          <w:ins w:id="995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5"/>
                                <w:w w:val="90"/>
                                <w:sz w:val="17"/>
                              </w:rPr>
                              <w:t>9.3</w:t>
                            </w:r>
                          </w:ins>
                        </w:p>
                      </w:txbxContent>
                    </v:textbox>
                  </v:shape>
                  <v:shape id="Textbox 555" o:spid="_x0000_s1980" type="#_x0000_t202" style="position:absolute;left:13760;top:9289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+8ExQAAANwAAAAPAAAAZHJzL2Rvd25yZXYueG1sRI9Ba8JA&#10;FITvQv/D8gq96UbB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CJR+8ExQAAANwAAAAP&#10;AAAAAAAAAAAAAAAAAAcCAABkcnMvZG93bnJldi54bWxQSwUGAAAAAAMAAwC3AAAA+QIAAAAA&#10;" filled="f" stroked="f">
                    <v:textbox inset="0,0,0,0">
                      <w:txbxContent>
                        <w:p w14:paraId="35055A8B" w14:textId="77777777" w:rsidR="009D3118" w:rsidRDefault="009D3118">
                          <w:pPr>
                            <w:spacing w:line="145" w:lineRule="exact"/>
                            <w:rPr>
                              <w:ins w:id="996" w:author="Author" w:date="2024-02-01T10:43:00Z"/>
                              <w:rFonts w:ascii="Verdana"/>
                              <w:sz w:val="17"/>
                            </w:rPr>
                          </w:pPr>
                          <w:ins w:id="997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5"/>
                                <w:w w:val="90"/>
                                <w:sz w:val="17"/>
                              </w:rPr>
                              <w:t>9.3</w:t>
                            </w:r>
                          </w:ins>
                        </w:p>
                      </w:txbxContent>
                    </v:textbox>
                  </v:shape>
                  <v:shape id="Textbox 556" o:spid="_x0000_s1981" type="#_x0000_t202" style="position:absolute;left:32671;top:9289;width:163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0qf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" filled="f" stroked="f">
                    <v:textbox inset="0,0,0,0">
                      <w:txbxContent>
                        <w:p w14:paraId="3195EBFE" w14:textId="77777777" w:rsidR="009D3118" w:rsidRDefault="009D3118">
                          <w:pPr>
                            <w:spacing w:line="145" w:lineRule="exact"/>
                            <w:rPr>
                              <w:ins w:id="998" w:author="Author" w:date="2024-02-01T10:43:00Z"/>
                              <w:rFonts w:ascii="Verdana"/>
                              <w:sz w:val="17"/>
                            </w:rPr>
                          </w:pPr>
                          <w:ins w:id="999" w:author="Author" w:date="2024-02-01T10:43:00Z">
                            <w:r>
                              <w:rPr>
                                <w:rFonts w:ascii="Verdana"/>
                                <w:color w:val="113945"/>
                                <w:spacing w:val="-5"/>
                                <w:w w:val="90"/>
                                <w:sz w:val="17"/>
                              </w:rPr>
                              <w:t>9.3</w:t>
                            </w:r>
                          </w:ins>
                        </w:p>
                      </w:txbxContent>
                    </v:textbox>
                  </v:shape>
                  <v:shape id="Textbox 557" o:spid="_x0000_s1982" type="#_x0000_t202" style="position:absolute;left:11232;top:16272;width:5112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7t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l5Te7cMAAADcAAAADwAA&#10;AAAAAAAAAAAAAAAHAgAAZHJzL2Rvd25yZXYueG1sUEsFBgAAAAADAAMAtwAAAPcCAAAAAA==&#10;" filled="f" stroked="f">
                    <v:textbox inset="0,0,0,0">
                      <w:txbxContent>
                        <w:p w14:paraId="7B10EB44" w14:textId="77777777" w:rsidR="009D3118" w:rsidRDefault="009D3118">
                          <w:pPr>
                            <w:spacing w:line="173" w:lineRule="exact"/>
                            <w:rPr>
                              <w:ins w:id="1000" w:author="Author" w:date="2024-02-01T10:43:00Z"/>
                              <w:rFonts w:ascii="Verdana"/>
                              <w:sz w:val="20"/>
                            </w:rPr>
                          </w:pPr>
                          <w:ins w:id="1001" w:author="Author" w:date="2024-02-01T10:43:00Z">
                            <w:r>
                              <w:rPr>
                                <w:rFonts w:ascii="Verdana"/>
                                <w:w w:val="90"/>
                                <w:sz w:val="20"/>
                              </w:rPr>
                              <w:t>Net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20"/>
                              </w:rPr>
                              <w:t>Zero</w:t>
                            </w:r>
                          </w:ins>
                        </w:p>
                      </w:txbxContent>
                    </v:textbox>
                  </v:shape>
                  <v:shape id="Textbox 558" o:spid="_x0000_s1983" type="#_x0000_t202" style="position:absolute;left:19637;top:16272;width:1434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  <v:textbox inset="0,0,0,0">
                      <w:txbxContent>
                        <w:p w14:paraId="583B552A" w14:textId="77777777" w:rsidR="009D3118" w:rsidRDefault="009D3118">
                          <w:pPr>
                            <w:spacing w:line="173" w:lineRule="exact"/>
                            <w:rPr>
                              <w:ins w:id="1002" w:author="Author" w:date="2024-02-01T10:43:00Z"/>
                              <w:rFonts w:ascii="Verdana"/>
                              <w:sz w:val="20"/>
                            </w:rPr>
                          </w:pPr>
                          <w:ins w:id="1003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t>Persisting</w:t>
                            </w:r>
                            <w:r>
                              <w:rPr>
                                <w:rFonts w:ascii="Verdana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t>Fossil</w:t>
                            </w:r>
                            <w:r>
                              <w:rPr>
                                <w:rFonts w:ascii="Verdana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20"/>
                              </w:rPr>
                              <w:t>Demand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r w:rsidR="00FF3C28" w:rsidRPr="00E60ED9"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6D336C5" wp14:editId="2FE90114">
                <wp:simplePos x="0" y="0"/>
                <wp:positionH relativeFrom="page">
                  <wp:posOffset>1938912</wp:posOffset>
                </wp:positionH>
                <wp:positionV relativeFrom="paragraph">
                  <wp:posOffset>66459</wp:posOffset>
                </wp:positionV>
                <wp:extent cx="135890" cy="1828164"/>
                <wp:effectExtent l="0" t="0" r="0" b="0"/>
                <wp:wrapNone/>
                <wp:docPr id="357" name="Text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890" cy="18281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073A28" w14:textId="77777777" w:rsidR="009D3118" w:rsidRDefault="009D3118">
                            <w:pPr>
                              <w:spacing w:line="198" w:lineRule="exact"/>
                              <w:ind w:left="20"/>
                              <w:rPr>
                                <w:rFonts w:ascii="Verdana"/>
                                <w:sz w:val="20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Marginal</w:t>
                            </w:r>
                            <w:r>
                              <w:rPr>
                                <w:rFonts w:ascii="Verdana"/>
                                <w:spacing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supply</w:t>
                            </w:r>
                            <w:r>
                              <w:rPr>
                                <w:rFonts w:ascii="Verdana"/>
                                <w:spacing w:val="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cost</w:t>
                            </w:r>
                            <w:r>
                              <w:rPr>
                                <w:rFonts w:ascii="Verdana"/>
                                <w:spacing w:val="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20"/>
                              </w:rPr>
                              <w:t>[$/MMBtu]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336C5" id="Textbox 559" o:spid="_x0000_s1984" type="#_x0000_t202" style="position:absolute;left:0;text-align:left;margin-left:152.65pt;margin-top:5.25pt;width:10.7pt;height:143.95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" filled="f" stroked="f">
                <v:path arrowok="t"/>
                <v:textbox style="layout-flow:vertical;mso-layout-flow-alt:bottom-to-top" inset="0,0,0,0">
                  <w:txbxContent>
                    <w:p w14:paraId="4B073A28" w14:textId="77777777" w:rsidR="009D3118" w:rsidRDefault="009D3118">
                      <w:pPr>
                        <w:spacing w:line="198" w:lineRule="exact"/>
                        <w:ind w:left="20"/>
                        <w:rPr>
                          <w:rFonts w:ascii="Verdana"/>
                          <w:sz w:val="20"/>
                        </w:rPr>
                      </w:pPr>
                      <w:r>
                        <w:rPr>
                          <w:rFonts w:ascii="Verdana"/>
                          <w:w w:val="85"/>
                          <w:sz w:val="20"/>
                        </w:rPr>
                        <w:t>Marginal</w:t>
                      </w:r>
                      <w:r>
                        <w:rPr>
                          <w:rFonts w:ascii="Verdana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supply</w:t>
                      </w:r>
                      <w:r>
                        <w:rPr>
                          <w:rFonts w:ascii="Verdana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cost</w:t>
                      </w:r>
                      <w:r>
                        <w:rPr>
                          <w:rFonts w:ascii="Verdana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20"/>
                        </w:rPr>
                        <w:t>[$/MMBtu]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F3C28" w:rsidRPr="00E60ED9">
        <w:rPr>
          <w:rFonts w:ascii="Verdana"/>
          <w:spacing w:val="-5"/>
          <w:w w:val="95"/>
          <w:sz w:val="17"/>
        </w:rPr>
        <w:t>16</w:t>
      </w:r>
    </w:p>
    <w:p w14:paraId="7AC050BF" w14:textId="77777777" w:rsidR="007F257B" w:rsidRPr="00E60ED9" w:rsidRDefault="00FF3C28">
      <w:pPr>
        <w:spacing w:before="136"/>
        <w:ind w:left="2266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14</w:t>
      </w:r>
    </w:p>
    <w:p w14:paraId="3EE6A0AE" w14:textId="77777777" w:rsidR="007F257B" w:rsidRPr="00E60ED9" w:rsidRDefault="00FF3C28">
      <w:pPr>
        <w:spacing w:before="136"/>
        <w:ind w:left="2266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12</w:t>
      </w:r>
    </w:p>
    <w:p w14:paraId="30AEFF44" w14:textId="77777777" w:rsidR="007F257B" w:rsidRPr="00E60ED9" w:rsidRDefault="00FF3C28">
      <w:pPr>
        <w:spacing w:before="136"/>
        <w:ind w:left="2266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10</w:t>
      </w:r>
    </w:p>
    <w:p w14:paraId="44839531" w14:textId="77777777" w:rsidR="007F257B" w:rsidRPr="00E60ED9" w:rsidRDefault="00FF3C28">
      <w:pPr>
        <w:spacing w:before="135"/>
        <w:ind w:left="2362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8</w:t>
      </w:r>
    </w:p>
    <w:p w14:paraId="06FF4934" w14:textId="77777777" w:rsidR="007F257B" w:rsidRPr="00E60ED9" w:rsidRDefault="00FF3C28">
      <w:pPr>
        <w:spacing w:before="136"/>
        <w:ind w:left="2362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6</w:t>
      </w:r>
    </w:p>
    <w:p w14:paraId="0AA7FF8C" w14:textId="77777777" w:rsidR="007F257B" w:rsidRPr="00E60ED9" w:rsidRDefault="00FF3C28">
      <w:pPr>
        <w:spacing w:before="136"/>
        <w:ind w:left="2362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4</w:t>
      </w:r>
    </w:p>
    <w:p w14:paraId="6A03656A" w14:textId="77777777" w:rsidR="007F257B" w:rsidRPr="00E60ED9" w:rsidRDefault="00FF3C28">
      <w:pPr>
        <w:spacing w:before="136"/>
        <w:ind w:left="2362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2</w:t>
      </w:r>
    </w:p>
    <w:p w14:paraId="1F567F42" w14:textId="77777777" w:rsidR="007F257B" w:rsidRPr="00E60ED9" w:rsidRDefault="00FF3C28">
      <w:pPr>
        <w:spacing w:before="135"/>
        <w:ind w:left="2362"/>
        <w:rPr>
          <w:rFonts w:ascii="Verdana"/>
          <w:sz w:val="17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18DB2A1E" wp14:editId="2AEB902D">
                <wp:simplePos x="0" y="0"/>
                <wp:positionH relativeFrom="page">
                  <wp:posOffset>2293194</wp:posOffset>
                </wp:positionH>
                <wp:positionV relativeFrom="paragraph">
                  <wp:posOffset>351599</wp:posOffset>
                </wp:positionV>
                <wp:extent cx="227329" cy="95250"/>
                <wp:effectExtent l="0" t="0" r="0" b="0"/>
                <wp:wrapNone/>
                <wp:docPr id="560" name="Text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27329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266B58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7"/>
                              </w:rPr>
                              <w:t>Main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B2A1E" id="Textbox 560" o:spid="_x0000_s1985" type="#_x0000_t202" style="position:absolute;left:0;text-align:left;margin-left:180.55pt;margin-top:27.7pt;width:17.9pt;height:7.5pt;rotation:-45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" filled="f" stroked="f">
                <v:path arrowok="t"/>
                <v:textbox inset="0,0,0,0">
                  <w:txbxContent>
                    <w:p w14:paraId="3F266B58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7"/>
                        </w:rPr>
                        <w:t>Main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2704" behindDoc="0" locked="0" layoutInCell="1" allowOverlap="1" wp14:anchorId="2A06C892" wp14:editId="614941AF">
                <wp:simplePos x="0" y="0"/>
                <wp:positionH relativeFrom="page">
                  <wp:posOffset>2280609</wp:posOffset>
                </wp:positionH>
                <wp:positionV relativeFrom="paragraph">
                  <wp:posOffset>426804</wp:posOffset>
                </wp:positionV>
                <wp:extent cx="401955" cy="95250"/>
                <wp:effectExtent l="0" t="0" r="0" b="0"/>
                <wp:wrapNone/>
                <wp:docPr id="561" name="Text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0195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53CE1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scenario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6C892" id="Textbox 561" o:spid="_x0000_s1986" type="#_x0000_t202" style="position:absolute;left:0;text-align:left;margin-left:179.6pt;margin-top:33.6pt;width:31.65pt;height:7.5pt;rotation:-45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" filled="f" stroked="f">
                <v:path arrowok="t"/>
                <v:textbox inset="0,0,0,0">
                  <w:txbxContent>
                    <w:p w14:paraId="15853CE1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scenario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5269BCB3" wp14:editId="3D790EF8">
                <wp:simplePos x="0" y="0"/>
                <wp:positionH relativeFrom="page">
                  <wp:posOffset>2828195</wp:posOffset>
                </wp:positionH>
                <wp:positionV relativeFrom="paragraph">
                  <wp:posOffset>372502</wp:posOffset>
                </wp:positionV>
                <wp:extent cx="417195" cy="95250"/>
                <wp:effectExtent l="0" t="0" r="0" b="0"/>
                <wp:wrapNone/>
                <wp:docPr id="562" name="Text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1719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37D099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Diversify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9BCB3" id="Textbox 562" o:spid="_x0000_s1987" type="#_x0000_t202" style="position:absolute;left:0;text-align:left;margin-left:222.7pt;margin-top:29.35pt;width:32.85pt;height:7.5pt;rotation:-45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" filled="f" stroked="f">
                <v:path arrowok="t"/>
                <v:textbox inset="0,0,0,0">
                  <w:txbxContent>
                    <w:p w14:paraId="6537D099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Diversify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4752" behindDoc="0" locked="0" layoutInCell="1" allowOverlap="1" wp14:anchorId="6840282B" wp14:editId="0051DEEE">
                <wp:simplePos x="0" y="0"/>
                <wp:positionH relativeFrom="page">
                  <wp:posOffset>2881753</wp:posOffset>
                </wp:positionH>
                <wp:positionV relativeFrom="paragraph">
                  <wp:posOffset>447488</wp:posOffset>
                </wp:positionV>
                <wp:extent cx="460375" cy="95250"/>
                <wp:effectExtent l="0" t="0" r="0" b="0"/>
                <wp:wrapNone/>
                <wp:docPr id="563" name="Text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037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60DE59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importers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0282B" id="Textbox 563" o:spid="_x0000_s1988" type="#_x0000_t202" style="position:absolute;left:0;text-align:left;margin-left:226.9pt;margin-top:35.25pt;width:36.25pt;height:7.5pt;rotation:-45;z-index:157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" filled="f" stroked="f">
                <v:path arrowok="t"/>
                <v:textbox inset="0,0,0,0">
                  <w:txbxContent>
                    <w:p w14:paraId="2960DE59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importers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5264" behindDoc="0" locked="0" layoutInCell="1" allowOverlap="1" wp14:anchorId="5FE1F3C0" wp14:editId="7A50FBCB">
                <wp:simplePos x="0" y="0"/>
                <wp:positionH relativeFrom="page">
                  <wp:posOffset>3424866</wp:posOffset>
                </wp:positionH>
                <wp:positionV relativeFrom="paragraph">
                  <wp:posOffset>403440</wp:posOffset>
                </wp:positionV>
                <wp:extent cx="485140" cy="95250"/>
                <wp:effectExtent l="0" t="0" r="0" b="0"/>
                <wp:wrapNone/>
                <wp:docPr id="564" name="Textbox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8514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D67139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7"/>
                              </w:rPr>
                              <w:t>High</w:t>
                            </w:r>
                            <w:r>
                              <w:rPr>
                                <w:rFonts w:ascii="Verdana"/>
                                <w:spacing w:val="-9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7"/>
                              </w:rPr>
                              <w:t>price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1F3C0" id="Textbox 564" o:spid="_x0000_s1989" type="#_x0000_t202" style="position:absolute;left:0;text-align:left;margin-left:269.65pt;margin-top:31.75pt;width:38.2pt;height:7.5pt;rotation:-45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" filled="f" stroked="f">
                <v:path arrowok="t"/>
                <v:textbox inset="0,0,0,0">
                  <w:txbxContent>
                    <w:p w14:paraId="78D67139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90"/>
                          <w:sz w:val="17"/>
                        </w:rPr>
                        <w:t>High</w:t>
                      </w:r>
                      <w:r>
                        <w:rPr>
                          <w:rFonts w:ascii="Verdana"/>
                          <w:spacing w:val="-9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7"/>
                        </w:rPr>
                        <w:t>price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5776" behindDoc="0" locked="0" layoutInCell="1" allowOverlap="1" wp14:anchorId="0FD88A51" wp14:editId="013F0ABD">
                <wp:simplePos x="0" y="0"/>
                <wp:positionH relativeFrom="page">
                  <wp:posOffset>3468015</wp:posOffset>
                </wp:positionH>
                <wp:positionV relativeFrom="paragraph">
                  <wp:posOffset>478544</wp:posOffset>
                </wp:positionV>
                <wp:extent cx="549275" cy="95250"/>
                <wp:effectExtent l="0" t="0" r="0" b="0"/>
                <wp:wrapNone/>
                <wp:docPr id="565" name="Text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4927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EE9B88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Middle</w:t>
                            </w:r>
                            <w:r>
                              <w:rPr>
                                <w:rFonts w:ascii="Verdana"/>
                                <w:spacing w:val="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9"/>
                                <w:w w:val="95"/>
                                <w:sz w:val="17"/>
                              </w:rPr>
                              <w:t>East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8A51" id="Textbox 565" o:spid="_x0000_s1990" type="#_x0000_t202" style="position:absolute;left:0;text-align:left;margin-left:273.05pt;margin-top:37.7pt;width:43.25pt;height:7.5pt;rotation:-45;z-index:157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" filled="f" stroked="f">
                <v:path arrowok="t"/>
                <v:textbox inset="0,0,0,0">
                  <w:txbxContent>
                    <w:p w14:paraId="24EE9B88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Middle</w:t>
                      </w:r>
                      <w:r>
                        <w:rPr>
                          <w:rFonts w:ascii="Verdana"/>
                          <w:spacing w:val="9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9"/>
                          <w:w w:val="95"/>
                          <w:sz w:val="17"/>
                        </w:rPr>
                        <w:t>East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6A8BA8CF" wp14:editId="0AD7F73A">
                <wp:simplePos x="0" y="0"/>
                <wp:positionH relativeFrom="page">
                  <wp:posOffset>4063924</wp:posOffset>
                </wp:positionH>
                <wp:positionV relativeFrom="paragraph">
                  <wp:posOffset>394076</wp:posOffset>
                </wp:positionV>
                <wp:extent cx="467359" cy="95250"/>
                <wp:effectExtent l="0" t="0" r="0" b="0"/>
                <wp:wrapNone/>
                <wp:docPr id="566" name="Text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7359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6F9E8E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7"/>
                              </w:rPr>
                              <w:t>No</w:t>
                            </w:r>
                            <w:r>
                              <w:rPr>
                                <w:rFonts w:ascii="Verdana"/>
                                <w:spacing w:val="-9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export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BA8CF" id="Textbox 566" o:spid="_x0000_s1991" type="#_x0000_t202" style="position:absolute;left:0;text-align:left;margin-left:320pt;margin-top:31.05pt;width:36.8pt;height:7.5pt;rotation:-45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" filled="f" stroked="f">
                <v:path arrowok="t"/>
                <v:textbox inset="0,0,0,0">
                  <w:txbxContent>
                    <w:p w14:paraId="2F6F9E8E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90"/>
                          <w:sz w:val="17"/>
                        </w:rPr>
                        <w:t>No</w:t>
                      </w:r>
                      <w:r>
                        <w:rPr>
                          <w:rFonts w:ascii="Verdana"/>
                          <w:spacing w:val="-9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export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1A342BD6" wp14:editId="5E827A52">
                <wp:simplePos x="0" y="0"/>
                <wp:positionH relativeFrom="page">
                  <wp:posOffset>4111880</wp:posOffset>
                </wp:positionH>
                <wp:positionV relativeFrom="paragraph">
                  <wp:posOffset>468789</wp:posOffset>
                </wp:positionV>
                <wp:extent cx="522605" cy="95250"/>
                <wp:effectExtent l="0" t="0" r="0" b="0"/>
                <wp:wrapNone/>
                <wp:docPr id="567" name="Text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2260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4B0DF3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Verdana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Africa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42BD6" id="Textbox 567" o:spid="_x0000_s1992" type="#_x0000_t202" style="position:absolute;left:0;text-align:left;margin-left:323.75pt;margin-top:36.9pt;width:41.15pt;height:7.5pt;rotation:-45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" filled="f" stroked="f">
                <v:path arrowok="t"/>
                <v:textbox inset="0,0,0,0">
                  <w:txbxContent>
                    <w:p w14:paraId="0D4B0DF3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w w:val="85"/>
                          <w:sz w:val="17"/>
                        </w:rPr>
                        <w:t>from</w:t>
                      </w:r>
                      <w:proofErr w:type="gramEnd"/>
                      <w:r>
                        <w:rPr>
                          <w:rFonts w:ascii="Verdana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Africa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4E9B83DD" wp14:editId="3F1E9A97">
                <wp:simplePos x="0" y="0"/>
                <wp:positionH relativeFrom="page">
                  <wp:posOffset>4595306</wp:posOffset>
                </wp:positionH>
                <wp:positionV relativeFrom="paragraph">
                  <wp:posOffset>444400</wp:posOffset>
                </wp:positionV>
                <wp:extent cx="666115" cy="95250"/>
                <wp:effectExtent l="0" t="0" r="0" b="0"/>
                <wp:wrapNone/>
                <wp:docPr id="568" name="Text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6611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B2FD56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Panama</w:t>
                            </w:r>
                            <w:r>
                              <w:rPr>
                                <w:rFonts w:ascii="Verdana"/>
                                <w:spacing w:val="5"/>
                                <w:sz w:val="1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7"/>
                              </w:rPr>
                              <w:t>canal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B83DD" id="Textbox 568" o:spid="_x0000_s1993" type="#_x0000_t202" style="position:absolute;left:0;text-align:left;margin-left:361.85pt;margin-top:35pt;width:52.45pt;height:7.5pt;rotation:-45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" filled="f" stroked="f">
                <v:path arrowok="t"/>
                <v:textbox inset="0,0,0,0">
                  <w:txbxContent>
                    <w:p w14:paraId="51B2FD56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Panama</w:t>
                      </w:r>
                      <w:r>
                        <w:rPr>
                          <w:rFonts w:ascii="Verdana"/>
                          <w:spacing w:val="5"/>
                          <w:sz w:val="17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7"/>
                        </w:rPr>
                        <w:t>canal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141D5C83" wp14:editId="4572D645">
                <wp:simplePos x="0" y="0"/>
                <wp:positionH relativeFrom="page">
                  <wp:posOffset>4737665</wp:posOffset>
                </wp:positionH>
                <wp:positionV relativeFrom="paragraph">
                  <wp:posOffset>519798</wp:posOffset>
                </wp:positionV>
                <wp:extent cx="530860" cy="95250"/>
                <wp:effectExtent l="0" t="0" r="0" b="0"/>
                <wp:wrapNone/>
                <wp:docPr id="569" name="Text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3086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6172F0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constricted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D5C83" id="Textbox 569" o:spid="_x0000_s1994" type="#_x0000_t202" style="position:absolute;left:0;text-align:left;margin-left:373.05pt;margin-top:40.95pt;width:41.8pt;height:7.5pt;rotation:-45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" filled="f" stroked="f">
                <v:path arrowok="t"/>
                <v:textbox inset="0,0,0,0">
                  <w:txbxContent>
                    <w:p w14:paraId="546172F0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constricted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6192F63F" wp14:editId="5DFDBF47">
                <wp:simplePos x="0" y="0"/>
                <wp:positionH relativeFrom="page">
                  <wp:posOffset>5342896</wp:posOffset>
                </wp:positionH>
                <wp:positionV relativeFrom="paragraph">
                  <wp:posOffset>361646</wp:posOffset>
                </wp:positionV>
                <wp:extent cx="431165" cy="95250"/>
                <wp:effectExtent l="0" t="0" r="0" b="0"/>
                <wp:wrapNone/>
                <wp:docPr id="570" name="Text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3116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F55ECD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Russia</w:t>
                            </w:r>
                            <w:r>
                              <w:rPr>
                                <w:rFonts w:ascii="Verdana"/>
                                <w:spacing w:val="-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7"/>
                              </w:rPr>
                              <w:t>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2F63F" id="Textbox 570" o:spid="_x0000_s1995" type="#_x0000_t202" style="position:absolute;left:0;text-align:left;margin-left:420.7pt;margin-top:28.5pt;width:33.95pt;height:7.5pt;rotation:-45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" filled="f" stroked="f">
                <v:path arrowok="t"/>
                <v:textbox inset="0,0,0,0">
                  <w:txbxContent>
                    <w:p w14:paraId="78F55ECD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Russia</w:t>
                      </w:r>
                      <w:r>
                        <w:rPr>
                          <w:rFonts w:ascii="Verdana"/>
                          <w:spacing w:val="-1"/>
                          <w:w w:val="95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7"/>
                        </w:rPr>
                        <w:t>to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6A9FF250" wp14:editId="151FDA01">
                <wp:simplePos x="0" y="0"/>
                <wp:positionH relativeFrom="page">
                  <wp:posOffset>5418319</wp:posOffset>
                </wp:positionH>
                <wp:positionV relativeFrom="paragraph">
                  <wp:posOffset>436955</wp:posOffset>
                </wp:positionV>
                <wp:extent cx="430530" cy="95250"/>
                <wp:effectExtent l="0" t="0" r="0" b="0"/>
                <wp:wrapNone/>
                <wp:docPr id="571" name="Text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3053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153F3D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Asia</w:t>
                            </w:r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only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FF250" id="Textbox 571" o:spid="_x0000_s1996" type="#_x0000_t202" style="position:absolute;left:0;text-align:left;margin-left:426.65pt;margin-top:34.4pt;width:33.9pt;height:7.5pt;rotation:-45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" filled="f" stroked="f">
                <v:path arrowok="t"/>
                <v:textbox inset="0,0,0,0">
                  <w:txbxContent>
                    <w:p w14:paraId="36153F3D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Asia</w:t>
                      </w:r>
                      <w:r>
                        <w:rPr>
                          <w:rFonts w:ascii="Verdana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only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Verdana"/>
          <w:spacing w:val="-10"/>
          <w:w w:val="95"/>
          <w:sz w:val="17"/>
        </w:rPr>
        <w:t>0</w:t>
      </w:r>
    </w:p>
    <w:p w14:paraId="545CC218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058EF8A0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58E4C6CC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5BAB748C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5BA3030A" w14:textId="77777777" w:rsidR="007F257B" w:rsidRPr="00E60ED9" w:rsidRDefault="007F257B">
      <w:pPr>
        <w:pStyle w:val="Textkrper"/>
        <w:spacing w:before="22"/>
        <w:rPr>
          <w:rFonts w:ascii="Verdana"/>
          <w:sz w:val="20"/>
        </w:rPr>
      </w:pPr>
    </w:p>
    <w:p w14:paraId="17B86ADB" w14:textId="77777777" w:rsidR="007F257B" w:rsidRPr="00E60ED9" w:rsidRDefault="00FF3C28" w:rsidP="003741D5">
      <w:pPr>
        <w:pStyle w:val="Listenabsatz"/>
        <w:numPr>
          <w:ilvl w:val="0"/>
          <w:numId w:val="4"/>
        </w:numPr>
        <w:tabs>
          <w:tab w:val="left" w:pos="3472"/>
        </w:tabs>
        <w:ind w:left="3472" w:hanging="331"/>
        <w:rPr>
          <w:sz w:val="20"/>
        </w:rPr>
      </w:pPr>
      <w:r w:rsidRPr="00E60ED9">
        <w:rPr>
          <w:sz w:val="20"/>
        </w:rPr>
        <w:t>Marginal</w:t>
      </w:r>
      <w:r w:rsidRPr="00E60ED9">
        <w:rPr>
          <w:spacing w:val="-6"/>
          <w:sz w:val="20"/>
        </w:rPr>
        <w:t xml:space="preserve"> </w:t>
      </w:r>
      <w:r w:rsidRPr="00E60ED9">
        <w:rPr>
          <w:sz w:val="20"/>
        </w:rPr>
        <w:t>supply</w:t>
      </w:r>
      <w:r w:rsidRPr="00E60ED9">
        <w:rPr>
          <w:spacing w:val="-5"/>
          <w:sz w:val="20"/>
        </w:rPr>
        <w:t xml:space="preserve"> </w:t>
      </w:r>
      <w:r w:rsidRPr="00E60ED9">
        <w:rPr>
          <w:sz w:val="20"/>
        </w:rPr>
        <w:t>costs</w:t>
      </w:r>
      <w:r w:rsidRPr="00E60ED9">
        <w:rPr>
          <w:spacing w:val="-5"/>
          <w:sz w:val="20"/>
        </w:rPr>
        <w:t xml:space="preserve"> </w:t>
      </w:r>
      <w:r w:rsidRPr="00E60ED9">
        <w:rPr>
          <w:sz w:val="20"/>
        </w:rPr>
        <w:t>to</w:t>
      </w:r>
      <w:r w:rsidRPr="00E60ED9">
        <w:rPr>
          <w:spacing w:val="-5"/>
          <w:sz w:val="20"/>
        </w:rPr>
        <w:t xml:space="preserve"> </w:t>
      </w:r>
      <w:r w:rsidRPr="00E60ED9">
        <w:rPr>
          <w:sz w:val="20"/>
        </w:rPr>
        <w:t>Europe</w:t>
      </w:r>
      <w:r w:rsidRPr="00E60ED9">
        <w:rPr>
          <w:spacing w:val="-6"/>
          <w:sz w:val="20"/>
        </w:rPr>
        <w:t xml:space="preserve"> </w:t>
      </w:r>
      <w:r w:rsidRPr="00E60ED9">
        <w:rPr>
          <w:sz w:val="20"/>
        </w:rPr>
        <w:t>in</w:t>
      </w:r>
      <w:r w:rsidRPr="00E60ED9">
        <w:rPr>
          <w:spacing w:val="-5"/>
          <w:sz w:val="20"/>
        </w:rPr>
        <w:t xml:space="preserve"> </w:t>
      </w:r>
      <w:r w:rsidRPr="00E60ED9">
        <w:rPr>
          <w:spacing w:val="-4"/>
          <w:sz w:val="20"/>
        </w:rPr>
        <w:t>2040</w:t>
      </w:r>
    </w:p>
    <w:p w14:paraId="18E80D55" w14:textId="77777777" w:rsidR="007F257B" w:rsidRPr="00E60ED9" w:rsidRDefault="00FF3C28">
      <w:pPr>
        <w:pStyle w:val="Textkrper"/>
        <w:spacing w:before="150" w:line="318" w:lineRule="exact"/>
        <w:ind w:left="111"/>
        <w:rPr>
          <w:rFonts w:ascii="Euclid"/>
          <w:i/>
        </w:rPr>
      </w:pPr>
      <w:r w:rsidRPr="00E60ED9">
        <w:t>Figure</w:t>
      </w:r>
      <w:r w:rsidRPr="00E60ED9">
        <w:rPr>
          <w:spacing w:val="11"/>
        </w:rPr>
        <w:t xml:space="preserve"> </w:t>
      </w:r>
      <w:r w:rsidRPr="00E60ED9">
        <w:t>6:</w:t>
      </w:r>
      <w:r w:rsidRPr="00E60ED9">
        <w:rPr>
          <w:spacing w:val="41"/>
        </w:rPr>
        <w:t xml:space="preserve"> </w:t>
      </w:r>
      <w:r w:rsidRPr="00E60ED9">
        <w:t>Comparison</w:t>
      </w:r>
      <w:r w:rsidRPr="00E60ED9">
        <w:rPr>
          <w:spacing w:val="11"/>
        </w:rPr>
        <w:t xml:space="preserve"> </w:t>
      </w:r>
      <w:r w:rsidRPr="00E60ED9">
        <w:t>of</w:t>
      </w:r>
      <w:r w:rsidRPr="00E60ED9">
        <w:rPr>
          <w:spacing w:val="11"/>
        </w:rPr>
        <w:t xml:space="preserve"> </w:t>
      </w:r>
      <w:r w:rsidRPr="00E60ED9">
        <w:t>the</w:t>
      </w:r>
      <w:r w:rsidRPr="00E60ED9">
        <w:rPr>
          <w:spacing w:val="11"/>
        </w:rPr>
        <w:t xml:space="preserve"> </w:t>
      </w:r>
      <w:r w:rsidRPr="00E60ED9">
        <w:t>average</w:t>
      </w:r>
      <w:r w:rsidRPr="00E60ED9">
        <w:rPr>
          <w:spacing w:val="10"/>
        </w:rPr>
        <w:t xml:space="preserve"> </w:t>
      </w:r>
      <w:r w:rsidRPr="00E60ED9">
        <w:t>(a)</w:t>
      </w:r>
      <w:r w:rsidRPr="00E60ED9">
        <w:rPr>
          <w:spacing w:val="12"/>
        </w:rPr>
        <w:t xml:space="preserve"> </w:t>
      </w:r>
      <w:r w:rsidRPr="00E60ED9">
        <w:t>and</w:t>
      </w:r>
      <w:r w:rsidRPr="00E60ED9">
        <w:rPr>
          <w:spacing w:val="11"/>
        </w:rPr>
        <w:t xml:space="preserve"> </w:t>
      </w:r>
      <w:r w:rsidRPr="00E60ED9">
        <w:t>marginal</w:t>
      </w:r>
      <w:r w:rsidRPr="00E60ED9">
        <w:rPr>
          <w:spacing w:val="11"/>
        </w:rPr>
        <w:t xml:space="preserve"> </w:t>
      </w:r>
      <w:r w:rsidRPr="00E60ED9">
        <w:t>(b)</w:t>
      </w:r>
      <w:r w:rsidRPr="00E60ED9">
        <w:rPr>
          <w:spacing w:val="11"/>
        </w:rPr>
        <w:t xml:space="preserve"> </w:t>
      </w:r>
      <w:r w:rsidRPr="00E60ED9">
        <w:t>supply</w:t>
      </w:r>
      <w:r w:rsidRPr="00E60ED9">
        <w:rPr>
          <w:spacing w:val="11"/>
        </w:rPr>
        <w:t xml:space="preserve"> </w:t>
      </w:r>
      <w:r w:rsidRPr="00E60ED9">
        <w:t>costs</w:t>
      </w:r>
      <w:r w:rsidRPr="00E60ED9">
        <w:rPr>
          <w:spacing w:val="12"/>
        </w:rPr>
        <w:t xml:space="preserve"> </w:t>
      </w:r>
      <w:r w:rsidRPr="00E60ED9">
        <w:t>in</w:t>
      </w:r>
      <w:r w:rsidRPr="00E60ED9">
        <w:rPr>
          <w:spacing w:val="10"/>
        </w:rPr>
        <w:t xml:space="preserve"> </w:t>
      </w:r>
      <w:r w:rsidRPr="00E60ED9">
        <w:t>the</w:t>
      </w:r>
      <w:r w:rsidRPr="00E60ED9">
        <w:rPr>
          <w:spacing w:val="12"/>
        </w:rPr>
        <w:t xml:space="preserve"> </w:t>
      </w:r>
      <w:r w:rsidRPr="00E60ED9">
        <w:t>two</w:t>
      </w:r>
      <w:r w:rsidRPr="00E60ED9">
        <w:rPr>
          <w:spacing w:val="10"/>
        </w:rPr>
        <w:t xml:space="preserve"> </w:t>
      </w:r>
      <w:r w:rsidRPr="00E60ED9">
        <w:t>scenarios</w:t>
      </w:r>
      <w:ins w:id="1004" w:author="Author" w:date="2024-02-01T10:43:00Z">
        <w:r w:rsidR="001A19FA">
          <w:t>:</w:t>
        </w:r>
      </w:ins>
      <w:r w:rsidRPr="00E60ED9">
        <w:rPr>
          <w:spacing w:val="10"/>
        </w:rPr>
        <w:t xml:space="preserve">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4"/>
        </w:rPr>
        <w:t xml:space="preserve"> Zero</w:t>
      </w:r>
    </w:p>
    <w:p w14:paraId="19542B15" w14:textId="77777777" w:rsidR="007F257B" w:rsidRPr="00E60ED9" w:rsidRDefault="00FF3C28">
      <w:pPr>
        <w:spacing w:line="318" w:lineRule="exact"/>
        <w:ind w:left="111"/>
      </w:pPr>
      <w:r w:rsidRPr="00E60ED9">
        <w:t>(</w:t>
      </w:r>
      <w:proofErr w:type="gramStart"/>
      <w:r w:rsidRPr="00E60ED9">
        <w:t>solid</w:t>
      </w:r>
      <w:proofErr w:type="gramEnd"/>
      <w:r w:rsidRPr="00E60ED9">
        <w:t>)</w:t>
      </w:r>
      <w:r w:rsidRPr="00E60ED9">
        <w:rPr>
          <w:spacing w:val="1"/>
        </w:rPr>
        <w:t xml:space="preserve"> </w:t>
      </w:r>
      <w:r w:rsidRPr="00E60ED9">
        <w:t>and</w:t>
      </w:r>
      <w:r w:rsidRPr="00E60ED9">
        <w:rPr>
          <w:spacing w:val="1"/>
        </w:rPr>
        <w:t xml:space="preserve">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13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12"/>
        </w:rPr>
        <w:t xml:space="preserve"> </w:t>
      </w:r>
      <w:r w:rsidRPr="00E60ED9">
        <w:rPr>
          <w:rFonts w:ascii="Euclid"/>
          <w:i/>
        </w:rPr>
        <w:t>Demand</w:t>
      </w:r>
      <w:r w:rsidRPr="00E60ED9">
        <w:rPr>
          <w:rFonts w:ascii="Euclid"/>
          <w:i/>
          <w:spacing w:val="2"/>
        </w:rPr>
        <w:t xml:space="preserve"> </w:t>
      </w:r>
      <w:r w:rsidRPr="00E60ED9">
        <w:t>(dashed)</w:t>
      </w:r>
      <w:r w:rsidRPr="00E60ED9">
        <w:rPr>
          <w:spacing w:val="1"/>
        </w:rPr>
        <w:t xml:space="preserve"> </w:t>
      </w:r>
      <w:r w:rsidRPr="00E60ED9">
        <w:t>cases</w:t>
      </w:r>
      <w:r w:rsidRPr="00E60ED9">
        <w:rPr>
          <w:spacing w:val="1"/>
        </w:rPr>
        <w:t xml:space="preserve"> </w:t>
      </w:r>
      <w:r w:rsidRPr="00E60ED9">
        <w:t>to</w:t>
      </w:r>
      <w:r w:rsidRPr="00E60ED9">
        <w:rPr>
          <w:spacing w:val="2"/>
        </w:rPr>
        <w:t xml:space="preserve"> </w:t>
      </w:r>
      <w:r w:rsidRPr="00E60ED9">
        <w:t>Europe</w:t>
      </w:r>
      <w:r w:rsidRPr="00E60ED9">
        <w:rPr>
          <w:spacing w:val="1"/>
        </w:rPr>
        <w:t xml:space="preserve"> </w:t>
      </w:r>
      <w:r w:rsidRPr="00E60ED9">
        <w:t>in</w:t>
      </w:r>
      <w:r w:rsidRPr="00E60ED9">
        <w:rPr>
          <w:spacing w:val="1"/>
        </w:rPr>
        <w:t xml:space="preserve"> </w:t>
      </w:r>
      <w:r w:rsidRPr="00E60ED9">
        <w:t>2040</w:t>
      </w:r>
      <w:r w:rsidRPr="00E60ED9">
        <w:rPr>
          <w:spacing w:val="2"/>
        </w:rPr>
        <w:t xml:space="preserve"> </w:t>
      </w:r>
      <w:r w:rsidRPr="00E60ED9">
        <w:t>in</w:t>
      </w:r>
      <w:r w:rsidRPr="00E60ED9">
        <w:rPr>
          <w:spacing w:val="1"/>
        </w:rPr>
        <w:t xml:space="preserve"> </w:t>
      </w:r>
      <w:r w:rsidRPr="00E60ED9">
        <w:rPr>
          <w:spacing w:val="-2"/>
        </w:rPr>
        <w:t>$</w:t>
      </w:r>
      <w:r w:rsidRPr="00E60ED9">
        <w:rPr>
          <w:rFonts w:ascii="Bookman Old Style"/>
          <w:i/>
          <w:spacing w:val="-2"/>
        </w:rPr>
        <w:t>/</w:t>
      </w:r>
      <w:r w:rsidRPr="00E60ED9">
        <w:rPr>
          <w:spacing w:val="-2"/>
        </w:rPr>
        <w:t>MMBtu.</w:t>
      </w:r>
    </w:p>
    <w:p w14:paraId="4D0576C1" w14:textId="77777777" w:rsidR="007F257B" w:rsidRPr="00E60ED9" w:rsidRDefault="007F257B">
      <w:pPr>
        <w:pStyle w:val="Textkrper"/>
        <w:spacing w:before="255"/>
      </w:pPr>
    </w:p>
    <w:p w14:paraId="65A9B7CE" w14:textId="77777777" w:rsidR="007F257B" w:rsidRPr="003741D5" w:rsidRDefault="00FF3C28" w:rsidP="003741D5">
      <w:pPr>
        <w:pStyle w:val="berschrift3"/>
        <w:numPr>
          <w:ilvl w:val="2"/>
          <w:numId w:val="10"/>
        </w:numPr>
        <w:tabs>
          <w:tab w:val="left" w:pos="878"/>
        </w:tabs>
        <w:rPr>
          <w:rFonts w:ascii="Euclid" w:hAnsi="Euclid"/>
          <w:i/>
        </w:rPr>
      </w:pPr>
      <w:bookmarkStart w:id="1005" w:name="Utilization_of_liquefaction_capacity"/>
      <w:bookmarkStart w:id="1006" w:name="_bookmark34"/>
      <w:bookmarkEnd w:id="1005"/>
      <w:bookmarkEnd w:id="1006"/>
      <w:r w:rsidRPr="003741D5">
        <w:rPr>
          <w:rFonts w:ascii="Euclid" w:hAnsi="Euclid"/>
          <w:i/>
          <w:spacing w:val="-4"/>
        </w:rPr>
        <w:t>Utilization</w:t>
      </w:r>
      <w:r w:rsidRPr="003741D5">
        <w:rPr>
          <w:rFonts w:ascii="Euclid" w:hAnsi="Euclid"/>
          <w:i/>
          <w:spacing w:val="4"/>
        </w:rPr>
        <w:t xml:space="preserve"> </w:t>
      </w:r>
      <w:r w:rsidRPr="003741D5">
        <w:rPr>
          <w:rFonts w:ascii="Euclid" w:hAnsi="Euclid"/>
          <w:i/>
          <w:spacing w:val="-4"/>
        </w:rPr>
        <w:t>of</w:t>
      </w:r>
      <w:r w:rsidRPr="003741D5">
        <w:rPr>
          <w:rFonts w:ascii="Euclid" w:hAnsi="Euclid"/>
          <w:i/>
          <w:spacing w:val="4"/>
        </w:rPr>
        <w:t xml:space="preserve"> </w:t>
      </w:r>
      <w:del w:id="1007" w:author="Author" w:date="2024-02-01T10:43:00Z">
        <w:r w:rsidR="00581875">
          <w:rPr>
            <w:spacing w:val="-4"/>
          </w:rPr>
          <w:delText>liquefaction</w:delText>
        </w:r>
        <w:r w:rsidR="00581875">
          <w:rPr>
            <w:spacing w:val="4"/>
          </w:rPr>
          <w:delText xml:space="preserve"> </w:delText>
        </w:r>
        <w:r w:rsidR="00581875">
          <w:rPr>
            <w:spacing w:val="-4"/>
          </w:rPr>
          <w:delText>capacity</w:delText>
        </w:r>
      </w:del>
      <w:ins w:id="1008" w:author="Author" w:date="2024-02-01T10:43:00Z">
        <w:r w:rsidR="001A19FA">
          <w:rPr>
            <w:rFonts w:ascii="Euclid" w:hAnsi="Euclid"/>
            <w:i/>
            <w:spacing w:val="-4"/>
          </w:rPr>
          <w:t>L</w:t>
        </w:r>
        <w:r w:rsidR="001A19FA" w:rsidRPr="00EE5AF2">
          <w:rPr>
            <w:rFonts w:ascii="Euclid" w:hAnsi="Euclid"/>
            <w:i/>
            <w:spacing w:val="-4"/>
          </w:rPr>
          <w:t>iquefaction</w:t>
        </w:r>
        <w:r w:rsidR="001A19FA" w:rsidRPr="00EE5AF2">
          <w:rPr>
            <w:rFonts w:ascii="Euclid" w:hAnsi="Euclid"/>
            <w:i/>
            <w:spacing w:val="4"/>
          </w:rPr>
          <w:t xml:space="preserve"> </w:t>
        </w:r>
        <w:r w:rsidR="001A19FA">
          <w:rPr>
            <w:rFonts w:ascii="Euclid" w:hAnsi="Euclid"/>
            <w:i/>
            <w:spacing w:val="-4"/>
          </w:rPr>
          <w:t>C</w:t>
        </w:r>
        <w:r w:rsidR="001A19FA" w:rsidRPr="00EE5AF2">
          <w:rPr>
            <w:rFonts w:ascii="Euclid" w:hAnsi="Euclid"/>
            <w:i/>
            <w:spacing w:val="-4"/>
          </w:rPr>
          <w:t>apacity</w:t>
        </w:r>
      </w:ins>
    </w:p>
    <w:p w14:paraId="3AFD570B" w14:textId="77777777" w:rsidR="007F257B" w:rsidRPr="00E60ED9" w:rsidRDefault="00FF3C28">
      <w:pPr>
        <w:pStyle w:val="Textkrper"/>
        <w:spacing w:before="155" w:line="237" w:lineRule="auto"/>
        <w:ind w:left="111" w:right="608"/>
        <w:jc w:val="both"/>
      </w:pPr>
      <w:r w:rsidRPr="00E60ED9">
        <w:t>The</w:t>
      </w:r>
      <w:r w:rsidRPr="00E60ED9">
        <w:rPr>
          <w:spacing w:val="-6"/>
        </w:rPr>
        <w:t xml:space="preserve"> </w:t>
      </w:r>
      <w:r w:rsidRPr="00E60ED9">
        <w:t>previous</w:t>
      </w:r>
      <w:r w:rsidRPr="00E60ED9">
        <w:rPr>
          <w:spacing w:val="-6"/>
        </w:rPr>
        <w:t xml:space="preserve"> </w:t>
      </w:r>
      <w:r w:rsidRPr="00E60ED9">
        <w:t>section</w:t>
      </w:r>
      <w:r w:rsidRPr="00E60ED9">
        <w:rPr>
          <w:spacing w:val="-6"/>
        </w:rPr>
        <w:t xml:space="preserve"> </w:t>
      </w:r>
      <w:r w:rsidRPr="00E60ED9">
        <w:t>focused</w:t>
      </w:r>
      <w:r w:rsidRPr="00E60ED9">
        <w:rPr>
          <w:spacing w:val="-6"/>
        </w:rPr>
        <w:t xml:space="preserve"> </w:t>
      </w:r>
      <w:r w:rsidRPr="00E60ED9">
        <w:t>on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differences</w:t>
      </w:r>
      <w:r w:rsidRPr="00E60ED9">
        <w:rPr>
          <w:spacing w:val="-6"/>
        </w:rPr>
        <w:t xml:space="preserve"> </w:t>
      </w:r>
      <w:r w:rsidRPr="00E60ED9">
        <w:t>in</w:t>
      </w:r>
      <w:r w:rsidRPr="00E60ED9">
        <w:rPr>
          <w:spacing w:val="-6"/>
        </w:rPr>
        <w:t xml:space="preserve"> </w:t>
      </w:r>
      <w:r w:rsidRPr="00E60ED9">
        <w:t>volumes</w:t>
      </w:r>
      <w:r w:rsidRPr="00E60ED9">
        <w:rPr>
          <w:spacing w:val="-6"/>
        </w:rPr>
        <w:t xml:space="preserve"> </w:t>
      </w:r>
      <w:r w:rsidRPr="00E60ED9">
        <w:t>from</w:t>
      </w:r>
      <w:r w:rsidRPr="00E60ED9">
        <w:rPr>
          <w:spacing w:val="-6"/>
        </w:rPr>
        <w:t xml:space="preserve"> </w:t>
      </w:r>
      <w:r w:rsidRPr="00E60ED9">
        <w:t>regions</w:t>
      </w:r>
      <w:r w:rsidRPr="00E60ED9">
        <w:rPr>
          <w:spacing w:val="-6"/>
        </w:rPr>
        <w:t xml:space="preserve"> </w:t>
      </w:r>
      <w:r w:rsidRPr="00E60ED9">
        <w:t>supplying</w:t>
      </w:r>
      <w:r w:rsidRPr="00E60ED9">
        <w:rPr>
          <w:spacing w:val="-6"/>
        </w:rPr>
        <w:t xml:space="preserve"> </w:t>
      </w:r>
      <w:r w:rsidRPr="00E60ED9">
        <w:t>Europe</w:t>
      </w:r>
      <w:r w:rsidRPr="00E60ED9">
        <w:rPr>
          <w:spacing w:val="-6"/>
        </w:rPr>
        <w:t xml:space="preserve"> </w:t>
      </w:r>
      <w:r w:rsidRPr="00E60ED9">
        <w:t>and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del w:id="1009" w:author="Author" w:date="2024-02-01T10:43:00Z">
        <w:r w:rsidR="00581875">
          <w:delText>as- sociated</w:delText>
        </w:r>
      </w:del>
      <w:ins w:id="1010" w:author="Author" w:date="2024-02-01T10:43:00Z">
        <w:r w:rsidRPr="00E60ED9">
          <w:t>associated</w:t>
        </w:r>
      </w:ins>
      <w:r w:rsidRPr="00E60ED9">
        <w:t xml:space="preserve"> average and marginal supply costs in two scenarios and cases.</w:t>
      </w:r>
      <w:r w:rsidRPr="00E60ED9">
        <w:rPr>
          <w:spacing w:val="32"/>
        </w:rPr>
        <w:t xml:space="preserve"> </w:t>
      </w:r>
      <w:r w:rsidRPr="00E60ED9">
        <w:t>This section turns its focus on the</w:t>
      </w:r>
      <w:r w:rsidRPr="00E60ED9">
        <w:rPr>
          <w:spacing w:val="-2"/>
        </w:rPr>
        <w:t xml:space="preserve"> </w:t>
      </w:r>
      <w:r w:rsidRPr="00E60ED9">
        <w:t>results</w:t>
      </w:r>
      <w:r w:rsidRPr="00E60ED9">
        <w:rPr>
          <w:spacing w:val="-1"/>
        </w:rPr>
        <w:t xml:space="preserve"> </w:t>
      </w:r>
      <w:r w:rsidRPr="00E60ED9">
        <w:t>and</w:t>
      </w:r>
      <w:r w:rsidRPr="00E60ED9">
        <w:rPr>
          <w:spacing w:val="-1"/>
        </w:rPr>
        <w:t xml:space="preserve"> </w:t>
      </w:r>
      <w:r w:rsidRPr="00E60ED9">
        <w:t>presents</w:t>
      </w:r>
      <w:r w:rsidRPr="00E60ED9">
        <w:rPr>
          <w:spacing w:val="-1"/>
        </w:rPr>
        <w:t xml:space="preserve"> </w:t>
      </w:r>
      <w:r w:rsidRPr="00E60ED9">
        <w:t>results</w:t>
      </w:r>
      <w:r w:rsidRPr="00E60ED9">
        <w:rPr>
          <w:spacing w:val="-1"/>
        </w:rPr>
        <w:t xml:space="preserve"> </w:t>
      </w:r>
      <w:r w:rsidRPr="00E60ED9">
        <w:t>for</w:t>
      </w:r>
      <w:r w:rsidRPr="00E60ED9">
        <w:rPr>
          <w:spacing w:val="-2"/>
        </w:rPr>
        <w:t xml:space="preserve"> </w:t>
      </w:r>
      <w:r w:rsidRPr="00E60ED9">
        <w:t>the</w:t>
      </w:r>
      <w:r w:rsidRPr="00E60ED9">
        <w:rPr>
          <w:spacing w:val="-1"/>
        </w:rPr>
        <w:t xml:space="preserve"> </w:t>
      </w:r>
      <w:r w:rsidRPr="00E60ED9">
        <w:t>utilization</w:t>
      </w:r>
      <w:r w:rsidRPr="00E60ED9">
        <w:rPr>
          <w:spacing w:val="-1"/>
        </w:rPr>
        <w:t xml:space="preserve"> </w:t>
      </w:r>
      <w:r w:rsidRPr="00E60ED9">
        <w:t>of</w:t>
      </w:r>
      <w:r w:rsidRPr="00E60ED9">
        <w:rPr>
          <w:spacing w:val="-1"/>
        </w:rPr>
        <w:t xml:space="preserve"> </w:t>
      </w:r>
      <w:r w:rsidRPr="00E60ED9">
        <w:t>liquefaction</w:t>
      </w:r>
      <w:r w:rsidRPr="00E60ED9">
        <w:rPr>
          <w:spacing w:val="-1"/>
        </w:rPr>
        <w:t xml:space="preserve"> </w:t>
      </w:r>
      <w:r w:rsidRPr="00E60ED9">
        <w:t>(exporting)</w:t>
      </w:r>
      <w:r w:rsidRPr="00E60ED9">
        <w:rPr>
          <w:spacing w:val="-2"/>
        </w:rPr>
        <w:t xml:space="preserve"> </w:t>
      </w:r>
      <w:r w:rsidRPr="00E60ED9">
        <w:t>capacities.</w:t>
      </w:r>
      <w:r w:rsidRPr="00E60ED9">
        <w:rPr>
          <w:spacing w:val="23"/>
        </w:rPr>
        <w:t xml:space="preserve"> </w:t>
      </w:r>
      <w:r w:rsidRPr="00E60ED9">
        <w:t>For</w:t>
      </w:r>
      <w:r w:rsidRPr="00E60ED9">
        <w:rPr>
          <w:spacing w:val="-1"/>
        </w:rPr>
        <w:t xml:space="preserve"> </w:t>
      </w:r>
      <w:r w:rsidRPr="00E60ED9">
        <w:rPr>
          <w:spacing w:val="-2"/>
        </w:rPr>
        <w:t>illustrative</w:t>
      </w:r>
    </w:p>
    <w:p w14:paraId="2401087B" w14:textId="77777777" w:rsidR="007F257B" w:rsidRPr="00E60ED9" w:rsidRDefault="00581875">
      <w:pPr>
        <w:pStyle w:val="Textkrper"/>
        <w:spacing w:before="22" w:line="177" w:lineRule="auto"/>
        <w:ind w:left="111" w:right="609"/>
        <w:jc w:val="both"/>
      </w:pPr>
      <w:del w:id="1011" w:author="Author" w:date="2024-02-01T10:43:00Z">
        <w:r>
          <w:delText>purposes</w:delText>
        </w:r>
      </w:del>
      <w:ins w:id="1012" w:author="Author" w:date="2024-02-01T10:43:00Z">
        <w:r w:rsidR="001A19FA" w:rsidRPr="00E60ED9">
          <w:t>P</w:t>
        </w:r>
        <w:r w:rsidR="00FF3C28" w:rsidRPr="00E60ED9">
          <w:t>urposes</w:t>
        </w:r>
        <w:r w:rsidR="001A19FA">
          <w:t>,</w:t>
        </w:r>
      </w:ins>
      <w:r w:rsidR="00FF3C28" w:rsidRPr="00E60ED9">
        <w:t xml:space="preserve"> we focus on the results for the region Other Europe in the </w:t>
      </w:r>
      <w:r w:rsidR="00FF3C28" w:rsidRPr="00E60ED9">
        <w:rPr>
          <w:rFonts w:ascii="Euclid"/>
          <w:i/>
        </w:rPr>
        <w:t>Net</w:t>
      </w:r>
      <w:r w:rsidR="00FF3C28" w:rsidRPr="00E60ED9">
        <w:rPr>
          <w:rFonts w:ascii="Euclid"/>
          <w:i/>
          <w:spacing w:val="-13"/>
        </w:rPr>
        <w:t xml:space="preserve"> </w:t>
      </w:r>
      <w:r w:rsidR="00FF3C28" w:rsidRPr="00E60ED9">
        <w:rPr>
          <w:rFonts w:ascii="Euclid"/>
          <w:i/>
        </w:rPr>
        <w:t>Zero</w:t>
      </w:r>
      <w:r w:rsidR="00FF3C28" w:rsidRPr="00E60ED9">
        <w:rPr>
          <w:rFonts w:ascii="Euclid"/>
          <w:i/>
          <w:spacing w:val="-7"/>
        </w:rPr>
        <w:t xml:space="preserve"> </w:t>
      </w:r>
      <w:r w:rsidR="00FF3C28" w:rsidRPr="00E60ED9">
        <w:t>scenario and the USA in the</w:t>
      </w:r>
      <w:r w:rsidR="00FF3C28" w:rsidRPr="00E60ED9">
        <w:rPr>
          <w:spacing w:val="-3"/>
        </w:rPr>
        <w:t xml:space="preserve"> </w:t>
      </w:r>
      <w:r w:rsidR="00FF3C28" w:rsidRPr="00E60ED9">
        <w:rPr>
          <w:rFonts w:ascii="Euclid"/>
          <w:i/>
        </w:rPr>
        <w:t>Persisting</w:t>
      </w:r>
      <w:r w:rsidR="00FF3C28" w:rsidRPr="00E60ED9">
        <w:rPr>
          <w:rFonts w:ascii="Euclid"/>
          <w:i/>
          <w:spacing w:val="-18"/>
        </w:rPr>
        <w:t xml:space="preserve"> </w:t>
      </w:r>
      <w:r w:rsidR="00FF3C28" w:rsidRPr="00E60ED9">
        <w:rPr>
          <w:rFonts w:ascii="Euclid"/>
          <w:i/>
        </w:rPr>
        <w:t>Fossil</w:t>
      </w:r>
      <w:r w:rsidR="00FF3C28" w:rsidRPr="00E60ED9">
        <w:rPr>
          <w:rFonts w:ascii="Euclid"/>
          <w:i/>
          <w:spacing w:val="-17"/>
        </w:rPr>
        <w:t xml:space="preserve"> </w:t>
      </w:r>
      <w:r w:rsidR="00FF3C28" w:rsidRPr="00E60ED9">
        <w:rPr>
          <w:rFonts w:ascii="Euclid"/>
          <w:i/>
        </w:rPr>
        <w:t>Demand</w:t>
      </w:r>
      <w:r w:rsidR="00FF3C28" w:rsidRPr="00E60ED9">
        <w:rPr>
          <w:rFonts w:ascii="Euclid"/>
          <w:i/>
          <w:spacing w:val="-3"/>
        </w:rPr>
        <w:t xml:space="preserve"> </w:t>
      </w:r>
      <w:r w:rsidR="00FF3C28" w:rsidRPr="00E60ED9">
        <w:t>scenario.</w:t>
      </w:r>
      <w:r w:rsidR="00FF3C28" w:rsidRPr="00E60ED9">
        <w:rPr>
          <w:spacing w:val="16"/>
        </w:rPr>
        <w:t xml:space="preserve"> </w:t>
      </w:r>
      <w:hyperlink w:anchor="_bookmark35" w:history="1">
        <w:r w:rsidR="00FF3C28" w:rsidRPr="00E60ED9">
          <w:rPr>
            <w:rFonts w:ascii="Bookman Old Style"/>
            <w:vertAlign w:val="superscript"/>
          </w:rPr>
          <w:t>3</w:t>
        </w:r>
      </w:hyperlink>
      <w:r w:rsidR="00FF3C28" w:rsidRPr="00E60ED9">
        <w:rPr>
          <w:rFonts w:ascii="Bookman Old Style"/>
          <w:spacing w:val="7"/>
        </w:rPr>
        <w:t xml:space="preserve"> </w:t>
      </w:r>
      <w:r w:rsidR="00FF3C28" w:rsidRPr="00E60ED9">
        <w:t>Figure</w:t>
      </w:r>
      <w:r w:rsidR="00FF3C28" w:rsidRPr="00E60ED9">
        <w:rPr>
          <w:spacing w:val="-3"/>
        </w:rPr>
        <w:t xml:space="preserve"> </w:t>
      </w:r>
      <w:hyperlink w:anchor="_bookmark36" w:history="1">
        <w:r w:rsidR="00FF3C28" w:rsidRPr="00E60ED9">
          <w:t>7</w:t>
        </w:r>
      </w:hyperlink>
      <w:r w:rsidR="00FF3C28" w:rsidRPr="00E60ED9">
        <w:rPr>
          <w:spacing w:val="-3"/>
        </w:rPr>
        <w:t xml:space="preserve"> </w:t>
      </w:r>
      <w:del w:id="1013" w:author="Author" w:date="2024-02-01T10:43:00Z">
        <w:r>
          <w:delText>reveals</w:delText>
        </w:r>
      </w:del>
      <w:ins w:id="1014" w:author="Author" w:date="2024-02-01T10:43:00Z">
        <w:r w:rsidR="001A19FA">
          <w:t>demonstrates</w:t>
        </w:r>
      </w:ins>
      <w:r w:rsidR="001A19FA" w:rsidRPr="00E60ED9">
        <w:rPr>
          <w:spacing w:val="-3"/>
        </w:rPr>
        <w:t xml:space="preserve"> </w:t>
      </w:r>
      <w:r w:rsidR="00FF3C28" w:rsidRPr="00E60ED9">
        <w:t>that</w:t>
      </w:r>
      <w:r w:rsidR="00FF3C28" w:rsidRPr="00E60ED9">
        <w:rPr>
          <w:spacing w:val="-3"/>
        </w:rPr>
        <w:t xml:space="preserve"> </w:t>
      </w:r>
      <w:r w:rsidR="00FF3C28" w:rsidRPr="00E60ED9">
        <w:t>the</w:t>
      </w:r>
      <w:r w:rsidR="00FF3C28" w:rsidRPr="00E60ED9">
        <w:rPr>
          <w:spacing w:val="-2"/>
        </w:rPr>
        <w:t xml:space="preserve"> </w:t>
      </w:r>
      <w:r w:rsidR="00FF3C28" w:rsidRPr="00E60ED9">
        <w:t>exported</w:t>
      </w:r>
      <w:r w:rsidR="00FF3C28" w:rsidRPr="00E60ED9">
        <w:rPr>
          <w:spacing w:val="-3"/>
        </w:rPr>
        <w:t xml:space="preserve"> </w:t>
      </w:r>
      <w:r w:rsidR="00FF3C28" w:rsidRPr="00E60ED9">
        <w:t>volume</w:t>
      </w:r>
      <w:r w:rsidR="00FF3C28" w:rsidRPr="00E60ED9">
        <w:rPr>
          <w:spacing w:val="-3"/>
        </w:rPr>
        <w:t xml:space="preserve"> </w:t>
      </w:r>
      <w:r w:rsidR="00FF3C28" w:rsidRPr="00E60ED9">
        <w:t>of</w:t>
      </w:r>
      <w:r w:rsidR="00FF3C28" w:rsidRPr="00E60ED9">
        <w:rPr>
          <w:spacing w:val="-3"/>
        </w:rPr>
        <w:t xml:space="preserve"> </w:t>
      </w:r>
      <w:r w:rsidR="00FF3C28" w:rsidRPr="00E60ED9">
        <w:t>the</w:t>
      </w:r>
      <w:r w:rsidR="00FF3C28" w:rsidRPr="00E60ED9">
        <w:rPr>
          <w:spacing w:val="-3"/>
        </w:rPr>
        <w:t xml:space="preserve"> </w:t>
      </w:r>
      <w:r w:rsidR="00FF3C28" w:rsidRPr="00E60ED9">
        <w:t>region</w:t>
      </w:r>
      <w:r w:rsidR="00FF3C28" w:rsidRPr="00E60ED9">
        <w:rPr>
          <w:spacing w:val="-2"/>
        </w:rPr>
        <w:t xml:space="preserve"> </w:t>
      </w:r>
      <w:proofErr w:type="gramStart"/>
      <w:r w:rsidR="00FF3C28" w:rsidRPr="00E60ED9">
        <w:rPr>
          <w:spacing w:val="-2"/>
        </w:rPr>
        <w:t>Other</w:t>
      </w:r>
      <w:proofErr w:type="gramEnd"/>
    </w:p>
    <w:p w14:paraId="56AF1519" w14:textId="77777777" w:rsidR="007F257B" w:rsidRPr="00E60ED9" w:rsidRDefault="00FF3C28">
      <w:pPr>
        <w:pStyle w:val="Textkrper"/>
        <w:spacing w:before="4"/>
        <w:rPr>
          <w:sz w:val="3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01FB2445" wp14:editId="1AAB1E9F">
                <wp:simplePos x="0" y="0"/>
                <wp:positionH relativeFrom="page">
                  <wp:posOffset>731519</wp:posOffset>
                </wp:positionH>
                <wp:positionV relativeFrom="paragraph">
                  <wp:posOffset>42063</wp:posOffset>
                </wp:positionV>
                <wp:extent cx="2524125" cy="1270"/>
                <wp:effectExtent l="0" t="0" r="0" b="0"/>
                <wp:wrapTopAndBottom/>
                <wp:docPr id="572" name="Graphic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4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4125">
                              <a:moveTo>
                                <a:pt x="0" y="0"/>
                              </a:moveTo>
                              <a:lnTo>
                                <a:pt x="252370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6FBA5" id="Graphic 572" o:spid="_x0000_s1026" style="position:absolute;margin-left:57.6pt;margin-top:3.3pt;width:198.75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4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" path="m,l2523705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15C945B0" w14:textId="77777777" w:rsidR="007F257B" w:rsidRPr="00E60ED9" w:rsidRDefault="00FF3C28">
      <w:pPr>
        <w:spacing w:before="50" w:line="183" w:lineRule="exact"/>
        <w:ind w:left="297"/>
        <w:rPr>
          <w:rFonts w:ascii="Bookman Old Style"/>
          <w:sz w:val="12"/>
        </w:rPr>
      </w:pPr>
      <w:r w:rsidRPr="00E60ED9">
        <w:rPr>
          <w:rFonts w:ascii="Lucida Handwriting"/>
          <w:w w:val="105"/>
          <w:position w:val="5"/>
          <w:sz w:val="10"/>
        </w:rPr>
        <w:lastRenderedPageBreak/>
        <w:t>3</w:t>
      </w:r>
      <w:r w:rsidRPr="00E60ED9">
        <w:rPr>
          <w:rFonts w:ascii="Lucida Handwriting"/>
          <w:spacing w:val="-25"/>
          <w:w w:val="105"/>
          <w:position w:val="5"/>
          <w:sz w:val="10"/>
        </w:rPr>
        <w:t xml:space="preserve"> </w:t>
      </w:r>
      <w:bookmarkStart w:id="1015" w:name="_bookmark35"/>
      <w:bookmarkEnd w:id="1015"/>
      <w:r w:rsidRPr="00E60ED9">
        <w:rPr>
          <w:rFonts w:ascii="Bookman Old Style"/>
          <w:w w:val="105"/>
          <w:sz w:val="12"/>
        </w:rPr>
        <w:t>Recall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that</w:t>
      </w:r>
      <w:r w:rsidRPr="00E60ED9">
        <w:rPr>
          <w:rFonts w:ascii="Bookman Old Style"/>
          <w:spacing w:val="24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Other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Europe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is</w:t>
      </w:r>
      <w:r w:rsidRPr="00E60ED9">
        <w:rPr>
          <w:rFonts w:ascii="Bookman Old Style"/>
          <w:spacing w:val="24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the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marginal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supplier</w:t>
      </w:r>
      <w:r w:rsidRPr="00E60ED9">
        <w:rPr>
          <w:rFonts w:ascii="Bookman Old Style"/>
          <w:spacing w:val="24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of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European</w:t>
      </w:r>
      <w:r w:rsidRPr="00E60ED9">
        <w:rPr>
          <w:rFonts w:ascii="Bookman Old Style"/>
          <w:spacing w:val="24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demand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in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the</w:t>
      </w:r>
      <w:r w:rsidRPr="00E60ED9">
        <w:rPr>
          <w:rFonts w:ascii="Bookman Old Style"/>
          <w:spacing w:val="23"/>
          <w:w w:val="105"/>
          <w:sz w:val="12"/>
        </w:rPr>
        <w:t xml:space="preserve"> </w:t>
      </w:r>
      <w:r w:rsidRPr="00E60ED9">
        <w:rPr>
          <w:rFonts w:ascii="Bookman Old Style"/>
          <w:i/>
          <w:w w:val="105"/>
          <w:sz w:val="12"/>
        </w:rPr>
        <w:t>Net</w:t>
      </w:r>
      <w:r w:rsidRPr="00E60ED9">
        <w:rPr>
          <w:rFonts w:ascii="Bookman Old Style"/>
          <w:i/>
          <w:spacing w:val="27"/>
          <w:w w:val="105"/>
          <w:sz w:val="12"/>
        </w:rPr>
        <w:t xml:space="preserve"> </w:t>
      </w:r>
      <w:r w:rsidRPr="00E60ED9">
        <w:rPr>
          <w:rFonts w:ascii="Bookman Old Style"/>
          <w:i/>
          <w:w w:val="105"/>
          <w:sz w:val="12"/>
        </w:rPr>
        <w:t>Zero</w:t>
      </w:r>
      <w:r w:rsidRPr="00E60ED9">
        <w:rPr>
          <w:rFonts w:ascii="Bookman Old Style"/>
          <w:i/>
          <w:spacing w:val="3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scenario,</w:t>
      </w:r>
      <w:r w:rsidRPr="00E60ED9">
        <w:rPr>
          <w:rFonts w:ascii="Bookman Old Style"/>
          <w:spacing w:val="28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and</w:t>
      </w:r>
      <w:r w:rsidRPr="00E60ED9">
        <w:rPr>
          <w:rFonts w:ascii="Bookman Old Style"/>
          <w:spacing w:val="24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the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USA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is</w:t>
      </w:r>
      <w:r w:rsidRPr="00E60ED9">
        <w:rPr>
          <w:rFonts w:ascii="Bookman Old Style"/>
          <w:spacing w:val="24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one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of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the</w:t>
      </w:r>
      <w:r w:rsidRPr="00E60ED9">
        <w:rPr>
          <w:rFonts w:ascii="Bookman Old Style"/>
          <w:spacing w:val="24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major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suppliers</w:t>
      </w:r>
      <w:r w:rsidRPr="00E60ED9">
        <w:rPr>
          <w:rFonts w:ascii="Bookman Old Style"/>
          <w:spacing w:val="24"/>
          <w:w w:val="105"/>
          <w:sz w:val="12"/>
        </w:rPr>
        <w:t xml:space="preserve"> </w:t>
      </w:r>
      <w:r w:rsidRPr="00E60ED9">
        <w:rPr>
          <w:rFonts w:ascii="Bookman Old Style"/>
          <w:w w:val="105"/>
          <w:sz w:val="12"/>
        </w:rPr>
        <w:t>in</w:t>
      </w:r>
      <w:r w:rsidRPr="00E60ED9">
        <w:rPr>
          <w:rFonts w:ascii="Bookman Old Style"/>
          <w:spacing w:val="25"/>
          <w:w w:val="105"/>
          <w:sz w:val="12"/>
        </w:rPr>
        <w:t xml:space="preserve"> </w:t>
      </w:r>
      <w:r w:rsidRPr="00E60ED9">
        <w:rPr>
          <w:rFonts w:ascii="Bookman Old Style"/>
          <w:spacing w:val="-5"/>
          <w:w w:val="105"/>
          <w:sz w:val="12"/>
        </w:rPr>
        <w:t>the</w:t>
      </w:r>
    </w:p>
    <w:p w14:paraId="6583301A" w14:textId="77777777" w:rsidR="007F257B" w:rsidRPr="00E60ED9" w:rsidRDefault="00FF3C28">
      <w:pPr>
        <w:spacing w:line="140" w:lineRule="exact"/>
        <w:ind w:left="111"/>
        <w:rPr>
          <w:rFonts w:ascii="Bookman Old Style"/>
          <w:sz w:val="12"/>
        </w:rPr>
      </w:pPr>
      <w:r w:rsidRPr="00E60ED9">
        <w:rPr>
          <w:rFonts w:ascii="Bookman Old Style"/>
          <w:i/>
          <w:w w:val="105"/>
          <w:sz w:val="12"/>
        </w:rPr>
        <w:t>Persisting</w:t>
      </w:r>
      <w:r w:rsidRPr="00E60ED9">
        <w:rPr>
          <w:rFonts w:ascii="Bookman Old Style"/>
          <w:i/>
          <w:spacing w:val="16"/>
          <w:w w:val="105"/>
          <w:sz w:val="12"/>
        </w:rPr>
        <w:t xml:space="preserve"> </w:t>
      </w:r>
      <w:r w:rsidRPr="00E60ED9">
        <w:rPr>
          <w:rFonts w:ascii="Bookman Old Style"/>
          <w:i/>
          <w:w w:val="105"/>
          <w:sz w:val="12"/>
        </w:rPr>
        <w:t>Fossil</w:t>
      </w:r>
      <w:r w:rsidRPr="00E60ED9">
        <w:rPr>
          <w:rFonts w:ascii="Bookman Old Style"/>
          <w:i/>
          <w:spacing w:val="17"/>
          <w:w w:val="105"/>
          <w:sz w:val="12"/>
        </w:rPr>
        <w:t xml:space="preserve"> </w:t>
      </w:r>
      <w:r w:rsidRPr="00E60ED9">
        <w:rPr>
          <w:rFonts w:ascii="Bookman Old Style"/>
          <w:i/>
          <w:w w:val="105"/>
          <w:sz w:val="12"/>
        </w:rPr>
        <w:t>Demand</w:t>
      </w:r>
      <w:r w:rsidRPr="00E60ED9">
        <w:rPr>
          <w:rFonts w:ascii="Bookman Old Style"/>
          <w:i/>
          <w:spacing w:val="27"/>
          <w:w w:val="105"/>
          <w:sz w:val="12"/>
        </w:rPr>
        <w:t xml:space="preserve"> </w:t>
      </w:r>
      <w:r w:rsidRPr="00E60ED9">
        <w:rPr>
          <w:rFonts w:ascii="Bookman Old Style"/>
          <w:spacing w:val="-2"/>
          <w:w w:val="105"/>
          <w:sz w:val="12"/>
        </w:rPr>
        <w:t>scenario.</w:t>
      </w:r>
    </w:p>
    <w:p w14:paraId="74D93400" w14:textId="77777777" w:rsidR="007F257B" w:rsidRPr="00E60ED9" w:rsidRDefault="007F257B">
      <w:pPr>
        <w:spacing w:line="140" w:lineRule="exact"/>
        <w:rPr>
          <w:rFonts w:ascii="Bookman Old Style"/>
          <w:sz w:val="12"/>
        </w:rPr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4BACED0B" w14:textId="77777777" w:rsidR="007F257B" w:rsidRPr="00E60ED9" w:rsidRDefault="00FF3C28">
      <w:pPr>
        <w:spacing w:before="35" w:line="204" w:lineRule="auto"/>
        <w:ind w:left="111" w:right="608"/>
        <w:jc w:val="both"/>
      </w:pPr>
      <w:r w:rsidRPr="00E60ED9">
        <w:rPr>
          <w:spacing w:val="-2"/>
        </w:rPr>
        <w:lastRenderedPageBreak/>
        <w:t>Europe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rFonts w:ascii="Euclid"/>
          <w:i/>
          <w:spacing w:val="-2"/>
        </w:rPr>
        <w:t>Net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rFonts w:ascii="Euclid"/>
          <w:i/>
          <w:spacing w:val="-2"/>
        </w:rPr>
        <w:t>Zero</w:t>
      </w:r>
      <w:r w:rsidRPr="00E60ED9">
        <w:rPr>
          <w:rFonts w:ascii="Euclid"/>
          <w:i/>
          <w:spacing w:val="-16"/>
        </w:rPr>
        <w:t xml:space="preserve"> </w:t>
      </w:r>
      <w:r w:rsidRPr="00E60ED9">
        <w:rPr>
          <w:spacing w:val="-2"/>
        </w:rPr>
        <w:t>scenario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accounts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5"/>
        </w:rPr>
        <w:t xml:space="preserve"> </w:t>
      </w:r>
      <w:del w:id="1016" w:author="Author" w:date="2024-02-01T10:43:00Z">
        <w:r w:rsidR="00581875">
          <w:rPr>
            <w:spacing w:val="-2"/>
          </w:rPr>
          <w:delText>utilization</w:delText>
        </w:r>
        <w:r w:rsidR="00581875">
          <w:rPr>
            <w:spacing w:val="-5"/>
          </w:rPr>
          <w:delText xml:space="preserve"> </w:delText>
        </w:r>
        <w:r w:rsidR="00581875">
          <w:rPr>
            <w:spacing w:val="-2"/>
          </w:rPr>
          <w:delText>of</w:delText>
        </w:r>
        <w:r w:rsidR="00581875">
          <w:rPr>
            <w:spacing w:val="-5"/>
          </w:rPr>
          <w:delText xml:space="preserve"> </w:delText>
        </w:r>
      </w:del>
      <w:r w:rsidRPr="00E60ED9">
        <w:rPr>
          <w:spacing w:val="-2"/>
        </w:rPr>
        <w:t>17</w:t>
      </w:r>
      <w:del w:id="1017" w:author="Author" w:date="2024-02-01T10:43:00Z">
        <w:r w:rsidR="00581875">
          <w:rPr>
            <w:spacing w:val="-12"/>
          </w:rPr>
          <w:delText xml:space="preserve"> </w:delText>
        </w:r>
      </w:del>
      <w:r w:rsidRPr="00E60ED9">
        <w:rPr>
          <w:spacing w:val="-2"/>
        </w:rPr>
        <w:t>%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liquefaction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capacity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(4</w:t>
      </w:r>
      <w:r w:rsidRPr="00E60ED9">
        <w:rPr>
          <w:rFonts w:ascii="Bookman Old Style"/>
          <w:i/>
          <w:spacing w:val="-2"/>
        </w:rPr>
        <w:t>.</w:t>
      </w:r>
      <w:r w:rsidRPr="00E60ED9">
        <w:rPr>
          <w:spacing w:val="-2"/>
        </w:rPr>
        <w:t>3</w:t>
      </w:r>
      <w:del w:id="1018" w:author="Author" w:date="2024-02-01T10:43:00Z">
        <w:r w:rsidR="00581875">
          <w:rPr>
            <w:spacing w:val="-12"/>
          </w:rPr>
          <w:delText xml:space="preserve"> </w:delText>
        </w:r>
      </w:del>
      <w:r w:rsidRPr="00E60ED9">
        <w:rPr>
          <w:spacing w:val="-2"/>
        </w:rPr>
        <w:t>%</w:t>
      </w:r>
      <w:r w:rsidRPr="00E60ED9">
        <w:rPr>
          <w:spacing w:val="-6"/>
        </w:rPr>
        <w:t xml:space="preserve"> </w:t>
      </w:r>
      <w:r w:rsidRPr="00E60ED9">
        <w:rPr>
          <w:spacing w:val="-2"/>
        </w:rPr>
        <w:t xml:space="preserve">supply </w:t>
      </w:r>
      <w:r w:rsidRPr="00E60ED9">
        <w:t>share</w:t>
      </w:r>
      <w:r w:rsidRPr="00E60ED9">
        <w:rPr>
          <w:spacing w:val="-3"/>
        </w:rPr>
        <w:t xml:space="preserve"> </w:t>
      </w:r>
      <w:r w:rsidRPr="00E60ED9">
        <w:t>on the total European LNG demand).</w:t>
      </w:r>
      <w:r w:rsidRPr="00E60ED9">
        <w:rPr>
          <w:spacing w:val="40"/>
        </w:rPr>
        <w:t xml:space="preserve"> </w:t>
      </w:r>
      <w:r w:rsidRPr="00E60ED9">
        <w:t>This share is higher in all cases and reaches 100</w:t>
      </w:r>
      <w:del w:id="1019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 xml:space="preserve">% in the cases </w:t>
      </w:r>
      <w:r w:rsidRPr="00E60ED9">
        <w:rPr>
          <w:rFonts w:ascii="Euclid"/>
          <w:i/>
        </w:rPr>
        <w:t>High price Middle East</w:t>
      </w:r>
      <w:r w:rsidRPr="00E60ED9">
        <w:t xml:space="preserve">, </w:t>
      </w:r>
      <w:r w:rsidRPr="00E60ED9">
        <w:rPr>
          <w:rFonts w:ascii="Euclid"/>
          <w:i/>
        </w:rPr>
        <w:t>No export from Africa</w:t>
      </w:r>
      <w:r w:rsidRPr="00E60ED9">
        <w:t xml:space="preserve">, and </w:t>
      </w:r>
      <w:r w:rsidRPr="00E60ED9">
        <w:rPr>
          <w:rFonts w:ascii="Euclid"/>
          <w:i/>
        </w:rPr>
        <w:t>Russia to Asia only</w:t>
      </w:r>
      <w:r w:rsidRPr="00E60ED9">
        <w:t>.</w:t>
      </w:r>
    </w:p>
    <w:p w14:paraId="440EA161" w14:textId="77777777" w:rsidR="007F257B" w:rsidRPr="00E60ED9" w:rsidRDefault="007F257B">
      <w:pPr>
        <w:pStyle w:val="Textkrper"/>
        <w:spacing w:before="11"/>
        <w:rPr>
          <w:sz w:val="20"/>
        </w:rPr>
      </w:pPr>
    </w:p>
    <w:p w14:paraId="0051CCAD" w14:textId="77777777" w:rsidR="007F257B" w:rsidRPr="00E60ED9" w:rsidRDefault="007F257B">
      <w:pPr>
        <w:rPr>
          <w:sz w:val="20"/>
        </w:rPr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5D25B26E" w14:textId="77777777" w:rsidR="007F257B" w:rsidRPr="00E60ED9" w:rsidRDefault="00FF3C28">
      <w:pPr>
        <w:spacing w:before="96" w:line="164" w:lineRule="exact"/>
        <w:ind w:left="2627"/>
        <w:rPr>
          <w:rFonts w:ascii="Verdana" w:hAnsi="Verdana"/>
          <w:sz w:val="17"/>
        </w:rPr>
      </w:pPr>
      <w:bookmarkStart w:id="1020" w:name="_bookmark36"/>
      <w:bookmarkEnd w:id="1020"/>
      <w:r w:rsidRPr="00E60ED9">
        <w:rPr>
          <w:rFonts w:ascii="Verdana" w:hAnsi="Verdana"/>
          <w:spacing w:val="-4"/>
          <w:w w:val="90"/>
          <w:sz w:val="17"/>
        </w:rPr>
        <w:t>×10</w:t>
      </w:r>
      <w:r w:rsidRPr="00E60ED9">
        <w:rPr>
          <w:rFonts w:ascii="Verdana" w:hAnsi="Verdana"/>
          <w:spacing w:val="-4"/>
          <w:w w:val="90"/>
          <w:sz w:val="17"/>
          <w:vertAlign w:val="superscript"/>
        </w:rPr>
        <w:t>8</w:t>
      </w:r>
    </w:p>
    <w:p w14:paraId="0A3B1EE6" w14:textId="77777777" w:rsidR="007F257B" w:rsidRPr="00E60ED9" w:rsidRDefault="00581875">
      <w:pPr>
        <w:spacing w:line="164" w:lineRule="exact"/>
        <w:ind w:left="2418"/>
        <w:rPr>
          <w:rFonts w:ascii="Verdana"/>
          <w:sz w:val="17"/>
        </w:rPr>
      </w:pPr>
      <w:del w:id="1021" w:author="Author" w:date="2024-02-01T10:43:00Z">
        <w:r>
          <w:rPr>
            <w:noProof/>
          </w:rPr>
          <mc:AlternateContent>
            <mc:Choice Requires="wpg">
              <w:drawing>
                <wp:anchor distT="0" distB="0" distL="0" distR="0" simplePos="0" relativeHeight="487671808" behindDoc="0" locked="0" layoutInCell="1" allowOverlap="1" wp14:anchorId="31C26C0B" wp14:editId="0AB7A7E8">
                  <wp:simplePos x="0" y="0"/>
                  <wp:positionH relativeFrom="page">
                    <wp:posOffset>2295801</wp:posOffset>
                  </wp:positionH>
                  <wp:positionV relativeFrom="paragraph">
                    <wp:posOffset>38152</wp:posOffset>
                  </wp:positionV>
                  <wp:extent cx="3542665" cy="1732914"/>
                  <wp:effectExtent l="0" t="0" r="0" b="0"/>
                  <wp:wrapNone/>
                  <wp:docPr id="1294" name="Group 12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542665" cy="1732914"/>
                            <a:chOff x="0" y="0"/>
                            <a:chExt cx="3542665" cy="1732914"/>
                          </a:xfrm>
                        </wpg:grpSpPr>
                        <wps:wsp>
                          <wps:cNvPr id="1295" name="Graphic 574"/>
                          <wps:cNvSpPr/>
                          <wps:spPr>
                            <a:xfrm>
                              <a:off x="661190" y="395145"/>
                              <a:ext cx="2249805" cy="1082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49805" h="1082040">
                                  <a:moveTo>
                                    <a:pt x="37490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81430"/>
                                  </a:lnTo>
                                  <a:lnTo>
                                    <a:pt x="374904" y="1081430"/>
                                  </a:lnTo>
                                  <a:lnTo>
                                    <a:pt x="374904" y="0"/>
                                  </a:lnTo>
                                  <a:close/>
                                </a:path>
                                <a:path w="2249805" h="1082040">
                                  <a:moveTo>
                                    <a:pt x="843534" y="0"/>
                                  </a:moveTo>
                                  <a:lnTo>
                                    <a:pt x="468630" y="0"/>
                                  </a:lnTo>
                                  <a:lnTo>
                                    <a:pt x="468630" y="254381"/>
                                  </a:lnTo>
                                  <a:lnTo>
                                    <a:pt x="843534" y="254381"/>
                                  </a:lnTo>
                                  <a:lnTo>
                                    <a:pt x="843534" y="0"/>
                                  </a:lnTo>
                                  <a:close/>
                                </a:path>
                                <a:path w="2249805" h="1082040">
                                  <a:moveTo>
                                    <a:pt x="2249436" y="0"/>
                                  </a:moveTo>
                                  <a:lnTo>
                                    <a:pt x="1874532" y="0"/>
                                  </a:lnTo>
                                  <a:lnTo>
                                    <a:pt x="1874532" y="793140"/>
                                  </a:lnTo>
                                  <a:lnTo>
                                    <a:pt x="2249436" y="793140"/>
                                  </a:lnTo>
                                  <a:lnTo>
                                    <a:pt x="22494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F9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6" name="Graphic 575"/>
                          <wps:cNvSpPr/>
                          <wps:spPr>
                            <a:xfrm>
                              <a:off x="380015" y="3797"/>
                              <a:ext cx="1270" cy="391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91795">
                                  <a:moveTo>
                                    <a:pt x="0" y="0"/>
                                  </a:moveTo>
                                  <a:lnTo>
                                    <a:pt x="0" y="39134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7" name="Graphic 576"/>
                          <wps:cNvSpPr/>
                          <wps:spPr>
                            <a:xfrm>
                              <a:off x="380015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8" name="Graphic 577"/>
                          <wps:cNvSpPr/>
                          <wps:spPr>
                            <a:xfrm>
                              <a:off x="380015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9" name="Graphic 578"/>
                          <wps:cNvSpPr/>
                          <wps:spPr>
                            <a:xfrm>
                              <a:off x="848648" y="3797"/>
                              <a:ext cx="1270" cy="1473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473200">
                                  <a:moveTo>
                                    <a:pt x="0" y="0"/>
                                  </a:moveTo>
                                  <a:lnTo>
                                    <a:pt x="0" y="147277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0" name="Graphic 579"/>
                          <wps:cNvSpPr/>
                          <wps:spPr>
                            <a:xfrm>
                              <a:off x="848648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1" name="Graphic 580"/>
                          <wps:cNvSpPr/>
                          <wps:spPr>
                            <a:xfrm>
                              <a:off x="848648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" name="Graphic 581"/>
                          <wps:cNvSpPr/>
                          <wps:spPr>
                            <a:xfrm>
                              <a:off x="1317280" y="3797"/>
                              <a:ext cx="1270" cy="645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45795">
                                  <a:moveTo>
                                    <a:pt x="0" y="0"/>
                                  </a:moveTo>
                                  <a:lnTo>
                                    <a:pt x="0" y="645722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3" name="Graphic 582"/>
                          <wps:cNvSpPr/>
                          <wps:spPr>
                            <a:xfrm>
                              <a:off x="1317280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4" name="Graphic 583"/>
                          <wps:cNvSpPr/>
                          <wps:spPr>
                            <a:xfrm>
                              <a:off x="1317280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5" name="Graphic 584"/>
                          <wps:cNvSpPr/>
                          <wps:spPr>
                            <a:xfrm>
                              <a:off x="1785913" y="3797"/>
                              <a:ext cx="1270" cy="391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91795">
                                  <a:moveTo>
                                    <a:pt x="0" y="0"/>
                                  </a:moveTo>
                                  <a:lnTo>
                                    <a:pt x="0" y="82938"/>
                                  </a:lnTo>
                                </a:path>
                                <a:path h="391795">
                                  <a:moveTo>
                                    <a:pt x="0" y="156039"/>
                                  </a:moveTo>
                                  <a:lnTo>
                                    <a:pt x="0" y="39134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6" name="Graphic 585"/>
                          <wps:cNvSpPr/>
                          <wps:spPr>
                            <a:xfrm>
                              <a:off x="1785913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7" name="Graphic 586"/>
                          <wps:cNvSpPr/>
                          <wps:spPr>
                            <a:xfrm>
                              <a:off x="1785913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8" name="Graphic 587"/>
                          <wps:cNvSpPr/>
                          <wps:spPr>
                            <a:xfrm>
                              <a:off x="2254545" y="3797"/>
                              <a:ext cx="1270" cy="391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91795">
                                  <a:moveTo>
                                    <a:pt x="0" y="0"/>
                                  </a:moveTo>
                                  <a:lnTo>
                                    <a:pt x="0" y="39134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9" name="Graphic 588"/>
                          <wps:cNvSpPr/>
                          <wps:spPr>
                            <a:xfrm>
                              <a:off x="2254545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0" name="Graphic 589"/>
                          <wps:cNvSpPr/>
                          <wps:spPr>
                            <a:xfrm>
                              <a:off x="2254545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1" name="Graphic 590"/>
                          <wps:cNvSpPr/>
                          <wps:spPr>
                            <a:xfrm>
                              <a:off x="2723178" y="3797"/>
                              <a:ext cx="1270" cy="1184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84910">
                                  <a:moveTo>
                                    <a:pt x="0" y="0"/>
                                  </a:moveTo>
                                  <a:lnTo>
                                    <a:pt x="0" y="118447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2" name="Graphic 591"/>
                          <wps:cNvSpPr/>
                          <wps:spPr>
                            <a:xfrm>
                              <a:off x="2723178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3" name="Graphic 592"/>
                          <wps:cNvSpPr/>
                          <wps:spPr>
                            <a:xfrm>
                              <a:off x="2723178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4" name="Graphic 593"/>
                          <wps:cNvSpPr/>
                          <wps:spPr>
                            <a:xfrm>
                              <a:off x="3191810" y="3797"/>
                              <a:ext cx="1270" cy="391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91795">
                                  <a:moveTo>
                                    <a:pt x="0" y="0"/>
                                  </a:moveTo>
                                  <a:lnTo>
                                    <a:pt x="0" y="39134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5" name="Graphic 594"/>
                          <wps:cNvSpPr/>
                          <wps:spPr>
                            <a:xfrm>
                              <a:off x="3191810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" name="Graphic 595"/>
                          <wps:cNvSpPr/>
                          <wps:spPr>
                            <a:xfrm>
                              <a:off x="3191810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7" name="Graphic 596"/>
                          <wps:cNvSpPr/>
                          <wps:spPr>
                            <a:xfrm>
                              <a:off x="33227" y="1699635"/>
                              <a:ext cx="350583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>
                                  <a:moveTo>
                                    <a:pt x="0" y="0"/>
                                  </a:moveTo>
                                  <a:lnTo>
                                    <a:pt x="3505371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8" name="Graphic 597"/>
                          <wps:cNvSpPr/>
                          <wps:spPr>
                            <a:xfrm>
                              <a:off x="0" y="169963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9" name="Graphic 598"/>
                          <wps:cNvSpPr/>
                          <wps:spPr>
                            <a:xfrm>
                              <a:off x="0" y="169963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0" name="Graphic 599"/>
                          <wps:cNvSpPr/>
                          <wps:spPr>
                            <a:xfrm>
                              <a:off x="33227" y="1278288"/>
                              <a:ext cx="350583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>
                                  <a:moveTo>
                                    <a:pt x="0" y="0"/>
                                  </a:moveTo>
                                  <a:lnTo>
                                    <a:pt x="159335" y="0"/>
                                  </a:lnTo>
                                </a:path>
                                <a:path w="3505835">
                                  <a:moveTo>
                                    <a:pt x="3346036" y="0"/>
                                  </a:moveTo>
                                  <a:lnTo>
                                    <a:pt x="3505371" y="0"/>
                                  </a:lnTo>
                                </a:path>
                                <a:path w="3505835">
                                  <a:moveTo>
                                    <a:pt x="1471506" y="0"/>
                                  </a:moveTo>
                                  <a:lnTo>
                                    <a:pt x="1565232" y="0"/>
                                  </a:lnTo>
                                </a:path>
                                <a:path w="3505835">
                                  <a:moveTo>
                                    <a:pt x="534241" y="0"/>
                                  </a:moveTo>
                                  <a:lnTo>
                                    <a:pt x="1096600" y="0"/>
                                  </a:lnTo>
                                </a:path>
                                <a:path w="3505835">
                                  <a:moveTo>
                                    <a:pt x="1940138" y="0"/>
                                  </a:moveTo>
                                  <a:lnTo>
                                    <a:pt x="2033865" y="0"/>
                                  </a:lnTo>
                                </a:path>
                                <a:path w="3505835">
                                  <a:moveTo>
                                    <a:pt x="2408771" y="0"/>
                                  </a:moveTo>
                                  <a:lnTo>
                                    <a:pt x="2502497" y="0"/>
                                  </a:lnTo>
                                </a:path>
                                <a:path w="3505835">
                                  <a:moveTo>
                                    <a:pt x="2877403" y="0"/>
                                  </a:moveTo>
                                  <a:lnTo>
                                    <a:pt x="297113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1" name="Graphic 600"/>
                          <wps:cNvSpPr/>
                          <wps:spPr>
                            <a:xfrm>
                              <a:off x="0" y="127828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2" name="Graphic 601"/>
                          <wps:cNvSpPr/>
                          <wps:spPr>
                            <a:xfrm>
                              <a:off x="0" y="127828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3" name="Graphic 602"/>
                          <wps:cNvSpPr/>
                          <wps:spPr>
                            <a:xfrm>
                              <a:off x="33227" y="856941"/>
                              <a:ext cx="350583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>
                                  <a:moveTo>
                                    <a:pt x="2408771" y="0"/>
                                  </a:moveTo>
                                  <a:lnTo>
                                    <a:pt x="2971130" y="0"/>
                                  </a:lnTo>
                                </a:path>
                                <a:path w="3505835">
                                  <a:moveTo>
                                    <a:pt x="534241" y="0"/>
                                  </a:moveTo>
                                  <a:lnTo>
                                    <a:pt x="1096600" y="0"/>
                                  </a:lnTo>
                                </a:path>
                                <a:path w="3505835">
                                  <a:moveTo>
                                    <a:pt x="0" y="0"/>
                                  </a:moveTo>
                                  <a:lnTo>
                                    <a:pt x="159335" y="0"/>
                                  </a:lnTo>
                                </a:path>
                                <a:path w="3505835">
                                  <a:moveTo>
                                    <a:pt x="3346036" y="0"/>
                                  </a:moveTo>
                                  <a:lnTo>
                                    <a:pt x="3505371" y="0"/>
                                  </a:lnTo>
                                </a:path>
                                <a:path w="3505835">
                                  <a:moveTo>
                                    <a:pt x="1471506" y="0"/>
                                  </a:moveTo>
                                  <a:lnTo>
                                    <a:pt x="1565232" y="0"/>
                                  </a:lnTo>
                                </a:path>
                                <a:path w="3505835">
                                  <a:moveTo>
                                    <a:pt x="1940138" y="0"/>
                                  </a:moveTo>
                                  <a:lnTo>
                                    <a:pt x="2033865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4" name="Graphic 603"/>
                          <wps:cNvSpPr/>
                          <wps:spPr>
                            <a:xfrm>
                              <a:off x="0" y="85694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5" name="Graphic 604"/>
                          <wps:cNvSpPr/>
                          <wps:spPr>
                            <a:xfrm>
                              <a:off x="0" y="85694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6" name="Graphic 605"/>
                          <wps:cNvSpPr/>
                          <wps:spPr>
                            <a:xfrm>
                              <a:off x="33227" y="435594"/>
                              <a:ext cx="350583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>
                                  <a:moveTo>
                                    <a:pt x="2408771" y="0"/>
                                  </a:moveTo>
                                  <a:lnTo>
                                    <a:pt x="2971130" y="0"/>
                                  </a:lnTo>
                                </a:path>
                                <a:path w="3505835">
                                  <a:moveTo>
                                    <a:pt x="534241" y="0"/>
                                  </a:moveTo>
                                  <a:lnTo>
                                    <a:pt x="1565232" y="0"/>
                                  </a:lnTo>
                                </a:path>
                                <a:path w="3505835">
                                  <a:moveTo>
                                    <a:pt x="0" y="0"/>
                                  </a:moveTo>
                                  <a:lnTo>
                                    <a:pt x="159335" y="0"/>
                                  </a:lnTo>
                                </a:path>
                                <a:path w="3505835">
                                  <a:moveTo>
                                    <a:pt x="3346036" y="0"/>
                                  </a:moveTo>
                                  <a:lnTo>
                                    <a:pt x="3505371" y="0"/>
                                  </a:lnTo>
                                </a:path>
                                <a:path w="3505835">
                                  <a:moveTo>
                                    <a:pt x="1940138" y="0"/>
                                  </a:moveTo>
                                  <a:lnTo>
                                    <a:pt x="2033865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" name="Graphic 606"/>
                          <wps:cNvSpPr/>
                          <wps:spPr>
                            <a:xfrm>
                              <a:off x="0" y="43559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8" name="Graphic 607"/>
                          <wps:cNvSpPr/>
                          <wps:spPr>
                            <a:xfrm>
                              <a:off x="0" y="43559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" name="Graphic 608"/>
                          <wps:cNvSpPr/>
                          <wps:spPr>
                            <a:xfrm>
                              <a:off x="33227" y="14246"/>
                              <a:ext cx="350583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>
                                  <a:moveTo>
                                    <a:pt x="0" y="0"/>
                                  </a:moveTo>
                                  <a:lnTo>
                                    <a:pt x="3505371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" name="Graphic 609"/>
                          <wps:cNvSpPr/>
                          <wps:spPr>
                            <a:xfrm>
                              <a:off x="0" y="1424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" name="Graphic 610"/>
                          <wps:cNvSpPr/>
                          <wps:spPr>
                            <a:xfrm>
                              <a:off x="0" y="1424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2" name="Graphic 611"/>
                          <wps:cNvSpPr/>
                          <wps:spPr>
                            <a:xfrm>
                              <a:off x="33227" y="3797"/>
                              <a:ext cx="3505835" cy="16960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 h="1696085">
                                  <a:moveTo>
                                    <a:pt x="0" y="1695837"/>
                                  </a:moveTo>
                                  <a:lnTo>
                                    <a:pt x="0" y="0"/>
                                  </a:lnTo>
                                </a:path>
                                <a:path w="3505835" h="1696085">
                                  <a:moveTo>
                                    <a:pt x="3505371" y="1695837"/>
                                  </a:moveTo>
                                  <a:lnTo>
                                    <a:pt x="3505371" y="0"/>
                                  </a:lnTo>
                                </a:path>
                                <a:path w="3505835" h="1696085">
                                  <a:moveTo>
                                    <a:pt x="0" y="1695837"/>
                                  </a:moveTo>
                                  <a:lnTo>
                                    <a:pt x="3505371" y="1695837"/>
                                  </a:lnTo>
                                </a:path>
                                <a:path w="3505835" h="1696085">
                                  <a:moveTo>
                                    <a:pt x="0" y="0"/>
                                  </a:moveTo>
                                  <a:lnTo>
                                    <a:pt x="3505371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33" name="Image 612"/>
                            <pic:cNvPicPr/>
                          </pic:nvPicPr>
                          <pic:blipFill>
                            <a:blip r:embed="rId12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2562" y="395144"/>
                              <a:ext cx="374905" cy="13044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34" name="Graphic 613"/>
                          <wps:cNvSpPr/>
                          <wps:spPr>
                            <a:xfrm>
                              <a:off x="192562" y="395144"/>
                              <a:ext cx="375285" cy="1304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285" h="1304925">
                                  <a:moveTo>
                                    <a:pt x="0" y="1304490"/>
                                  </a:moveTo>
                                  <a:lnTo>
                                    <a:pt x="374905" y="1304490"/>
                                  </a:lnTo>
                                  <a:lnTo>
                                    <a:pt x="3749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4490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C5CF9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5" name="Graphic 614"/>
                          <wps:cNvSpPr/>
                          <wps:spPr>
                            <a:xfrm>
                              <a:off x="661190" y="395145"/>
                              <a:ext cx="2718435" cy="1304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18435" h="1304925">
                                  <a:moveTo>
                                    <a:pt x="374904" y="1081430"/>
                                  </a:moveTo>
                                  <a:lnTo>
                                    <a:pt x="0" y="1081430"/>
                                  </a:lnTo>
                                  <a:lnTo>
                                    <a:pt x="0" y="1304493"/>
                                  </a:lnTo>
                                  <a:lnTo>
                                    <a:pt x="374904" y="1304493"/>
                                  </a:lnTo>
                                  <a:lnTo>
                                    <a:pt x="374904" y="1081430"/>
                                  </a:lnTo>
                                  <a:close/>
                                </a:path>
                                <a:path w="2718435" h="1304925">
                                  <a:moveTo>
                                    <a:pt x="843534" y="254381"/>
                                  </a:moveTo>
                                  <a:lnTo>
                                    <a:pt x="468630" y="254381"/>
                                  </a:lnTo>
                                  <a:lnTo>
                                    <a:pt x="468630" y="1304493"/>
                                  </a:lnTo>
                                  <a:lnTo>
                                    <a:pt x="843534" y="1304493"/>
                                  </a:lnTo>
                                  <a:lnTo>
                                    <a:pt x="843534" y="254381"/>
                                  </a:lnTo>
                                  <a:close/>
                                </a:path>
                                <a:path w="2718435" h="1304925">
                                  <a:moveTo>
                                    <a:pt x="1312164" y="0"/>
                                  </a:moveTo>
                                  <a:lnTo>
                                    <a:pt x="937260" y="0"/>
                                  </a:lnTo>
                                  <a:lnTo>
                                    <a:pt x="937260" y="1304493"/>
                                  </a:lnTo>
                                  <a:lnTo>
                                    <a:pt x="1312164" y="1304493"/>
                                  </a:lnTo>
                                  <a:lnTo>
                                    <a:pt x="1312164" y="0"/>
                                  </a:lnTo>
                                  <a:close/>
                                </a:path>
                                <a:path w="2718435" h="1304925">
                                  <a:moveTo>
                                    <a:pt x="1780806" y="0"/>
                                  </a:moveTo>
                                  <a:lnTo>
                                    <a:pt x="1405902" y="0"/>
                                  </a:lnTo>
                                  <a:lnTo>
                                    <a:pt x="1405902" y="1304493"/>
                                  </a:lnTo>
                                  <a:lnTo>
                                    <a:pt x="1780806" y="1304493"/>
                                  </a:lnTo>
                                  <a:lnTo>
                                    <a:pt x="1780806" y="0"/>
                                  </a:lnTo>
                                  <a:close/>
                                </a:path>
                                <a:path w="2718435" h="1304925">
                                  <a:moveTo>
                                    <a:pt x="2249436" y="793140"/>
                                  </a:moveTo>
                                  <a:lnTo>
                                    <a:pt x="1874532" y="793140"/>
                                  </a:lnTo>
                                  <a:lnTo>
                                    <a:pt x="1874532" y="1304493"/>
                                  </a:lnTo>
                                  <a:lnTo>
                                    <a:pt x="2249436" y="1304493"/>
                                  </a:lnTo>
                                  <a:lnTo>
                                    <a:pt x="2249436" y="793140"/>
                                  </a:lnTo>
                                  <a:close/>
                                </a:path>
                                <a:path w="2718435" h="1304925">
                                  <a:moveTo>
                                    <a:pt x="2718066" y="0"/>
                                  </a:moveTo>
                                  <a:lnTo>
                                    <a:pt x="2343162" y="0"/>
                                  </a:lnTo>
                                  <a:lnTo>
                                    <a:pt x="2343162" y="1304493"/>
                                  </a:lnTo>
                                  <a:lnTo>
                                    <a:pt x="2718066" y="1304493"/>
                                  </a:lnTo>
                                  <a:lnTo>
                                    <a:pt x="27180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235A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6" name="Graphic 615"/>
                          <wps:cNvSpPr/>
                          <wps:spPr>
                            <a:xfrm>
                              <a:off x="946171" y="86736"/>
                              <a:ext cx="156845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6845" h="73660">
                                  <a:moveTo>
                                    <a:pt x="1566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3100"/>
                                  </a:lnTo>
                                  <a:lnTo>
                                    <a:pt x="156644" y="73100"/>
                                  </a:lnTo>
                                  <a:lnTo>
                                    <a:pt x="156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235A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7" name="Graphic 616"/>
                          <wps:cNvSpPr/>
                          <wps:spPr>
                            <a:xfrm>
                              <a:off x="1732066" y="86736"/>
                              <a:ext cx="156845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6845" h="73660">
                                  <a:moveTo>
                                    <a:pt x="1566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3100"/>
                                  </a:lnTo>
                                  <a:lnTo>
                                    <a:pt x="156644" y="73100"/>
                                  </a:lnTo>
                                  <a:lnTo>
                                    <a:pt x="156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F9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8" name="Textbox 617"/>
                          <wps:cNvSpPr txBox="1"/>
                          <wps:spPr>
                            <a:xfrm>
                              <a:off x="1155031" y="80470"/>
                              <a:ext cx="485140" cy="101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8EA7CF8" w14:textId="77777777" w:rsidR="009D3118" w:rsidRDefault="009D3118">
                                <w:pPr>
                                  <w:spacing w:line="159" w:lineRule="exact"/>
                                  <w:rPr>
                                    <w:del w:id="1022" w:author="Author" w:date="2024-02-01T10:43:00Z"/>
                                    <w:rFonts w:ascii="Verdana"/>
                                    <w:sz w:val="18"/>
                                  </w:rPr>
                                </w:pPr>
                                <w:del w:id="1023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8"/>
                                    </w:rPr>
                                    <w:delText>Exported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339" name="Textbox 618"/>
                          <wps:cNvSpPr txBox="1"/>
                          <wps:spPr>
                            <a:xfrm>
                              <a:off x="1940926" y="80470"/>
                              <a:ext cx="697865" cy="101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D047802" w14:textId="77777777" w:rsidR="009D3118" w:rsidRDefault="009D3118">
                                <w:pPr>
                                  <w:spacing w:line="159" w:lineRule="exact"/>
                                  <w:rPr>
                                    <w:del w:id="1024" w:author="Author" w:date="2024-02-01T10:43:00Z"/>
                                    <w:rFonts w:ascii="Verdana"/>
                                    <w:sz w:val="18"/>
                                  </w:rPr>
                                </w:pPr>
                                <w:del w:id="1025" w:author="Author" w:date="2024-02-01T10:43:00Z">
                                  <w:r>
                                    <w:rPr>
                                      <w:rFonts w:ascii="Verdana"/>
                                      <w:w w:val="90"/>
                                      <w:sz w:val="18"/>
                                    </w:rPr>
                                    <w:delText xml:space="preserve">Not </w:delTex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8"/>
                                    </w:rPr>
                                    <w:delText>exported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340" name="Textbox 619"/>
                          <wps:cNvSpPr txBox="1"/>
                          <wps:spPr>
                            <a:xfrm>
                              <a:off x="244360" y="290380"/>
                              <a:ext cx="7226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281B180" w14:textId="77777777" w:rsidR="009D3118" w:rsidRDefault="009D3118">
                                <w:pPr>
                                  <w:tabs>
                                    <w:tab w:val="left" w:pos="785"/>
                                  </w:tabs>
                                  <w:spacing w:line="145" w:lineRule="exact"/>
                                  <w:rPr>
                                    <w:del w:id="1026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1027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95"/>
                                      <w:sz w:val="17"/>
                                    </w:rPr>
                                    <w:delText>100%</w:delTex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85"/>
                                      <w:sz w:val="17"/>
                                    </w:rPr>
                                    <w:delText>17%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341" name="Textbox 620"/>
                          <wps:cNvSpPr txBox="1"/>
                          <wps:spPr>
                            <a:xfrm>
                              <a:off x="1211812" y="290380"/>
                              <a:ext cx="212852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BB8CFEF" w14:textId="77777777" w:rsidR="009D3118" w:rsidRDefault="009D3118">
                                <w:pPr>
                                  <w:tabs>
                                    <w:tab w:val="left" w:pos="690"/>
                                    <w:tab w:val="left" w:pos="1428"/>
                                    <w:tab w:val="left" w:pos="2213"/>
                                    <w:tab w:val="left" w:pos="2904"/>
                                  </w:tabs>
                                  <w:spacing w:line="145" w:lineRule="exact"/>
                                  <w:rPr>
                                    <w:del w:id="1028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1029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95"/>
                                      <w:sz w:val="17"/>
                                    </w:rPr>
                                    <w:delText>80%</w:delTex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95"/>
                                      <w:sz w:val="17"/>
                                    </w:rPr>
                                    <w:delText>100%</w:delTex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95"/>
                                      <w:sz w:val="17"/>
                                    </w:rPr>
                                    <w:delText>100%</w:delTex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95"/>
                                      <w:sz w:val="17"/>
                                    </w:rPr>
                                    <w:delText>39%</w:delTex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85"/>
                                      <w:sz w:val="17"/>
                                    </w:rPr>
                                    <w:delText>100%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31C26C0B" id="Group 1294" o:spid="_x0000_s1997" style="position:absolute;left:0;text-align:left;margin-left:180.75pt;margin-top:3pt;width:278.95pt;height:136.45pt;z-index:487671808;mso-wrap-distance-left:0;mso-wrap-distance-right:0;mso-position-horizontal-relative:page" coordsize="35426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">
                  <v:shape id="Graphic 574" o:spid="_x0000_s1998" style="position:absolute;left:6611;top:3951;width:22498;height:10820;visibility:visible;mso-wrap-style:square;v-text-anchor:top" coordsize="2249805,108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" path="m374904,l,,,1081430r374904,l374904,xem843534,l468630,r,254381l843534,254381,843534,xem2249436,l1874532,r,793140l2249436,793140,2249436,xe" fillcolor="#c5cf9b" stroked="f">
                    <v:path arrowok="t"/>
                  </v:shape>
                  <v:shape id="Graphic 575" o:spid="_x0000_s1999" style="position:absolute;left:3800;top:37;width:12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" path="m,l,391347e" filled="f" strokecolor="#748d99" strokeweight=".21094mm">
                    <v:path arrowok="t"/>
                  </v:shape>
                  <v:shape id="Graphic 576" o:spid="_x0000_s2000" style="position:absolute;left:3800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" path="m,l,33227e" fillcolor="black" stroked="f">
                    <v:path arrowok="t"/>
                  </v:shape>
                  <v:shape id="Graphic 577" o:spid="_x0000_s2001" style="position:absolute;left:3800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" path="m,l,33227e" filled="f" strokeweight=".21094mm">
                    <v:path arrowok="t"/>
                  </v:shape>
                  <v:shape id="Graphic 578" o:spid="_x0000_s2002" style="position:absolute;left:8486;top:37;width:13;height:14732;visibility:visible;mso-wrap-style:square;v-text-anchor:top" coordsize="1270,147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" path="m,l,1472770e" filled="f" strokecolor="#748d99" strokeweight=".21094mm">
                    <v:path arrowok="t"/>
                  </v:shape>
                  <v:shape id="Graphic 579" o:spid="_x0000_s2003" style="position:absolute;left:8486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" path="m,l,33227e" fillcolor="black" stroked="f">
                    <v:path arrowok="t"/>
                  </v:shape>
                  <v:shape id="Graphic 580" o:spid="_x0000_s2004" style="position:absolute;left:8486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" path="m,l,33227e" filled="f" strokeweight=".21094mm">
                    <v:path arrowok="t"/>
                  </v:shape>
                  <v:shape id="Graphic 581" o:spid="_x0000_s2005" style="position:absolute;left:13172;top:37;width:13;height:6458;visibility:visible;mso-wrap-style:square;v-text-anchor:top" coordsize="1270,64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" path="m,l,645722e" filled="f" strokecolor="#748d99" strokeweight=".21094mm">
                    <v:path arrowok="t"/>
                  </v:shape>
                  <v:shape id="Graphic 582" o:spid="_x0000_s2006" style="position:absolute;left:13172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" path="m,l,33227e" fillcolor="black" stroked="f">
                    <v:path arrowok="t"/>
                  </v:shape>
                  <v:shape id="Graphic 583" o:spid="_x0000_s2007" style="position:absolute;left:13172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" path="m,l,33227e" filled="f" strokeweight=".21094mm">
                    <v:path arrowok="t"/>
                  </v:shape>
                  <v:shape id="Graphic 584" o:spid="_x0000_s2008" style="position:absolute;left:17859;top:37;width:12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" path="m,l,82938em,156039l,391347e" filled="f" strokecolor="#748d99" strokeweight=".21094mm">
                    <v:path arrowok="t"/>
                  </v:shape>
                  <v:shape id="Graphic 585" o:spid="_x0000_s2009" style="position:absolute;left:17859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" path="m,l,33227e" fillcolor="black" stroked="f">
                    <v:path arrowok="t"/>
                  </v:shape>
                  <v:shape id="Graphic 586" o:spid="_x0000_s2010" style="position:absolute;left:17859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" path="m,l,33227e" filled="f" strokeweight=".21094mm">
                    <v:path arrowok="t"/>
                  </v:shape>
                  <v:shape id="Graphic 587" o:spid="_x0000_s2011" style="position:absolute;left:22545;top:37;width:13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" path="m,l,391347e" filled="f" strokecolor="#748d99" strokeweight=".21094mm">
                    <v:path arrowok="t"/>
                  </v:shape>
                  <v:shape id="Graphic 588" o:spid="_x0000_s2012" style="position:absolute;left:22545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" path="m,l,33227e" fillcolor="black" stroked="f">
                    <v:path arrowok="t"/>
                  </v:shape>
                  <v:shape id="Graphic 589" o:spid="_x0000_s2013" style="position:absolute;left:22545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" path="m,l,33227e" filled="f" strokeweight=".21094mm">
                    <v:path arrowok="t"/>
                  </v:shape>
                  <v:shape id="Graphic 590" o:spid="_x0000_s2014" style="position:absolute;left:27231;top:37;width:13;height:11850;visibility:visible;mso-wrap-style:square;v-text-anchor:top" coordsize="1270,118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" path="m,l,1184477e" filled="f" strokecolor="#748d99" strokeweight=".21094mm">
                    <v:path arrowok="t"/>
                  </v:shape>
                  <v:shape id="Graphic 591" o:spid="_x0000_s2015" style="position:absolute;left:27231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" path="m,l,33227e" fillcolor="black" stroked="f">
                    <v:path arrowok="t"/>
                  </v:shape>
                  <v:shape id="Graphic 592" o:spid="_x0000_s2016" style="position:absolute;left:27231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" path="m,l,33227e" filled="f" strokeweight=".21094mm">
                    <v:path arrowok="t"/>
                  </v:shape>
                  <v:shape id="Graphic 593" o:spid="_x0000_s2017" style="position:absolute;left:31918;top:37;width:12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" path="m,l,391347e" filled="f" strokecolor="#748d99" strokeweight=".21094mm">
                    <v:path arrowok="t"/>
                  </v:shape>
                  <v:shape id="Graphic 594" o:spid="_x0000_s2018" style="position:absolute;left:31918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" path="m,l,33227e" fillcolor="black" stroked="f">
                    <v:path arrowok="t"/>
                  </v:shape>
                  <v:shape id="Graphic 595" o:spid="_x0000_s2019" style="position:absolute;left:31918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" path="m,l,33227e" filled="f" strokeweight=".21094mm">
                    <v:path arrowok="t"/>
                  </v:shape>
                  <v:shape id="Graphic 596" o:spid="_x0000_s2020" style="position:absolute;left:332;top:16996;width:35058;height:13;visibility:visible;mso-wrap-style:square;v-text-anchor:top" coordsize="3505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" path="m,l3505371,e" filled="f" strokecolor="#748d99" strokeweight=".21094mm">
                    <v:path arrowok="t"/>
                  </v:shape>
                  <v:shape id="Graphic 597" o:spid="_x0000_s2021" style="position:absolute;top:1699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" path="m33227,l,e" fillcolor="black" stroked="f">
                    <v:path arrowok="t"/>
                  </v:shape>
                  <v:shape id="Graphic 598" o:spid="_x0000_s2022" style="position:absolute;top:1699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" path="m33227,l,e" filled="f" strokeweight=".21094mm">
                    <v:path arrowok="t"/>
                  </v:shape>
                  <v:shape id="Graphic 599" o:spid="_x0000_s2023" style="position:absolute;left:332;top:12782;width:35058;height:13;visibility:visible;mso-wrap-style:square;v-text-anchor:top" coordsize="3505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" path="m,l159335,em3346036,r159335,em1471506,r93726,em534241,r562359,em1940138,r93727,em2408771,r93726,em2877403,r93727,e" filled="f" strokecolor="#748d99" strokeweight=".21094mm">
                    <v:path arrowok="t"/>
                  </v:shape>
                  <v:shape id="Graphic 600" o:spid="_x0000_s2024" style="position:absolute;top:1278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" path="m33227,l,e" fillcolor="black" stroked="f">
                    <v:path arrowok="t"/>
                  </v:shape>
                  <v:shape id="Graphic 601" o:spid="_x0000_s2025" style="position:absolute;top:1278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" path="m33227,l,e" filled="f" strokeweight=".21094mm">
                    <v:path arrowok="t"/>
                  </v:shape>
                  <v:shape id="Graphic 602" o:spid="_x0000_s2026" style="position:absolute;left:332;top:8569;width:35058;height:13;visibility:visible;mso-wrap-style:square;v-text-anchor:top" coordsize="3505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" path="m2408771,r562359,em534241,r562359,em,l159335,em3346036,r159335,em1471506,r93726,em1940138,r93727,e" filled="f" strokecolor="#748d99" strokeweight=".21094mm">
                    <v:path arrowok="t"/>
                  </v:shape>
                  <v:shape id="Graphic 603" o:spid="_x0000_s2027" style="position:absolute;top:856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" path="m33227,l,e" fillcolor="black" stroked="f">
                    <v:path arrowok="t"/>
                  </v:shape>
                  <v:shape id="Graphic 604" o:spid="_x0000_s2028" style="position:absolute;top:856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" path="m33227,l,e" filled="f" strokeweight=".21094mm">
                    <v:path arrowok="t"/>
                  </v:shape>
                  <v:shape id="Graphic 605" o:spid="_x0000_s2029" style="position:absolute;left:332;top:4355;width:35058;height:13;visibility:visible;mso-wrap-style:square;v-text-anchor:top" coordsize="3505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" path="m2408771,r562359,em534241,l1565232,em,l159335,em3346036,r159335,em1940138,r93727,e" filled="f" strokecolor="#748d99" strokeweight=".21094mm">
                    <v:path arrowok="t"/>
                  </v:shape>
                  <v:shape id="Graphic 606" o:spid="_x0000_s2030" style="position:absolute;top:435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" path="m33227,l,e" fillcolor="black" stroked="f">
                    <v:path arrowok="t"/>
                  </v:shape>
                  <v:shape id="Graphic 607" o:spid="_x0000_s2031" style="position:absolute;top:435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" path="m33227,l,e" filled="f" strokeweight=".21094mm">
                    <v:path arrowok="t"/>
                  </v:shape>
                  <v:shape id="Graphic 608" o:spid="_x0000_s2032" style="position:absolute;left:332;top:142;width:35058;height:13;visibility:visible;mso-wrap-style:square;v-text-anchor:top" coordsize="3505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" path="m,l3505371,e" filled="f" strokecolor="#748d99" strokeweight=".21094mm">
                    <v:path arrowok="t"/>
                  </v:shape>
                  <v:shape id="Graphic 609" o:spid="_x0000_s2033" style="position:absolute;top:14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" path="m33227,l,e" fillcolor="black" stroked="f">
                    <v:path arrowok="t"/>
                  </v:shape>
                  <v:shape id="Graphic 610" o:spid="_x0000_s2034" style="position:absolute;top:14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" path="m33227,l,e" filled="f" strokeweight=".21094mm">
                    <v:path arrowok="t"/>
                  </v:shape>
                  <v:shape id="Graphic 611" o:spid="_x0000_s2035" style="position:absolute;left:332;top:37;width:35058;height:16961;visibility:visible;mso-wrap-style:square;v-text-anchor:top" coordsize="3505835,1696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" path="m,1695837l,em3505371,1695837l3505371,em,1695837r3505371,em,l3505371,e" filled="f" strokeweight=".21094mm">
                    <v:path arrowok="t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612" o:spid="_x0000_s2036" type="#_x0000_t75" style="position:absolute;left:1925;top:3951;width:3749;height:1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">
                    <v:imagedata r:id="rId13" o:title=""/>
                  </v:shape>
                  <v:shape id="Graphic 613" o:spid="_x0000_s2037" style="position:absolute;left:1925;top:3951;width:3753;height:13049;visibility:visible;mso-wrap-style:square;v-text-anchor:top" coordsize="375285,130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" path="m,1304490r374905,l374905,,,,,1304490xe" filled="f" strokecolor="#c5cf9b" strokeweight=".26369mm">
                    <v:path arrowok="t"/>
                  </v:shape>
                  <v:shape id="Graphic 614" o:spid="_x0000_s2038" style="position:absolute;left:6611;top:3951;width:27185;height:13049;visibility:visible;mso-wrap-style:square;v-text-anchor:top" coordsize="2718435,130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" path="m374904,1081430l,1081430r,223063l374904,1304493r,-223063xem843534,254381r-374904,l468630,1304493r374904,l843534,254381xem1312164,l937260,r,1304493l1312164,1304493,1312164,xem1780806,l1405902,r,1304493l1780806,1304493,1780806,xem2249436,793140r-374904,l1874532,1304493r374904,l2249436,793140xem2718066,l2343162,r,1304493l2718066,1304493,2718066,xe" fillcolor="#11235a" stroked="f">
                    <v:path arrowok="t"/>
                  </v:shape>
                  <v:shape id="Graphic 615" o:spid="_x0000_s2039" style="position:absolute;left:9461;top:867;width:1569;height:736;visibility:visible;mso-wrap-style:square;v-text-anchor:top" coordsize="15684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" path="m156644,l,,,73100r156644,l156644,xe" fillcolor="#11235a" stroked="f">
                    <v:path arrowok="t"/>
                  </v:shape>
                  <v:shape id="Graphic 616" o:spid="_x0000_s2040" style="position:absolute;left:17320;top:867;width:1569;height:736;visibility:visible;mso-wrap-style:square;v-text-anchor:top" coordsize="15684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" path="m156644,l,,,73100r156644,l156644,xe" fillcolor="#c5cf9b" stroked="f">
                    <v:path arrowok="t"/>
                  </v:shape>
                  <v:shape id="Textbox 617" o:spid="_x0000_s2041" type="#_x0000_t202" style="position:absolute;left:11550;top:804;width:4851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8Z/xgAAAN0AAAAPAAAAZHJzL2Rvd25yZXYueG1sRI9Ba8JA&#10;EIXvhf6HZQq91Y0K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SKfGf8YAAADdAAAA&#10;DwAAAAAAAAAAAAAAAAAHAgAAZHJzL2Rvd25yZXYueG1sUEsFBgAAAAADAAMAtwAAAPoCAAAAAA==&#10;" filled="f" stroked="f">
                    <v:textbox inset="0,0,0,0">
                      <w:txbxContent>
                        <w:p w14:paraId="58EA7CF8" w14:textId="77777777" w:rsidR="009D3118" w:rsidRDefault="009D3118">
                          <w:pPr>
                            <w:spacing w:line="159" w:lineRule="exact"/>
                            <w:rPr>
                              <w:del w:id="1030" w:author="Author" w:date="2024-02-01T10:43:00Z"/>
                              <w:rFonts w:ascii="Verdana"/>
                              <w:sz w:val="18"/>
                            </w:rPr>
                          </w:pPr>
                          <w:del w:id="1031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8"/>
                              </w:rPr>
                              <w:delText>Exported</w:delText>
                            </w:r>
                          </w:del>
                        </w:p>
                      </w:txbxContent>
                    </v:textbox>
                  </v:shape>
                  <v:shape id="Textbox 618" o:spid="_x0000_s2042" type="#_x0000_t202" style="position:absolute;left:19409;top:804;width:6978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" filled="f" stroked="f">
                    <v:textbox inset="0,0,0,0">
                      <w:txbxContent>
                        <w:p w14:paraId="5D047802" w14:textId="77777777" w:rsidR="009D3118" w:rsidRDefault="009D3118">
                          <w:pPr>
                            <w:spacing w:line="159" w:lineRule="exact"/>
                            <w:rPr>
                              <w:del w:id="1032" w:author="Author" w:date="2024-02-01T10:43:00Z"/>
                              <w:rFonts w:ascii="Verdana"/>
                              <w:sz w:val="18"/>
                            </w:rPr>
                          </w:pPr>
                          <w:del w:id="1033" w:author="Author" w:date="2024-02-01T10:43:00Z"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delText xml:space="preserve">Not </w:delTex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8"/>
                              </w:rPr>
                              <w:delText>exported</w:delText>
                            </w:r>
                          </w:del>
                        </w:p>
                      </w:txbxContent>
                    </v:textbox>
                  </v:shape>
                  <v:shape id="Textbox 619" o:spid="_x0000_s2043" type="#_x0000_t202" style="position:absolute;left:2443;top:2903;width:7226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" filled="f" stroked="f">
                    <v:textbox inset="0,0,0,0">
                      <w:txbxContent>
                        <w:p w14:paraId="4281B180" w14:textId="77777777" w:rsidR="009D3118" w:rsidRDefault="009D3118">
                          <w:pPr>
                            <w:tabs>
                              <w:tab w:val="left" w:pos="785"/>
                            </w:tabs>
                            <w:spacing w:line="145" w:lineRule="exact"/>
                            <w:rPr>
                              <w:del w:id="1034" w:author="Author" w:date="2024-02-01T10:43:00Z"/>
                              <w:rFonts w:ascii="Verdana"/>
                              <w:sz w:val="17"/>
                            </w:rPr>
                          </w:pPr>
                          <w:del w:id="1035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95"/>
                                <w:sz w:val="17"/>
                              </w:rPr>
                              <w:delText>100%</w:delTex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85"/>
                                <w:sz w:val="17"/>
                              </w:rPr>
                              <w:delText>17%</w:delText>
                            </w:r>
                          </w:del>
                        </w:p>
                      </w:txbxContent>
                    </v:textbox>
                  </v:shape>
                  <v:shape id="Textbox 620" o:spid="_x0000_s2044" type="#_x0000_t202" style="position:absolute;left:12118;top:2903;width:21285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xyf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z/8jqF32/iCXJ5BwAA//8DAFBLAQItABQABgAIAAAAIQDb4fbL7gAAAIUBAAATAAAAAAAAAAAA&#10;AAAAAAAAAABbQ29udGVudF9UeXBlc10ueG1sUEsBAi0AFAAGAAgAAAAhAFr0LFu/AAAAFQEAAAsA&#10;AAAAAAAAAAAAAAAAHwEAAF9yZWxzLy5yZWxzUEsBAi0AFAAGAAgAAAAhAIGbHJ/EAAAA3QAAAA8A&#10;AAAAAAAAAAAAAAAABwIAAGRycy9kb3ducmV2LnhtbFBLBQYAAAAAAwADALcAAAD4AgAAAAA=&#10;" filled="f" stroked="f">
                    <v:textbox inset="0,0,0,0">
                      <w:txbxContent>
                        <w:p w14:paraId="3BB8CFEF" w14:textId="77777777" w:rsidR="009D3118" w:rsidRDefault="009D3118">
                          <w:pPr>
                            <w:tabs>
                              <w:tab w:val="left" w:pos="690"/>
                              <w:tab w:val="left" w:pos="1428"/>
                              <w:tab w:val="left" w:pos="2213"/>
                              <w:tab w:val="left" w:pos="2904"/>
                            </w:tabs>
                            <w:spacing w:line="145" w:lineRule="exact"/>
                            <w:rPr>
                              <w:del w:id="1036" w:author="Author" w:date="2024-02-01T10:43:00Z"/>
                              <w:rFonts w:ascii="Verdana"/>
                              <w:sz w:val="17"/>
                            </w:rPr>
                          </w:pPr>
                          <w:del w:id="1037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95"/>
                                <w:sz w:val="17"/>
                              </w:rPr>
                              <w:delText>80%</w:delTex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95"/>
                                <w:sz w:val="17"/>
                              </w:rPr>
                              <w:delText>100%</w:delTex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95"/>
                                <w:sz w:val="17"/>
                              </w:rPr>
                              <w:delText>100%</w:delTex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95"/>
                                <w:sz w:val="17"/>
                              </w:rPr>
                              <w:delText>39%</w:delTex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85"/>
                                <w:sz w:val="17"/>
                              </w:rPr>
                              <w:delText>100%</w:delText>
                            </w:r>
                          </w:del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1038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15759360" behindDoc="0" locked="0" layoutInCell="1" allowOverlap="1" wp14:anchorId="42B134D1" wp14:editId="2343FEFC">
                  <wp:simplePos x="0" y="0"/>
                  <wp:positionH relativeFrom="page">
                    <wp:posOffset>2295801</wp:posOffset>
                  </wp:positionH>
                  <wp:positionV relativeFrom="paragraph">
                    <wp:posOffset>38152</wp:posOffset>
                  </wp:positionV>
                  <wp:extent cx="3542665" cy="1732914"/>
                  <wp:effectExtent l="0" t="0" r="0" b="0"/>
                  <wp:wrapNone/>
                  <wp:docPr id="573" name="Group 5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542665" cy="1732914"/>
                            <a:chOff x="0" y="0"/>
                            <a:chExt cx="3542665" cy="1732914"/>
                          </a:xfrm>
                        </wpg:grpSpPr>
                        <wps:wsp>
                          <wps:cNvPr id="575" name="Graphic 574"/>
                          <wps:cNvSpPr/>
                          <wps:spPr>
                            <a:xfrm>
                              <a:off x="661190" y="395145"/>
                              <a:ext cx="2249805" cy="1082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49805" h="1082040">
                                  <a:moveTo>
                                    <a:pt x="37490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81430"/>
                                  </a:lnTo>
                                  <a:lnTo>
                                    <a:pt x="374904" y="1081430"/>
                                  </a:lnTo>
                                  <a:lnTo>
                                    <a:pt x="374904" y="0"/>
                                  </a:lnTo>
                                  <a:close/>
                                </a:path>
                                <a:path w="2249805" h="1082040">
                                  <a:moveTo>
                                    <a:pt x="843534" y="0"/>
                                  </a:moveTo>
                                  <a:lnTo>
                                    <a:pt x="468630" y="0"/>
                                  </a:lnTo>
                                  <a:lnTo>
                                    <a:pt x="468630" y="254381"/>
                                  </a:lnTo>
                                  <a:lnTo>
                                    <a:pt x="843534" y="254381"/>
                                  </a:lnTo>
                                  <a:lnTo>
                                    <a:pt x="843534" y="0"/>
                                  </a:lnTo>
                                  <a:close/>
                                </a:path>
                                <a:path w="2249805" h="1082040">
                                  <a:moveTo>
                                    <a:pt x="2249436" y="0"/>
                                  </a:moveTo>
                                  <a:lnTo>
                                    <a:pt x="1874532" y="0"/>
                                  </a:lnTo>
                                  <a:lnTo>
                                    <a:pt x="1874532" y="793140"/>
                                  </a:lnTo>
                                  <a:lnTo>
                                    <a:pt x="2249436" y="793140"/>
                                  </a:lnTo>
                                  <a:lnTo>
                                    <a:pt x="22494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F9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6" name="Graphic 575"/>
                          <wps:cNvSpPr/>
                          <wps:spPr>
                            <a:xfrm>
                              <a:off x="380015" y="3797"/>
                              <a:ext cx="1270" cy="391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91795">
                                  <a:moveTo>
                                    <a:pt x="0" y="0"/>
                                  </a:moveTo>
                                  <a:lnTo>
                                    <a:pt x="0" y="39134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Graphic 576"/>
                          <wps:cNvSpPr/>
                          <wps:spPr>
                            <a:xfrm>
                              <a:off x="380015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" name="Graphic 577"/>
                          <wps:cNvSpPr/>
                          <wps:spPr>
                            <a:xfrm>
                              <a:off x="380015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9" name="Graphic 578"/>
                          <wps:cNvSpPr/>
                          <wps:spPr>
                            <a:xfrm>
                              <a:off x="848648" y="3797"/>
                              <a:ext cx="1270" cy="1473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473200">
                                  <a:moveTo>
                                    <a:pt x="0" y="0"/>
                                  </a:moveTo>
                                  <a:lnTo>
                                    <a:pt x="0" y="147277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" name="Graphic 579"/>
                          <wps:cNvSpPr/>
                          <wps:spPr>
                            <a:xfrm>
                              <a:off x="848648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1" name="Graphic 580"/>
                          <wps:cNvSpPr/>
                          <wps:spPr>
                            <a:xfrm>
                              <a:off x="848648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" name="Graphic 581"/>
                          <wps:cNvSpPr/>
                          <wps:spPr>
                            <a:xfrm>
                              <a:off x="1317280" y="3797"/>
                              <a:ext cx="1270" cy="645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45795">
                                  <a:moveTo>
                                    <a:pt x="0" y="0"/>
                                  </a:moveTo>
                                  <a:lnTo>
                                    <a:pt x="0" y="645722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3" name="Graphic 582"/>
                          <wps:cNvSpPr/>
                          <wps:spPr>
                            <a:xfrm>
                              <a:off x="1317280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" name="Graphic 583"/>
                          <wps:cNvSpPr/>
                          <wps:spPr>
                            <a:xfrm>
                              <a:off x="1317280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5" name="Graphic 584"/>
                          <wps:cNvSpPr/>
                          <wps:spPr>
                            <a:xfrm>
                              <a:off x="1785913" y="3797"/>
                              <a:ext cx="1270" cy="391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91795">
                                  <a:moveTo>
                                    <a:pt x="0" y="0"/>
                                  </a:moveTo>
                                  <a:lnTo>
                                    <a:pt x="0" y="82938"/>
                                  </a:lnTo>
                                </a:path>
                                <a:path h="391795">
                                  <a:moveTo>
                                    <a:pt x="0" y="156039"/>
                                  </a:moveTo>
                                  <a:lnTo>
                                    <a:pt x="0" y="39134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" name="Graphic 585"/>
                          <wps:cNvSpPr/>
                          <wps:spPr>
                            <a:xfrm>
                              <a:off x="1785913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7" name="Graphic 586"/>
                          <wps:cNvSpPr/>
                          <wps:spPr>
                            <a:xfrm>
                              <a:off x="1785913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8" name="Graphic 587"/>
                          <wps:cNvSpPr/>
                          <wps:spPr>
                            <a:xfrm>
                              <a:off x="2254545" y="3797"/>
                              <a:ext cx="1270" cy="391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91795">
                                  <a:moveTo>
                                    <a:pt x="0" y="0"/>
                                  </a:moveTo>
                                  <a:lnTo>
                                    <a:pt x="0" y="39134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9" name="Graphic 588"/>
                          <wps:cNvSpPr/>
                          <wps:spPr>
                            <a:xfrm>
                              <a:off x="2254545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0" name="Graphic 589"/>
                          <wps:cNvSpPr/>
                          <wps:spPr>
                            <a:xfrm>
                              <a:off x="2254545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" name="Graphic 590"/>
                          <wps:cNvSpPr/>
                          <wps:spPr>
                            <a:xfrm>
                              <a:off x="2723178" y="3797"/>
                              <a:ext cx="1270" cy="1184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84910">
                                  <a:moveTo>
                                    <a:pt x="0" y="0"/>
                                  </a:moveTo>
                                  <a:lnTo>
                                    <a:pt x="0" y="118447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2" name="Graphic 591"/>
                          <wps:cNvSpPr/>
                          <wps:spPr>
                            <a:xfrm>
                              <a:off x="2723178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3" name="Graphic 592"/>
                          <wps:cNvSpPr/>
                          <wps:spPr>
                            <a:xfrm>
                              <a:off x="2723178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" name="Graphic 593"/>
                          <wps:cNvSpPr/>
                          <wps:spPr>
                            <a:xfrm>
                              <a:off x="3191810" y="3797"/>
                              <a:ext cx="1270" cy="391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91795">
                                  <a:moveTo>
                                    <a:pt x="0" y="0"/>
                                  </a:moveTo>
                                  <a:lnTo>
                                    <a:pt x="0" y="39134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" name="Graphic 594"/>
                          <wps:cNvSpPr/>
                          <wps:spPr>
                            <a:xfrm>
                              <a:off x="3191810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6" name="Graphic 595"/>
                          <wps:cNvSpPr/>
                          <wps:spPr>
                            <a:xfrm>
                              <a:off x="3191810" y="1699635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7" name="Graphic 596"/>
                          <wps:cNvSpPr/>
                          <wps:spPr>
                            <a:xfrm>
                              <a:off x="33227" y="1699635"/>
                              <a:ext cx="350583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>
                                  <a:moveTo>
                                    <a:pt x="0" y="0"/>
                                  </a:moveTo>
                                  <a:lnTo>
                                    <a:pt x="3505371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" name="Graphic 597"/>
                          <wps:cNvSpPr/>
                          <wps:spPr>
                            <a:xfrm>
                              <a:off x="0" y="169963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9" name="Graphic 598"/>
                          <wps:cNvSpPr/>
                          <wps:spPr>
                            <a:xfrm>
                              <a:off x="0" y="169963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" name="Graphic 599"/>
                          <wps:cNvSpPr/>
                          <wps:spPr>
                            <a:xfrm>
                              <a:off x="33227" y="1278288"/>
                              <a:ext cx="350583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>
                                  <a:moveTo>
                                    <a:pt x="0" y="0"/>
                                  </a:moveTo>
                                  <a:lnTo>
                                    <a:pt x="159335" y="0"/>
                                  </a:lnTo>
                                </a:path>
                                <a:path w="3505835">
                                  <a:moveTo>
                                    <a:pt x="3346036" y="0"/>
                                  </a:moveTo>
                                  <a:lnTo>
                                    <a:pt x="3505371" y="0"/>
                                  </a:lnTo>
                                </a:path>
                                <a:path w="3505835">
                                  <a:moveTo>
                                    <a:pt x="1471506" y="0"/>
                                  </a:moveTo>
                                  <a:lnTo>
                                    <a:pt x="1565232" y="0"/>
                                  </a:lnTo>
                                </a:path>
                                <a:path w="3505835">
                                  <a:moveTo>
                                    <a:pt x="534241" y="0"/>
                                  </a:moveTo>
                                  <a:lnTo>
                                    <a:pt x="1096600" y="0"/>
                                  </a:lnTo>
                                </a:path>
                                <a:path w="3505835">
                                  <a:moveTo>
                                    <a:pt x="1940138" y="0"/>
                                  </a:moveTo>
                                  <a:lnTo>
                                    <a:pt x="2033865" y="0"/>
                                  </a:lnTo>
                                </a:path>
                                <a:path w="3505835">
                                  <a:moveTo>
                                    <a:pt x="2408771" y="0"/>
                                  </a:moveTo>
                                  <a:lnTo>
                                    <a:pt x="2502497" y="0"/>
                                  </a:lnTo>
                                </a:path>
                                <a:path w="3505835">
                                  <a:moveTo>
                                    <a:pt x="2877403" y="0"/>
                                  </a:moveTo>
                                  <a:lnTo>
                                    <a:pt x="297113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1" name="Graphic 600"/>
                          <wps:cNvSpPr/>
                          <wps:spPr>
                            <a:xfrm>
                              <a:off x="0" y="127828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2" name="Graphic 601"/>
                          <wps:cNvSpPr/>
                          <wps:spPr>
                            <a:xfrm>
                              <a:off x="0" y="127828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3" name="Graphic 602"/>
                          <wps:cNvSpPr/>
                          <wps:spPr>
                            <a:xfrm>
                              <a:off x="33227" y="856941"/>
                              <a:ext cx="350583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>
                                  <a:moveTo>
                                    <a:pt x="2408771" y="0"/>
                                  </a:moveTo>
                                  <a:lnTo>
                                    <a:pt x="2971130" y="0"/>
                                  </a:lnTo>
                                </a:path>
                                <a:path w="3505835">
                                  <a:moveTo>
                                    <a:pt x="534241" y="0"/>
                                  </a:moveTo>
                                  <a:lnTo>
                                    <a:pt x="1096600" y="0"/>
                                  </a:lnTo>
                                </a:path>
                                <a:path w="3505835">
                                  <a:moveTo>
                                    <a:pt x="0" y="0"/>
                                  </a:moveTo>
                                  <a:lnTo>
                                    <a:pt x="159335" y="0"/>
                                  </a:lnTo>
                                </a:path>
                                <a:path w="3505835">
                                  <a:moveTo>
                                    <a:pt x="3346036" y="0"/>
                                  </a:moveTo>
                                  <a:lnTo>
                                    <a:pt x="3505371" y="0"/>
                                  </a:lnTo>
                                </a:path>
                                <a:path w="3505835">
                                  <a:moveTo>
                                    <a:pt x="1471506" y="0"/>
                                  </a:moveTo>
                                  <a:lnTo>
                                    <a:pt x="1565232" y="0"/>
                                  </a:lnTo>
                                </a:path>
                                <a:path w="3505835">
                                  <a:moveTo>
                                    <a:pt x="1940138" y="0"/>
                                  </a:moveTo>
                                  <a:lnTo>
                                    <a:pt x="2033865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4" name="Graphic 603"/>
                          <wps:cNvSpPr/>
                          <wps:spPr>
                            <a:xfrm>
                              <a:off x="0" y="85694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5" name="Graphic 604"/>
                          <wps:cNvSpPr/>
                          <wps:spPr>
                            <a:xfrm>
                              <a:off x="0" y="85694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" name="Graphic 605"/>
                          <wps:cNvSpPr/>
                          <wps:spPr>
                            <a:xfrm>
                              <a:off x="33227" y="435594"/>
                              <a:ext cx="350583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>
                                  <a:moveTo>
                                    <a:pt x="2408771" y="0"/>
                                  </a:moveTo>
                                  <a:lnTo>
                                    <a:pt x="2971130" y="0"/>
                                  </a:lnTo>
                                </a:path>
                                <a:path w="3505835">
                                  <a:moveTo>
                                    <a:pt x="534241" y="0"/>
                                  </a:moveTo>
                                  <a:lnTo>
                                    <a:pt x="1565232" y="0"/>
                                  </a:lnTo>
                                </a:path>
                                <a:path w="3505835">
                                  <a:moveTo>
                                    <a:pt x="0" y="0"/>
                                  </a:moveTo>
                                  <a:lnTo>
                                    <a:pt x="159335" y="0"/>
                                  </a:lnTo>
                                </a:path>
                                <a:path w="3505835">
                                  <a:moveTo>
                                    <a:pt x="3346036" y="0"/>
                                  </a:moveTo>
                                  <a:lnTo>
                                    <a:pt x="3505371" y="0"/>
                                  </a:lnTo>
                                </a:path>
                                <a:path w="3505835">
                                  <a:moveTo>
                                    <a:pt x="1940138" y="0"/>
                                  </a:moveTo>
                                  <a:lnTo>
                                    <a:pt x="2033865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" name="Graphic 606"/>
                          <wps:cNvSpPr/>
                          <wps:spPr>
                            <a:xfrm>
                              <a:off x="0" y="43559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8" name="Graphic 607"/>
                          <wps:cNvSpPr/>
                          <wps:spPr>
                            <a:xfrm>
                              <a:off x="0" y="435594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9" name="Graphic 608"/>
                          <wps:cNvSpPr/>
                          <wps:spPr>
                            <a:xfrm>
                              <a:off x="33227" y="14246"/>
                              <a:ext cx="350583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>
                                  <a:moveTo>
                                    <a:pt x="0" y="0"/>
                                  </a:moveTo>
                                  <a:lnTo>
                                    <a:pt x="3505371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" name="Graphic 609"/>
                          <wps:cNvSpPr/>
                          <wps:spPr>
                            <a:xfrm>
                              <a:off x="0" y="1424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1" name="Graphic 610"/>
                          <wps:cNvSpPr/>
                          <wps:spPr>
                            <a:xfrm>
                              <a:off x="0" y="14246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2" name="Graphic 611"/>
                          <wps:cNvSpPr/>
                          <wps:spPr>
                            <a:xfrm>
                              <a:off x="33227" y="3797"/>
                              <a:ext cx="3505835" cy="16960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5835" h="1696085">
                                  <a:moveTo>
                                    <a:pt x="0" y="1695837"/>
                                  </a:moveTo>
                                  <a:lnTo>
                                    <a:pt x="0" y="0"/>
                                  </a:lnTo>
                                </a:path>
                                <a:path w="3505835" h="1696085">
                                  <a:moveTo>
                                    <a:pt x="3505371" y="1695837"/>
                                  </a:moveTo>
                                  <a:lnTo>
                                    <a:pt x="3505371" y="0"/>
                                  </a:lnTo>
                                </a:path>
                                <a:path w="3505835" h="1696085">
                                  <a:moveTo>
                                    <a:pt x="0" y="1695837"/>
                                  </a:moveTo>
                                  <a:lnTo>
                                    <a:pt x="3505371" y="1695837"/>
                                  </a:lnTo>
                                </a:path>
                                <a:path w="3505835" h="1696085">
                                  <a:moveTo>
                                    <a:pt x="0" y="0"/>
                                  </a:moveTo>
                                  <a:lnTo>
                                    <a:pt x="3505371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3" name="Image 612"/>
                            <pic:cNvPicPr/>
                          </pic:nvPicPr>
                          <pic:blipFill>
                            <a:blip r:embed="rId12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2562" y="395144"/>
                              <a:ext cx="374905" cy="13044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14" name="Graphic 613"/>
                          <wps:cNvSpPr/>
                          <wps:spPr>
                            <a:xfrm>
                              <a:off x="192562" y="395144"/>
                              <a:ext cx="375285" cy="1304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285" h="1304925">
                                  <a:moveTo>
                                    <a:pt x="0" y="1304490"/>
                                  </a:moveTo>
                                  <a:lnTo>
                                    <a:pt x="374905" y="1304490"/>
                                  </a:lnTo>
                                  <a:lnTo>
                                    <a:pt x="3749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04490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C5CF9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" name="Graphic 614"/>
                          <wps:cNvSpPr/>
                          <wps:spPr>
                            <a:xfrm>
                              <a:off x="661190" y="395145"/>
                              <a:ext cx="2718435" cy="1304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18435" h="1304925">
                                  <a:moveTo>
                                    <a:pt x="374904" y="1081430"/>
                                  </a:moveTo>
                                  <a:lnTo>
                                    <a:pt x="0" y="1081430"/>
                                  </a:lnTo>
                                  <a:lnTo>
                                    <a:pt x="0" y="1304493"/>
                                  </a:lnTo>
                                  <a:lnTo>
                                    <a:pt x="374904" y="1304493"/>
                                  </a:lnTo>
                                  <a:lnTo>
                                    <a:pt x="374904" y="1081430"/>
                                  </a:lnTo>
                                  <a:close/>
                                </a:path>
                                <a:path w="2718435" h="1304925">
                                  <a:moveTo>
                                    <a:pt x="843534" y="254381"/>
                                  </a:moveTo>
                                  <a:lnTo>
                                    <a:pt x="468630" y="254381"/>
                                  </a:lnTo>
                                  <a:lnTo>
                                    <a:pt x="468630" y="1304493"/>
                                  </a:lnTo>
                                  <a:lnTo>
                                    <a:pt x="843534" y="1304493"/>
                                  </a:lnTo>
                                  <a:lnTo>
                                    <a:pt x="843534" y="254381"/>
                                  </a:lnTo>
                                  <a:close/>
                                </a:path>
                                <a:path w="2718435" h="1304925">
                                  <a:moveTo>
                                    <a:pt x="1312164" y="0"/>
                                  </a:moveTo>
                                  <a:lnTo>
                                    <a:pt x="937260" y="0"/>
                                  </a:lnTo>
                                  <a:lnTo>
                                    <a:pt x="937260" y="1304493"/>
                                  </a:lnTo>
                                  <a:lnTo>
                                    <a:pt x="1312164" y="1304493"/>
                                  </a:lnTo>
                                  <a:lnTo>
                                    <a:pt x="1312164" y="0"/>
                                  </a:lnTo>
                                  <a:close/>
                                </a:path>
                                <a:path w="2718435" h="1304925">
                                  <a:moveTo>
                                    <a:pt x="1780806" y="0"/>
                                  </a:moveTo>
                                  <a:lnTo>
                                    <a:pt x="1405902" y="0"/>
                                  </a:lnTo>
                                  <a:lnTo>
                                    <a:pt x="1405902" y="1304493"/>
                                  </a:lnTo>
                                  <a:lnTo>
                                    <a:pt x="1780806" y="1304493"/>
                                  </a:lnTo>
                                  <a:lnTo>
                                    <a:pt x="1780806" y="0"/>
                                  </a:lnTo>
                                  <a:close/>
                                </a:path>
                                <a:path w="2718435" h="1304925">
                                  <a:moveTo>
                                    <a:pt x="2249436" y="793140"/>
                                  </a:moveTo>
                                  <a:lnTo>
                                    <a:pt x="1874532" y="793140"/>
                                  </a:lnTo>
                                  <a:lnTo>
                                    <a:pt x="1874532" y="1304493"/>
                                  </a:lnTo>
                                  <a:lnTo>
                                    <a:pt x="2249436" y="1304493"/>
                                  </a:lnTo>
                                  <a:lnTo>
                                    <a:pt x="2249436" y="793140"/>
                                  </a:lnTo>
                                  <a:close/>
                                </a:path>
                                <a:path w="2718435" h="1304925">
                                  <a:moveTo>
                                    <a:pt x="2718066" y="0"/>
                                  </a:moveTo>
                                  <a:lnTo>
                                    <a:pt x="2343162" y="0"/>
                                  </a:lnTo>
                                  <a:lnTo>
                                    <a:pt x="2343162" y="1304493"/>
                                  </a:lnTo>
                                  <a:lnTo>
                                    <a:pt x="2718066" y="1304493"/>
                                  </a:lnTo>
                                  <a:lnTo>
                                    <a:pt x="27180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235A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6" name="Graphic 615"/>
                          <wps:cNvSpPr/>
                          <wps:spPr>
                            <a:xfrm>
                              <a:off x="946171" y="86736"/>
                              <a:ext cx="156845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6845" h="73660">
                                  <a:moveTo>
                                    <a:pt x="1566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3100"/>
                                  </a:lnTo>
                                  <a:lnTo>
                                    <a:pt x="156644" y="73100"/>
                                  </a:lnTo>
                                  <a:lnTo>
                                    <a:pt x="156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235A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7" name="Graphic 616"/>
                          <wps:cNvSpPr/>
                          <wps:spPr>
                            <a:xfrm>
                              <a:off x="1732066" y="86736"/>
                              <a:ext cx="156845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6845" h="73660">
                                  <a:moveTo>
                                    <a:pt x="1566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3100"/>
                                  </a:lnTo>
                                  <a:lnTo>
                                    <a:pt x="156644" y="73100"/>
                                  </a:lnTo>
                                  <a:lnTo>
                                    <a:pt x="156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F9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" name="Textbox 617"/>
                          <wps:cNvSpPr txBox="1"/>
                          <wps:spPr>
                            <a:xfrm>
                              <a:off x="1155031" y="80470"/>
                              <a:ext cx="485140" cy="101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CCF3F7A" w14:textId="77777777" w:rsidR="009D3118" w:rsidRDefault="009D3118">
                                <w:pPr>
                                  <w:spacing w:line="159" w:lineRule="exact"/>
                                  <w:rPr>
                                    <w:ins w:id="1039" w:author="Author" w:date="2024-02-01T10:43:00Z"/>
                                    <w:rFonts w:ascii="Verdana"/>
                                    <w:sz w:val="18"/>
                                  </w:rPr>
                                </w:pPr>
                                <w:ins w:id="1040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8"/>
                                    </w:rPr>
                                    <w:t>Exported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619" name="Textbox 618"/>
                          <wps:cNvSpPr txBox="1"/>
                          <wps:spPr>
                            <a:xfrm>
                              <a:off x="1940926" y="80470"/>
                              <a:ext cx="697865" cy="101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90820D9" w14:textId="77777777" w:rsidR="009D3118" w:rsidRDefault="009D3118">
                                <w:pPr>
                                  <w:spacing w:line="159" w:lineRule="exact"/>
                                  <w:rPr>
                                    <w:ins w:id="1041" w:author="Author" w:date="2024-02-01T10:43:00Z"/>
                                    <w:rFonts w:ascii="Verdana"/>
                                    <w:sz w:val="18"/>
                                  </w:rPr>
                                </w:pPr>
                                <w:ins w:id="1042" w:author="Author" w:date="2024-02-01T10:43:00Z">
                                  <w:r>
                                    <w:rPr>
                                      <w:rFonts w:ascii="Verdana"/>
                                      <w:w w:val="90"/>
                                      <w:sz w:val="18"/>
                                    </w:rPr>
                                    <w:t xml:space="preserve">Not </w: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8"/>
                                    </w:rPr>
                                    <w:t>exported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620" name="Textbox 619"/>
                          <wps:cNvSpPr txBox="1"/>
                          <wps:spPr>
                            <a:xfrm>
                              <a:off x="244360" y="290380"/>
                              <a:ext cx="7226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783C41F" w14:textId="77777777" w:rsidR="009D3118" w:rsidRDefault="009D3118">
                                <w:pPr>
                                  <w:tabs>
                                    <w:tab w:val="left" w:pos="785"/>
                                  </w:tabs>
                                  <w:spacing w:line="145" w:lineRule="exact"/>
                                  <w:rPr>
                                    <w:ins w:id="1043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1044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95"/>
                                      <w:sz w:val="17"/>
                                    </w:rPr>
                                    <w:t>100%</w: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85"/>
                                      <w:sz w:val="17"/>
                                    </w:rPr>
                                    <w:t>17%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621" name="Textbox 620"/>
                          <wps:cNvSpPr txBox="1"/>
                          <wps:spPr>
                            <a:xfrm>
                              <a:off x="1211812" y="290380"/>
                              <a:ext cx="212852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4071744" w14:textId="77777777" w:rsidR="009D3118" w:rsidRDefault="009D3118">
                                <w:pPr>
                                  <w:tabs>
                                    <w:tab w:val="left" w:pos="690"/>
                                    <w:tab w:val="left" w:pos="1428"/>
                                    <w:tab w:val="left" w:pos="2213"/>
                                    <w:tab w:val="left" w:pos="2904"/>
                                  </w:tabs>
                                  <w:spacing w:line="145" w:lineRule="exact"/>
                                  <w:rPr>
                                    <w:ins w:id="1045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1046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95"/>
                                      <w:sz w:val="17"/>
                                    </w:rPr>
                                    <w:t>80%</w: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95"/>
                                      <w:sz w:val="17"/>
                                    </w:rPr>
                                    <w:t>100%</w: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95"/>
                                      <w:sz w:val="17"/>
                                    </w:rPr>
                                    <w:t>100%</w: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95"/>
                                      <w:sz w:val="17"/>
                                    </w:rPr>
                                    <w:t>39%</w: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85"/>
                                      <w:sz w:val="17"/>
                                    </w:rPr>
                                    <w:t>100%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42B134D1" id="Group 573" o:spid="_x0000_s2045" style="position:absolute;left:0;text-align:left;margin-left:180.75pt;margin-top:3pt;width:278.95pt;height:136.45pt;z-index:15759360;mso-wrap-distance-left:0;mso-wrap-distance-right:0;mso-position-horizontal-relative:page" coordsize="35426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">
                  <v:shape id="Graphic 574" o:spid="_x0000_s2046" style="position:absolute;left:6611;top:3951;width:22498;height:10820;visibility:visible;mso-wrap-style:square;v-text-anchor:top" coordsize="2249805,108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" path="m374904,l,,,1081430r374904,l374904,xem843534,l468630,r,254381l843534,254381,843534,xem2249436,l1874532,r,793140l2249436,793140,2249436,xe" fillcolor="#c5cf9b" stroked="f">
                    <v:path arrowok="t"/>
                  </v:shape>
                  <v:shape id="Graphic 575" o:spid="_x0000_s2047" style="position:absolute;left:3800;top:37;width:12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" path="m,l,391347e" filled="f" strokecolor="#748d99" strokeweight=".21094mm">
                    <v:path arrowok="t"/>
                  </v:shape>
                  <v:shape id="Graphic 576" o:spid="_x0000_s2048" style="position:absolute;left:3800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" path="m,l,33227e" fillcolor="black" stroked="f">
                    <v:path arrowok="t"/>
                  </v:shape>
                  <v:shape id="Graphic 577" o:spid="_x0000_s2049" style="position:absolute;left:3800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" path="m,l,33227e" filled="f" strokeweight=".21094mm">
                    <v:path arrowok="t"/>
                  </v:shape>
                  <v:shape id="Graphic 578" o:spid="_x0000_s2050" style="position:absolute;left:8486;top:37;width:13;height:14732;visibility:visible;mso-wrap-style:square;v-text-anchor:top" coordsize="1270,147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" path="m,l,1472770e" filled="f" strokecolor="#748d99" strokeweight=".21094mm">
                    <v:path arrowok="t"/>
                  </v:shape>
                  <v:shape id="Graphic 579" o:spid="_x0000_s2051" style="position:absolute;left:8486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" path="m,l,33227e" fillcolor="black" stroked="f">
                    <v:path arrowok="t"/>
                  </v:shape>
                  <v:shape id="Graphic 580" o:spid="_x0000_s2052" style="position:absolute;left:8486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" path="m,l,33227e" filled="f" strokeweight=".21094mm">
                    <v:path arrowok="t"/>
                  </v:shape>
                  <v:shape id="Graphic 581" o:spid="_x0000_s2053" style="position:absolute;left:13172;top:37;width:13;height:6458;visibility:visible;mso-wrap-style:square;v-text-anchor:top" coordsize="1270,64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" path="m,l,645722e" filled="f" strokecolor="#748d99" strokeweight=".21094mm">
                    <v:path arrowok="t"/>
                  </v:shape>
                  <v:shape id="Graphic 582" o:spid="_x0000_s2054" style="position:absolute;left:13172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" path="m,l,33227e" fillcolor="black" stroked="f">
                    <v:path arrowok="t"/>
                  </v:shape>
                  <v:shape id="Graphic 583" o:spid="_x0000_s2055" style="position:absolute;left:13172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" path="m,l,33227e" filled="f" strokeweight=".21094mm">
                    <v:path arrowok="t"/>
                  </v:shape>
                  <v:shape id="Graphic 584" o:spid="_x0000_s2056" style="position:absolute;left:17859;top:37;width:12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" path="m,l,82938em,156039l,391347e" filled="f" strokecolor="#748d99" strokeweight=".21094mm">
                    <v:path arrowok="t"/>
                  </v:shape>
                  <v:shape id="Graphic 585" o:spid="_x0000_s2057" style="position:absolute;left:17859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" path="m,l,33227e" fillcolor="black" stroked="f">
                    <v:path arrowok="t"/>
                  </v:shape>
                  <v:shape id="Graphic 586" o:spid="_x0000_s2058" style="position:absolute;left:17859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" path="m,l,33227e" filled="f" strokeweight=".21094mm">
                    <v:path arrowok="t"/>
                  </v:shape>
                  <v:shape id="Graphic 587" o:spid="_x0000_s2059" style="position:absolute;left:22545;top:37;width:13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" path="m,l,391347e" filled="f" strokecolor="#748d99" strokeweight=".21094mm">
                    <v:path arrowok="t"/>
                  </v:shape>
                  <v:shape id="Graphic 588" o:spid="_x0000_s2060" style="position:absolute;left:22545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" path="m,l,33227e" fillcolor="black" stroked="f">
                    <v:path arrowok="t"/>
                  </v:shape>
                  <v:shape id="Graphic 589" o:spid="_x0000_s2061" style="position:absolute;left:22545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" path="m,l,33227e" filled="f" strokeweight=".21094mm">
                    <v:path arrowok="t"/>
                  </v:shape>
                  <v:shape id="Graphic 590" o:spid="_x0000_s2062" style="position:absolute;left:27231;top:37;width:13;height:11850;visibility:visible;mso-wrap-style:square;v-text-anchor:top" coordsize="1270,118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" path="m,l,1184477e" filled="f" strokecolor="#748d99" strokeweight=".21094mm">
                    <v:path arrowok="t"/>
                  </v:shape>
                  <v:shape id="Graphic 591" o:spid="_x0000_s2063" style="position:absolute;left:27231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" path="m,l,33227e" fillcolor="black" stroked="f">
                    <v:path arrowok="t"/>
                  </v:shape>
                  <v:shape id="Graphic 592" o:spid="_x0000_s2064" style="position:absolute;left:27231;top:16996;width:13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" path="m,l,33227e" filled="f" strokeweight=".21094mm">
                    <v:path arrowok="t"/>
                  </v:shape>
                  <v:shape id="Graphic 593" o:spid="_x0000_s2065" style="position:absolute;left:31918;top:37;width:12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" path="m,l,391347e" filled="f" strokecolor="#748d99" strokeweight=".21094mm">
                    <v:path arrowok="t"/>
                  </v:shape>
                  <v:shape id="Graphic 594" o:spid="_x0000_s2066" style="position:absolute;left:31918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" path="m,l,33227e" fillcolor="black" stroked="f">
                    <v:path arrowok="t"/>
                  </v:shape>
                  <v:shape id="Graphic 595" o:spid="_x0000_s2067" style="position:absolute;left:31918;top:16996;width:12;height:336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" path="m,l,33227e" filled="f" strokeweight=".21094mm">
                    <v:path arrowok="t"/>
                  </v:shape>
                  <v:shape id="Graphic 596" o:spid="_x0000_s2068" style="position:absolute;left:332;top:16996;width:35058;height:13;visibility:visible;mso-wrap-style:square;v-text-anchor:top" coordsize="3505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" path="m,l3505371,e" filled="f" strokecolor="#748d99" strokeweight=".21094mm">
                    <v:path arrowok="t"/>
                  </v:shape>
                  <v:shape id="Graphic 597" o:spid="_x0000_s2069" style="position:absolute;top:1699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" path="m33227,l,e" fillcolor="black" stroked="f">
                    <v:path arrowok="t"/>
                  </v:shape>
                  <v:shape id="Graphic 598" o:spid="_x0000_s2070" style="position:absolute;top:1699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" path="m33227,l,e" filled="f" strokeweight=".21094mm">
                    <v:path arrowok="t"/>
                  </v:shape>
                  <v:shape id="Graphic 599" o:spid="_x0000_s2071" style="position:absolute;left:332;top:12782;width:35058;height:13;visibility:visible;mso-wrap-style:square;v-text-anchor:top" coordsize="3505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" path="m,l159335,em3346036,r159335,em1471506,r93726,em534241,r562359,em1940138,r93727,em2408771,r93726,em2877403,r93727,e" filled="f" strokecolor="#748d99" strokeweight=".21094mm">
                    <v:path arrowok="t"/>
                  </v:shape>
                  <v:shape id="Graphic 600" o:spid="_x0000_s2072" style="position:absolute;top:1278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" path="m33227,l,e" fillcolor="black" stroked="f">
                    <v:path arrowok="t"/>
                  </v:shape>
                  <v:shape id="Graphic 601" o:spid="_x0000_s2073" style="position:absolute;top:1278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" path="m33227,l,e" filled="f" strokeweight=".21094mm">
                    <v:path arrowok="t"/>
                  </v:shape>
                  <v:shape id="Graphic 602" o:spid="_x0000_s2074" style="position:absolute;left:332;top:8569;width:35058;height:13;visibility:visible;mso-wrap-style:square;v-text-anchor:top" coordsize="3505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" path="m2408771,r562359,em534241,r562359,em,l159335,em3346036,r159335,em1471506,r93726,em1940138,r93727,e" filled="f" strokecolor="#748d99" strokeweight=".21094mm">
                    <v:path arrowok="t"/>
                  </v:shape>
                  <v:shape id="Graphic 603" o:spid="_x0000_s2075" style="position:absolute;top:856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" path="m33227,l,e" fillcolor="black" stroked="f">
                    <v:path arrowok="t"/>
                  </v:shape>
                  <v:shape id="Graphic 604" o:spid="_x0000_s2076" style="position:absolute;top:856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" path="m33227,l,e" filled="f" strokeweight=".21094mm">
                    <v:path arrowok="t"/>
                  </v:shape>
                  <v:shape id="Graphic 605" o:spid="_x0000_s2077" style="position:absolute;left:332;top:4355;width:35058;height:13;visibility:visible;mso-wrap-style:square;v-text-anchor:top" coordsize="3505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" path="m2408771,r562359,em534241,l1565232,em,l159335,em3346036,r159335,em1940138,r93727,e" filled="f" strokecolor="#748d99" strokeweight=".21094mm">
                    <v:path arrowok="t"/>
                  </v:shape>
                  <v:shape id="Graphic 606" o:spid="_x0000_s2078" style="position:absolute;top:435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" path="m33227,l,e" fillcolor="black" stroked="f">
                    <v:path arrowok="t"/>
                  </v:shape>
                  <v:shape id="Graphic 607" o:spid="_x0000_s2079" style="position:absolute;top:4355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" path="m33227,l,e" filled="f" strokeweight=".21094mm">
                    <v:path arrowok="t"/>
                  </v:shape>
                  <v:shape id="Graphic 608" o:spid="_x0000_s2080" style="position:absolute;left:332;top:142;width:35058;height:13;visibility:visible;mso-wrap-style:square;v-text-anchor:top" coordsize="3505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" path="m,l3505371,e" filled="f" strokecolor="#748d99" strokeweight=".21094mm">
                    <v:path arrowok="t"/>
                  </v:shape>
                  <v:shape id="Graphic 609" o:spid="_x0000_s2081" style="position:absolute;top:14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" path="m33227,l,e" fillcolor="black" stroked="f">
                    <v:path arrowok="t"/>
                  </v:shape>
                  <v:shape id="Graphic 610" o:spid="_x0000_s2082" style="position:absolute;top:14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" path="m33227,l,e" filled="f" strokeweight=".21094mm">
                    <v:path arrowok="t"/>
                  </v:shape>
                  <v:shape id="Graphic 611" o:spid="_x0000_s2083" style="position:absolute;left:332;top:37;width:35058;height:16961;visibility:visible;mso-wrap-style:square;v-text-anchor:top" coordsize="3505835,1696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" path="m,1695837l,em3505371,1695837l3505371,em,1695837r3505371,em,l3505371,e" filled="f" strokeweight=".21094mm">
                    <v:path arrowok="t"/>
                  </v:shape>
                  <v:shape id="Image 612" o:spid="_x0000_s2084" type="#_x0000_t75" style="position:absolute;left:1925;top:3951;width:3749;height:1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">
                    <v:imagedata r:id="rId13" o:title=""/>
                  </v:shape>
                  <v:shape id="Graphic 613" o:spid="_x0000_s2085" style="position:absolute;left:1925;top:3951;width:3753;height:13049;visibility:visible;mso-wrap-style:square;v-text-anchor:top" coordsize="375285,130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" path="m,1304490r374905,l374905,,,,,1304490xe" filled="f" strokecolor="#c5cf9b" strokeweight=".26369mm">
                    <v:path arrowok="t"/>
                  </v:shape>
                  <v:shape id="Graphic 614" o:spid="_x0000_s2086" style="position:absolute;left:6611;top:3951;width:27185;height:13049;visibility:visible;mso-wrap-style:square;v-text-anchor:top" coordsize="2718435,130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" path="m374904,1081430l,1081430r,223063l374904,1304493r,-223063xem843534,254381r-374904,l468630,1304493r374904,l843534,254381xem1312164,l937260,r,1304493l1312164,1304493,1312164,xem1780806,l1405902,r,1304493l1780806,1304493,1780806,xem2249436,793140r-374904,l1874532,1304493r374904,l2249436,793140xem2718066,l2343162,r,1304493l2718066,1304493,2718066,xe" fillcolor="#11235a" stroked="f">
                    <v:path arrowok="t"/>
                  </v:shape>
                  <v:shape id="Graphic 615" o:spid="_x0000_s2087" style="position:absolute;left:9461;top:867;width:1569;height:736;visibility:visible;mso-wrap-style:square;v-text-anchor:top" coordsize="15684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" path="m156644,l,,,73100r156644,l156644,xe" fillcolor="#11235a" stroked="f">
                    <v:path arrowok="t"/>
                  </v:shape>
                  <v:shape id="Graphic 616" o:spid="_x0000_s2088" style="position:absolute;left:17320;top:867;width:1569;height:736;visibility:visible;mso-wrap-style:square;v-text-anchor:top" coordsize="15684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" path="m156644,l,,,73100r156644,l156644,xe" fillcolor="#c5cf9b" stroked="f">
                    <v:path arrowok="t"/>
                  </v:shape>
                  <v:shape id="Textbox 617" o:spid="_x0000_s2089" type="#_x0000_t202" style="position:absolute;left:11550;top:804;width:4851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  <v:textbox inset="0,0,0,0">
                      <w:txbxContent>
                        <w:p w14:paraId="7CCF3F7A" w14:textId="77777777" w:rsidR="009D3118" w:rsidRDefault="009D3118">
                          <w:pPr>
                            <w:spacing w:line="159" w:lineRule="exact"/>
                            <w:rPr>
                              <w:ins w:id="1047" w:author="Author" w:date="2024-02-01T10:43:00Z"/>
                              <w:rFonts w:ascii="Verdana"/>
                              <w:sz w:val="18"/>
                            </w:rPr>
                          </w:pPr>
                          <w:ins w:id="1048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8"/>
                              </w:rPr>
                              <w:t>Exported</w:t>
                            </w:r>
                          </w:ins>
                        </w:p>
                      </w:txbxContent>
                    </v:textbox>
                  </v:shape>
                  <v:shape id="Textbox 618" o:spid="_x0000_s2090" type="#_x0000_t202" style="position:absolute;left:19409;top:804;width:6978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  <v:textbox inset="0,0,0,0">
                      <w:txbxContent>
                        <w:p w14:paraId="190820D9" w14:textId="77777777" w:rsidR="009D3118" w:rsidRDefault="009D3118">
                          <w:pPr>
                            <w:spacing w:line="159" w:lineRule="exact"/>
                            <w:rPr>
                              <w:ins w:id="1049" w:author="Author" w:date="2024-02-01T10:43:00Z"/>
                              <w:rFonts w:ascii="Verdana"/>
                              <w:sz w:val="18"/>
                            </w:rPr>
                          </w:pPr>
                          <w:ins w:id="1050" w:author="Author" w:date="2024-02-01T10:43:00Z"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 xml:space="preserve">Not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8"/>
                              </w:rPr>
                              <w:t>exported</w:t>
                            </w:r>
                          </w:ins>
                        </w:p>
                      </w:txbxContent>
                    </v:textbox>
                  </v:shape>
                  <v:shape id="Textbox 619" o:spid="_x0000_s2091" type="#_x0000_t202" style="position:absolute;left:2443;top:2903;width:7226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  <v:textbox inset="0,0,0,0">
                      <w:txbxContent>
                        <w:p w14:paraId="3783C41F" w14:textId="77777777" w:rsidR="009D3118" w:rsidRDefault="009D3118">
                          <w:pPr>
                            <w:tabs>
                              <w:tab w:val="left" w:pos="785"/>
                            </w:tabs>
                            <w:spacing w:line="145" w:lineRule="exact"/>
                            <w:rPr>
                              <w:ins w:id="1051" w:author="Author" w:date="2024-02-01T10:43:00Z"/>
                              <w:rFonts w:ascii="Verdana"/>
                              <w:sz w:val="17"/>
                            </w:rPr>
                          </w:pPr>
                          <w:ins w:id="1052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95"/>
                                <w:sz w:val="17"/>
                              </w:rPr>
                              <w:t>100%</w: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85"/>
                                <w:sz w:val="17"/>
                              </w:rPr>
                              <w:t>17%</w:t>
                            </w:r>
                          </w:ins>
                        </w:p>
                      </w:txbxContent>
                    </v:textbox>
                  </v:shape>
                  <v:shape id="Textbox 620" o:spid="_x0000_s2092" type="#_x0000_t202" style="position:absolute;left:12118;top:2903;width:21285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  <v:textbox inset="0,0,0,0">
                      <w:txbxContent>
                        <w:p w14:paraId="24071744" w14:textId="77777777" w:rsidR="009D3118" w:rsidRDefault="009D3118">
                          <w:pPr>
                            <w:tabs>
                              <w:tab w:val="left" w:pos="690"/>
                              <w:tab w:val="left" w:pos="1428"/>
                              <w:tab w:val="left" w:pos="2213"/>
                              <w:tab w:val="left" w:pos="2904"/>
                            </w:tabs>
                            <w:spacing w:line="145" w:lineRule="exact"/>
                            <w:rPr>
                              <w:ins w:id="1053" w:author="Author" w:date="2024-02-01T10:43:00Z"/>
                              <w:rFonts w:ascii="Verdana"/>
                              <w:sz w:val="17"/>
                            </w:rPr>
                          </w:pPr>
                          <w:ins w:id="1054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95"/>
                                <w:sz w:val="17"/>
                              </w:rPr>
                              <w:t>80%</w: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95"/>
                                <w:sz w:val="17"/>
                              </w:rPr>
                              <w:t>100%</w: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95"/>
                                <w:sz w:val="17"/>
                              </w:rPr>
                              <w:t>100%</w: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95"/>
                                <w:sz w:val="17"/>
                              </w:rPr>
                              <w:t>39%</w: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85"/>
                                <w:sz w:val="17"/>
                              </w:rPr>
                              <w:t>100%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r w:rsidR="00FF3C28" w:rsidRPr="00E60ED9">
        <w:rPr>
          <w:rFonts w:ascii="Verdana"/>
          <w:spacing w:val="-10"/>
          <w:w w:val="95"/>
          <w:sz w:val="17"/>
        </w:rPr>
        <w:t>4</w:t>
      </w:r>
    </w:p>
    <w:p w14:paraId="191D25DD" w14:textId="77777777" w:rsidR="007F257B" w:rsidRPr="00E60ED9" w:rsidRDefault="00FF3C28">
      <w:pPr>
        <w:spacing w:before="35"/>
        <w:ind w:left="1737"/>
        <w:rPr>
          <w:rFonts w:ascii="Verdana"/>
          <w:sz w:val="20"/>
        </w:rPr>
      </w:pPr>
      <w:r w:rsidRPr="00E60ED9">
        <w:br w:type="column"/>
      </w:r>
      <w:r w:rsidRPr="00E60ED9">
        <w:rPr>
          <w:rFonts w:ascii="Verdana"/>
          <w:w w:val="85"/>
          <w:sz w:val="20"/>
        </w:rPr>
        <w:t>Other</w:t>
      </w:r>
      <w:r w:rsidRPr="00E60ED9">
        <w:rPr>
          <w:rFonts w:ascii="Verdana"/>
          <w:spacing w:val="8"/>
          <w:sz w:val="20"/>
        </w:rPr>
        <w:t xml:space="preserve"> </w:t>
      </w:r>
      <w:r w:rsidRPr="00E60ED9">
        <w:rPr>
          <w:rFonts w:ascii="Verdana"/>
          <w:spacing w:val="-2"/>
          <w:sz w:val="20"/>
        </w:rPr>
        <w:t>Europe</w:t>
      </w:r>
    </w:p>
    <w:p w14:paraId="0E424DA1" w14:textId="77777777" w:rsidR="007F257B" w:rsidRPr="00E60ED9" w:rsidRDefault="007F257B">
      <w:pPr>
        <w:rPr>
          <w:rFonts w:ascii="Verdana"/>
          <w:sz w:val="20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2" w:space="720" w:equalWidth="0">
            <w:col w:w="3012" w:space="40"/>
            <w:col w:w="7608"/>
          </w:cols>
        </w:sectPr>
      </w:pPr>
    </w:p>
    <w:p w14:paraId="20A8D1C3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0783E921" w14:textId="77777777" w:rsidR="007F257B" w:rsidRPr="00E60ED9" w:rsidRDefault="007F257B">
      <w:pPr>
        <w:pStyle w:val="Textkrper"/>
        <w:spacing w:before="94"/>
        <w:rPr>
          <w:rFonts w:ascii="Verdana"/>
          <w:sz w:val="15"/>
        </w:rPr>
      </w:pPr>
    </w:p>
    <w:p w14:paraId="6A934ECF" w14:textId="77777777" w:rsidR="007F257B" w:rsidRPr="00E60ED9" w:rsidRDefault="00FF3C28">
      <w:pPr>
        <w:ind w:left="2418"/>
        <w:rPr>
          <w:rFonts w:ascii="Verdana"/>
          <w:sz w:val="17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0299C0D9" wp14:editId="5F87FA41">
                <wp:simplePos x="0" y="0"/>
                <wp:positionH relativeFrom="page">
                  <wp:posOffset>2035128</wp:posOffset>
                </wp:positionH>
                <wp:positionV relativeFrom="paragraph">
                  <wp:posOffset>-221973</wp:posOffset>
                </wp:positionV>
                <wp:extent cx="135890" cy="1433195"/>
                <wp:effectExtent l="0" t="0" r="0" b="0"/>
                <wp:wrapNone/>
                <wp:docPr id="465" name="Textbox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890" cy="1433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AA5DC" w14:textId="77777777" w:rsidR="009D3118" w:rsidRDefault="009D3118">
                            <w:pPr>
                              <w:spacing w:line="198" w:lineRule="exact"/>
                              <w:ind w:left="20"/>
                              <w:rPr>
                                <w:rFonts w:ascii="Verdana"/>
                                <w:sz w:val="20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Export</w:t>
                            </w:r>
                            <w:r>
                              <w:rPr>
                                <w:rFonts w:ascii="Verdana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volumes</w:t>
                            </w:r>
                            <w:r>
                              <w:rPr>
                                <w:rFonts w:ascii="Verdana"/>
                                <w:spacing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20"/>
                              </w:rPr>
                              <w:t>[MMBtu]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9C0D9" id="Textbox 621" o:spid="_x0000_s2093" type="#_x0000_t202" style="position:absolute;left:0;text-align:left;margin-left:160.25pt;margin-top:-17.5pt;width:10.7pt;height:112.85pt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" filled="f" stroked="f">
                <v:path arrowok="t"/>
                <v:textbox style="layout-flow:vertical;mso-layout-flow-alt:bottom-to-top" inset="0,0,0,0">
                  <w:txbxContent>
                    <w:p w14:paraId="087AA5DC" w14:textId="77777777" w:rsidR="009D3118" w:rsidRDefault="009D3118">
                      <w:pPr>
                        <w:spacing w:line="198" w:lineRule="exact"/>
                        <w:ind w:left="20"/>
                        <w:rPr>
                          <w:rFonts w:ascii="Verdana"/>
                          <w:sz w:val="20"/>
                        </w:rPr>
                      </w:pPr>
                      <w:r>
                        <w:rPr>
                          <w:rFonts w:ascii="Verdana"/>
                          <w:w w:val="85"/>
                          <w:sz w:val="20"/>
                        </w:rPr>
                        <w:t>Export</w:t>
                      </w:r>
                      <w:r>
                        <w:rPr>
                          <w:rFonts w:ascii="Verdana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volumes</w:t>
                      </w:r>
                      <w:r>
                        <w:rPr>
                          <w:rFonts w:ascii="Verdana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20"/>
                        </w:rPr>
                        <w:t>[MMBtu]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Verdana"/>
          <w:spacing w:val="-10"/>
          <w:w w:val="95"/>
          <w:sz w:val="17"/>
        </w:rPr>
        <w:t>3</w:t>
      </w:r>
    </w:p>
    <w:p w14:paraId="30434167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1F30DCF8" w14:textId="77777777" w:rsidR="007F257B" w:rsidRPr="00E60ED9" w:rsidRDefault="007F257B">
      <w:pPr>
        <w:pStyle w:val="Textkrper"/>
        <w:spacing w:before="92"/>
        <w:rPr>
          <w:rFonts w:ascii="Verdana"/>
          <w:sz w:val="15"/>
        </w:rPr>
      </w:pPr>
    </w:p>
    <w:p w14:paraId="3099D3B0" w14:textId="77777777" w:rsidR="007F257B" w:rsidRPr="00E60ED9" w:rsidRDefault="00FF3C28">
      <w:pPr>
        <w:ind w:left="2418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2</w:t>
      </w:r>
    </w:p>
    <w:p w14:paraId="185AC641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6D7471BE" w14:textId="77777777" w:rsidR="007F257B" w:rsidRPr="00E60ED9" w:rsidRDefault="007F257B">
      <w:pPr>
        <w:pStyle w:val="Textkrper"/>
        <w:spacing w:before="91"/>
        <w:rPr>
          <w:rFonts w:ascii="Verdana"/>
          <w:sz w:val="15"/>
        </w:rPr>
      </w:pPr>
    </w:p>
    <w:p w14:paraId="273C86D4" w14:textId="77777777" w:rsidR="007F257B" w:rsidRPr="00E60ED9" w:rsidRDefault="00FF3C28">
      <w:pPr>
        <w:ind w:left="2418"/>
        <w:rPr>
          <w:rFonts w:ascii="Verdana"/>
          <w:sz w:val="17"/>
        </w:rPr>
      </w:pPr>
      <w:r w:rsidRPr="00E60ED9">
        <w:rPr>
          <w:rFonts w:ascii="Verdana"/>
          <w:spacing w:val="-10"/>
          <w:w w:val="95"/>
          <w:sz w:val="17"/>
        </w:rPr>
        <w:t>1</w:t>
      </w:r>
    </w:p>
    <w:p w14:paraId="580D2FC8" w14:textId="77777777" w:rsidR="007F257B" w:rsidRPr="00E60ED9" w:rsidRDefault="007F257B">
      <w:pPr>
        <w:pStyle w:val="Textkrper"/>
        <w:rPr>
          <w:rFonts w:ascii="Verdana"/>
          <w:sz w:val="15"/>
        </w:rPr>
      </w:pPr>
    </w:p>
    <w:p w14:paraId="0CEEF16A" w14:textId="77777777" w:rsidR="007F257B" w:rsidRPr="00E60ED9" w:rsidRDefault="007F257B">
      <w:pPr>
        <w:pStyle w:val="Textkrper"/>
        <w:spacing w:before="94"/>
        <w:rPr>
          <w:rFonts w:ascii="Verdana"/>
          <w:sz w:val="15"/>
        </w:rPr>
      </w:pPr>
    </w:p>
    <w:p w14:paraId="45B0163F" w14:textId="77777777" w:rsidR="007F257B" w:rsidRPr="00E60ED9" w:rsidRDefault="00FF3C28">
      <w:pPr>
        <w:ind w:left="2418"/>
        <w:rPr>
          <w:rFonts w:ascii="Verdana"/>
          <w:sz w:val="17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7E987D02" wp14:editId="3B00AE10">
                <wp:simplePos x="0" y="0"/>
                <wp:positionH relativeFrom="page">
                  <wp:posOffset>2345672</wp:posOffset>
                </wp:positionH>
                <wp:positionV relativeFrom="paragraph">
                  <wp:posOffset>335528</wp:posOffset>
                </wp:positionV>
                <wp:extent cx="584200" cy="95250"/>
                <wp:effectExtent l="0" t="0" r="0" b="0"/>
                <wp:wrapNone/>
                <wp:docPr id="622" name="Textbox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8420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DBB61F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Liquefaction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87D02" id="Textbox 622" o:spid="_x0000_s2094" type="#_x0000_t202" style="position:absolute;left:0;text-align:left;margin-left:184.7pt;margin-top:26.4pt;width:46pt;height:7.5pt;rotation:-45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" filled="f" stroked="f">
                <v:path arrowok="t"/>
                <v:textbox inset="0,0,0,0">
                  <w:txbxContent>
                    <w:p w14:paraId="0FDBB61F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Liquefaction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24226ADD" wp14:editId="576A6BF6">
                <wp:simplePos x="0" y="0"/>
                <wp:positionH relativeFrom="page">
                  <wp:posOffset>2512356</wp:posOffset>
                </wp:positionH>
                <wp:positionV relativeFrom="paragraph">
                  <wp:posOffset>410561</wp:posOffset>
                </wp:positionV>
                <wp:extent cx="401320" cy="95250"/>
                <wp:effectExtent l="0" t="0" r="0" b="0"/>
                <wp:wrapNone/>
                <wp:docPr id="623" name="Textbox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0132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15B176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7"/>
                              </w:rPr>
                              <w:t>capacity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26ADD" id="Textbox 623" o:spid="_x0000_s2095" type="#_x0000_t202" style="position:absolute;left:0;text-align:left;margin-left:197.8pt;margin-top:32.35pt;width:31.6pt;height:7.5pt;rotation:-45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" filled="f" stroked="f">
                <v:path arrowok="t"/>
                <v:textbox inset="0,0,0,0">
                  <w:txbxContent>
                    <w:p w14:paraId="7515B176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7"/>
                        </w:rPr>
                        <w:t>capacity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28BCA7BE" wp14:editId="687BE2A9">
                <wp:simplePos x="0" y="0"/>
                <wp:positionH relativeFrom="page">
                  <wp:posOffset>2936186</wp:posOffset>
                </wp:positionH>
                <wp:positionV relativeFrom="paragraph">
                  <wp:posOffset>275875</wp:posOffset>
                </wp:positionV>
                <wp:extent cx="415290" cy="95250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1529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5A6D85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Net</w:t>
                            </w:r>
                            <w:r>
                              <w:rPr>
                                <w:rFonts w:ascii="Verdana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17"/>
                              </w:rPr>
                              <w:t>Zero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CA7BE" id="Textbox 624" o:spid="_x0000_s2096" type="#_x0000_t202" style="position:absolute;left:0;text-align:left;margin-left:231.2pt;margin-top:21.7pt;width:32.7pt;height:7.5pt;rotation:-45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" filled="f" stroked="f">
                <v:path arrowok="t"/>
                <v:textbox inset="0,0,0,0">
                  <w:txbxContent>
                    <w:p w14:paraId="015A6D85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Net</w:t>
                      </w:r>
                      <w:r>
                        <w:rPr>
                          <w:rFonts w:ascii="Verdana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6"/>
                          <w:w w:val="90"/>
                          <w:sz w:val="17"/>
                        </w:rPr>
                        <w:t>Zero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73B367E6" wp14:editId="44A5E215">
                <wp:simplePos x="0" y="0"/>
                <wp:positionH relativeFrom="page">
                  <wp:posOffset>3366225</wp:posOffset>
                </wp:positionH>
                <wp:positionV relativeFrom="paragraph">
                  <wp:posOffset>292064</wp:posOffset>
                </wp:positionV>
                <wp:extent cx="417195" cy="95250"/>
                <wp:effectExtent l="0" t="0" r="0" b="0"/>
                <wp:wrapNone/>
                <wp:docPr id="625" name="Text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1719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36D404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Diversify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367E6" id="Textbox 625" o:spid="_x0000_s2097" type="#_x0000_t202" style="position:absolute;left:0;text-align:left;margin-left:265.05pt;margin-top:23pt;width:32.85pt;height:7.5pt;rotation:-45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" filled="f" stroked="f">
                <v:path arrowok="t"/>
                <v:textbox inset="0,0,0,0">
                  <w:txbxContent>
                    <w:p w14:paraId="7036D404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Diversify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2ADF1F77" wp14:editId="4CC6D7EB">
                <wp:simplePos x="0" y="0"/>
                <wp:positionH relativeFrom="page">
                  <wp:posOffset>3419782</wp:posOffset>
                </wp:positionH>
                <wp:positionV relativeFrom="paragraph">
                  <wp:posOffset>367050</wp:posOffset>
                </wp:positionV>
                <wp:extent cx="460375" cy="95250"/>
                <wp:effectExtent l="0" t="0" r="0" b="0"/>
                <wp:wrapNone/>
                <wp:docPr id="626" name="Text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037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925E5D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importers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F1F77" id="Textbox 626" o:spid="_x0000_s2098" type="#_x0000_t202" style="position:absolute;left:0;text-align:left;margin-left:269.25pt;margin-top:28.9pt;width:36.25pt;height:7.5pt;rotation:-45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" filled="f" stroked="f">
                <v:path arrowok="t"/>
                <v:textbox inset="0,0,0,0">
                  <w:txbxContent>
                    <w:p w14:paraId="33925E5D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importers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3563B5A" wp14:editId="1E2F8B2B">
                <wp:simplePos x="0" y="0"/>
                <wp:positionH relativeFrom="page">
                  <wp:posOffset>3801170</wp:posOffset>
                </wp:positionH>
                <wp:positionV relativeFrom="paragraph">
                  <wp:posOffset>323002</wp:posOffset>
                </wp:positionV>
                <wp:extent cx="485140" cy="95250"/>
                <wp:effectExtent l="0" t="0" r="0" b="0"/>
                <wp:wrapNone/>
                <wp:docPr id="627" name="Textbox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8514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38EAA0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7"/>
                              </w:rPr>
                              <w:t>High</w:t>
                            </w:r>
                            <w:r>
                              <w:rPr>
                                <w:rFonts w:ascii="Verdana"/>
                                <w:spacing w:val="-9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7"/>
                              </w:rPr>
                              <w:t>price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63B5A" id="Textbox 627" o:spid="_x0000_s2099" type="#_x0000_t202" style="position:absolute;left:0;text-align:left;margin-left:299.3pt;margin-top:25.45pt;width:38.2pt;height:7.5pt;rotation:-45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" filled="f" stroked="f">
                <v:path arrowok="t"/>
                <v:textbox inset="0,0,0,0">
                  <w:txbxContent>
                    <w:p w14:paraId="1B38EAA0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90"/>
                          <w:sz w:val="17"/>
                        </w:rPr>
                        <w:t>High</w:t>
                      </w:r>
                      <w:r>
                        <w:rPr>
                          <w:rFonts w:ascii="Verdana"/>
                          <w:spacing w:val="-9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7"/>
                        </w:rPr>
                        <w:t>price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20FAAF30" wp14:editId="4C1F919D">
                <wp:simplePos x="0" y="0"/>
                <wp:positionH relativeFrom="page">
                  <wp:posOffset>3844318</wp:posOffset>
                </wp:positionH>
                <wp:positionV relativeFrom="paragraph">
                  <wp:posOffset>398106</wp:posOffset>
                </wp:positionV>
                <wp:extent cx="549275" cy="95250"/>
                <wp:effectExtent l="0" t="0" r="0" b="0"/>
                <wp:wrapNone/>
                <wp:docPr id="628" name="Textbox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4927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DB7583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Middle</w:t>
                            </w:r>
                            <w:r>
                              <w:rPr>
                                <w:rFonts w:ascii="Verdana"/>
                                <w:spacing w:val="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9"/>
                                <w:w w:val="95"/>
                                <w:sz w:val="17"/>
                              </w:rPr>
                              <w:t>East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AAF30" id="Textbox 628" o:spid="_x0000_s2100" type="#_x0000_t202" style="position:absolute;left:0;text-align:left;margin-left:302.7pt;margin-top:31.35pt;width:43.25pt;height:7.5pt;rotation:-45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" filled="f" stroked="f">
                <v:path arrowok="t"/>
                <v:textbox inset="0,0,0,0">
                  <w:txbxContent>
                    <w:p w14:paraId="63DB7583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Middle</w:t>
                      </w:r>
                      <w:r>
                        <w:rPr>
                          <w:rFonts w:ascii="Verdana"/>
                          <w:spacing w:val="9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9"/>
                          <w:w w:val="95"/>
                          <w:sz w:val="17"/>
                        </w:rPr>
                        <w:t>East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4992" behindDoc="0" locked="0" layoutInCell="1" allowOverlap="1" wp14:anchorId="72221151" wp14:editId="1FFF561A">
                <wp:simplePos x="0" y="0"/>
                <wp:positionH relativeFrom="page">
                  <wp:posOffset>4278503</wp:posOffset>
                </wp:positionH>
                <wp:positionV relativeFrom="paragraph">
                  <wp:posOffset>313638</wp:posOffset>
                </wp:positionV>
                <wp:extent cx="467359" cy="95250"/>
                <wp:effectExtent l="0" t="0" r="0" b="0"/>
                <wp:wrapNone/>
                <wp:docPr id="629" name="Textbox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7359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3D3E38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7"/>
                              </w:rPr>
                              <w:t>No</w:t>
                            </w:r>
                            <w:r>
                              <w:rPr>
                                <w:rFonts w:ascii="Verdana"/>
                                <w:spacing w:val="-9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export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21151" id="Textbox 629" o:spid="_x0000_s2101" type="#_x0000_t202" style="position:absolute;left:0;text-align:left;margin-left:336.9pt;margin-top:24.7pt;width:36.8pt;height:7.5pt;rotation:-45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" filled="f" stroked="f">
                <v:path arrowok="t"/>
                <v:textbox inset="0,0,0,0">
                  <w:txbxContent>
                    <w:p w14:paraId="023D3E38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90"/>
                          <w:sz w:val="17"/>
                        </w:rPr>
                        <w:t>No</w:t>
                      </w:r>
                      <w:r>
                        <w:rPr>
                          <w:rFonts w:ascii="Verdana"/>
                          <w:spacing w:val="-9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export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2196D8B9" wp14:editId="3304EA4E">
                <wp:simplePos x="0" y="0"/>
                <wp:positionH relativeFrom="page">
                  <wp:posOffset>4326459</wp:posOffset>
                </wp:positionH>
                <wp:positionV relativeFrom="paragraph">
                  <wp:posOffset>388351</wp:posOffset>
                </wp:positionV>
                <wp:extent cx="522605" cy="95250"/>
                <wp:effectExtent l="0" t="0" r="0" b="0"/>
                <wp:wrapNone/>
                <wp:docPr id="630" name="Textbox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2260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5D447A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Verdana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Africa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6D8B9" id="Textbox 630" o:spid="_x0000_s2102" type="#_x0000_t202" style="position:absolute;left:0;text-align:left;margin-left:340.65pt;margin-top:30.6pt;width:41.15pt;height:7.5pt;rotation:-45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" filled="f" stroked="f">
                <v:path arrowok="t"/>
                <v:textbox inset="0,0,0,0">
                  <w:txbxContent>
                    <w:p w14:paraId="4F5D447A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w w:val="85"/>
                          <w:sz w:val="17"/>
                        </w:rPr>
                        <w:t>from</w:t>
                      </w:r>
                      <w:proofErr w:type="gramEnd"/>
                      <w:r>
                        <w:rPr>
                          <w:rFonts w:ascii="Verdana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Africa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6016" behindDoc="0" locked="0" layoutInCell="1" allowOverlap="1" wp14:anchorId="5E9D758C" wp14:editId="59B35313">
                <wp:simplePos x="0" y="0"/>
                <wp:positionH relativeFrom="page">
                  <wp:posOffset>4648159</wp:posOffset>
                </wp:positionH>
                <wp:positionV relativeFrom="paragraph">
                  <wp:posOffset>363962</wp:posOffset>
                </wp:positionV>
                <wp:extent cx="666115" cy="95250"/>
                <wp:effectExtent l="0" t="0" r="0" b="0"/>
                <wp:wrapNone/>
                <wp:docPr id="631" name="Textbox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6611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0FC1B3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Panama</w:t>
                            </w:r>
                            <w:r>
                              <w:rPr>
                                <w:rFonts w:ascii="Verdana"/>
                                <w:spacing w:val="5"/>
                                <w:sz w:val="1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7"/>
                              </w:rPr>
                              <w:t>canal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D758C" id="Textbox 631" o:spid="_x0000_s2103" type="#_x0000_t202" style="position:absolute;left:0;text-align:left;margin-left:366pt;margin-top:28.65pt;width:52.45pt;height:7.5pt;rotation:-45;z-index:1576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" filled="f" stroked="f">
                <v:path arrowok="t"/>
                <v:textbox inset="0,0,0,0">
                  <w:txbxContent>
                    <w:p w14:paraId="7F0FC1B3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Panama</w:t>
                      </w:r>
                      <w:r>
                        <w:rPr>
                          <w:rFonts w:ascii="Verdana"/>
                          <w:spacing w:val="5"/>
                          <w:sz w:val="17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7"/>
                        </w:rPr>
                        <w:t>canal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6528" behindDoc="0" locked="0" layoutInCell="1" allowOverlap="1" wp14:anchorId="4F86EA3A" wp14:editId="05D4833F">
                <wp:simplePos x="0" y="0"/>
                <wp:positionH relativeFrom="page">
                  <wp:posOffset>4828223</wp:posOffset>
                </wp:positionH>
                <wp:positionV relativeFrom="paragraph">
                  <wp:posOffset>439244</wp:posOffset>
                </wp:positionV>
                <wp:extent cx="455930" cy="95250"/>
                <wp:effectExtent l="0" t="0" r="0" b="0"/>
                <wp:wrapNone/>
                <wp:docPr id="632" name="Textbox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5593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D7C352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restricted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6EA3A" id="Textbox 632" o:spid="_x0000_s2104" type="#_x0000_t202" style="position:absolute;left:0;text-align:left;margin-left:380.2pt;margin-top:34.6pt;width:35.9pt;height:7.5pt;rotation:-45;z-index:1576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" filled="f" stroked="f">
                <v:path arrowok="t"/>
                <v:textbox inset="0,0,0,0">
                  <w:txbxContent>
                    <w:p w14:paraId="44D7C352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restricted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7040" behindDoc="0" locked="0" layoutInCell="1" allowOverlap="1" wp14:anchorId="44BBC900" wp14:editId="731AD8EB">
                <wp:simplePos x="0" y="0"/>
                <wp:positionH relativeFrom="page">
                  <wp:posOffset>5234024</wp:posOffset>
                </wp:positionH>
                <wp:positionV relativeFrom="paragraph">
                  <wp:posOffset>281207</wp:posOffset>
                </wp:positionV>
                <wp:extent cx="431165" cy="95250"/>
                <wp:effectExtent l="0" t="0" r="0" b="0"/>
                <wp:wrapNone/>
                <wp:docPr id="633" name="Text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3116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9244BD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Russia</w:t>
                            </w:r>
                            <w:r>
                              <w:rPr>
                                <w:rFonts w:ascii="Verdana"/>
                                <w:spacing w:val="-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7"/>
                              </w:rPr>
                              <w:t>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BC900" id="Textbox 633" o:spid="_x0000_s2105" type="#_x0000_t202" style="position:absolute;left:0;text-align:left;margin-left:412.15pt;margin-top:22.15pt;width:33.95pt;height:7.5pt;rotation:-45;z-index:1576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" filled="f" stroked="f">
                <v:path arrowok="t"/>
                <v:textbox inset="0,0,0,0">
                  <w:txbxContent>
                    <w:p w14:paraId="069244BD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Russia</w:t>
                      </w:r>
                      <w:r>
                        <w:rPr>
                          <w:rFonts w:ascii="Verdana"/>
                          <w:spacing w:val="-1"/>
                          <w:w w:val="95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7"/>
                        </w:rPr>
                        <w:t>to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7552" behindDoc="0" locked="0" layoutInCell="1" allowOverlap="1" wp14:anchorId="680099FE" wp14:editId="7A209164">
                <wp:simplePos x="0" y="0"/>
                <wp:positionH relativeFrom="page">
                  <wp:posOffset>5309446</wp:posOffset>
                </wp:positionH>
                <wp:positionV relativeFrom="paragraph">
                  <wp:posOffset>356517</wp:posOffset>
                </wp:positionV>
                <wp:extent cx="430530" cy="95250"/>
                <wp:effectExtent l="0" t="0" r="0" b="0"/>
                <wp:wrapNone/>
                <wp:docPr id="634" name="Text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3053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3F0A04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Asia</w:t>
                            </w:r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only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099FE" id="Textbox 634" o:spid="_x0000_s2106" type="#_x0000_t202" style="position:absolute;left:0;text-align:left;margin-left:418.05pt;margin-top:28.05pt;width:33.9pt;height:7.5pt;rotation:-45;z-index:1576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" filled="f" stroked="f">
                <v:path arrowok="t"/>
                <v:textbox inset="0,0,0,0">
                  <w:txbxContent>
                    <w:p w14:paraId="703F0A04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Asia</w:t>
                      </w:r>
                      <w:r>
                        <w:rPr>
                          <w:rFonts w:ascii="Verdana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only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Verdana"/>
          <w:spacing w:val="-10"/>
          <w:w w:val="95"/>
          <w:sz w:val="17"/>
        </w:rPr>
        <w:t>0</w:t>
      </w:r>
    </w:p>
    <w:p w14:paraId="0F524535" w14:textId="77777777" w:rsidR="007F257B" w:rsidRPr="00E60ED9" w:rsidRDefault="007F257B">
      <w:pPr>
        <w:pStyle w:val="Textkrper"/>
        <w:rPr>
          <w:rFonts w:ascii="Verdana"/>
        </w:rPr>
      </w:pPr>
    </w:p>
    <w:p w14:paraId="6235BF52" w14:textId="77777777" w:rsidR="007F257B" w:rsidRPr="00E60ED9" w:rsidRDefault="007F257B">
      <w:pPr>
        <w:pStyle w:val="Textkrper"/>
        <w:rPr>
          <w:rFonts w:ascii="Verdana"/>
        </w:rPr>
      </w:pPr>
    </w:p>
    <w:p w14:paraId="42F9880D" w14:textId="77777777" w:rsidR="007F257B" w:rsidRPr="00E60ED9" w:rsidRDefault="007F257B">
      <w:pPr>
        <w:pStyle w:val="Textkrper"/>
        <w:rPr>
          <w:rFonts w:ascii="Verdana"/>
        </w:rPr>
      </w:pPr>
    </w:p>
    <w:p w14:paraId="79E53DB3" w14:textId="77777777" w:rsidR="007F257B" w:rsidRPr="00E60ED9" w:rsidRDefault="007F257B">
      <w:pPr>
        <w:pStyle w:val="Textkrper"/>
        <w:rPr>
          <w:rFonts w:ascii="Verdana"/>
        </w:rPr>
      </w:pPr>
    </w:p>
    <w:p w14:paraId="6A7CFA34" w14:textId="77777777" w:rsidR="007F257B" w:rsidRPr="00E60ED9" w:rsidRDefault="007F257B">
      <w:pPr>
        <w:pStyle w:val="Textkrper"/>
        <w:spacing w:before="21"/>
        <w:rPr>
          <w:rFonts w:ascii="Verdana"/>
        </w:rPr>
      </w:pPr>
    </w:p>
    <w:p w14:paraId="57979899" w14:textId="77777777" w:rsidR="007F257B" w:rsidRPr="00E60ED9" w:rsidRDefault="00FF3C28">
      <w:pPr>
        <w:pStyle w:val="Textkrper"/>
        <w:spacing w:line="206" w:lineRule="auto"/>
        <w:ind w:left="112" w:right="486"/>
      </w:pPr>
      <w:r w:rsidRPr="00E60ED9">
        <w:t>Figure</w:t>
      </w:r>
      <w:r w:rsidRPr="00E60ED9">
        <w:rPr>
          <w:spacing w:val="-2"/>
        </w:rPr>
        <w:t xml:space="preserve"> </w:t>
      </w:r>
      <w:r w:rsidRPr="00E60ED9">
        <w:t>7:</w:t>
      </w:r>
      <w:r w:rsidRPr="00E60ED9">
        <w:rPr>
          <w:spacing w:val="19"/>
        </w:rPr>
        <w:t xml:space="preserve"> </w:t>
      </w:r>
      <w:r w:rsidRPr="00E60ED9">
        <w:t>LNG</w:t>
      </w:r>
      <w:r w:rsidRPr="00E60ED9">
        <w:rPr>
          <w:spacing w:val="-1"/>
        </w:rPr>
        <w:t xml:space="preserve"> </w:t>
      </w:r>
      <w:r w:rsidRPr="00E60ED9">
        <w:t>export</w:t>
      </w:r>
      <w:r w:rsidRPr="00E60ED9">
        <w:rPr>
          <w:spacing w:val="-1"/>
        </w:rPr>
        <w:t xml:space="preserve"> </w:t>
      </w:r>
      <w:r w:rsidRPr="00E60ED9">
        <w:t>volumes</w:t>
      </w:r>
      <w:r w:rsidRPr="00E60ED9">
        <w:rPr>
          <w:spacing w:val="-2"/>
        </w:rPr>
        <w:t xml:space="preserve"> </w:t>
      </w:r>
      <w:r w:rsidRPr="00E60ED9">
        <w:t>in</w:t>
      </w:r>
      <w:r w:rsidRPr="00E60ED9">
        <w:rPr>
          <w:spacing w:val="-2"/>
        </w:rPr>
        <w:t xml:space="preserve"> </w:t>
      </w:r>
      <w:r w:rsidRPr="00E60ED9">
        <w:rPr>
          <w:rFonts w:ascii="Bookman Old Style"/>
          <w:i/>
          <w:spacing w:val="11"/>
        </w:rPr>
        <w:t>MMBtu</w:t>
      </w:r>
      <w:r w:rsidRPr="00E60ED9">
        <w:rPr>
          <w:rFonts w:ascii="Bookman Old Style"/>
          <w:i/>
          <w:spacing w:val="-13"/>
        </w:rPr>
        <w:t xml:space="preserve"> </w:t>
      </w:r>
      <w:r w:rsidRPr="00E60ED9">
        <w:t>and</w:t>
      </w:r>
      <w:r w:rsidRPr="00E60ED9">
        <w:rPr>
          <w:spacing w:val="-1"/>
        </w:rPr>
        <w:t xml:space="preserve"> </w:t>
      </w:r>
      <w:r w:rsidRPr="00E60ED9">
        <w:t>the</w:t>
      </w:r>
      <w:r w:rsidRPr="00E60ED9">
        <w:rPr>
          <w:spacing w:val="-2"/>
        </w:rPr>
        <w:t xml:space="preserve"> </w:t>
      </w:r>
      <w:r w:rsidRPr="00E60ED9">
        <w:t>corresponding</w:t>
      </w:r>
      <w:r w:rsidRPr="00E60ED9">
        <w:rPr>
          <w:spacing w:val="-2"/>
        </w:rPr>
        <w:t xml:space="preserve"> </w:t>
      </w:r>
      <w:r w:rsidRPr="00E60ED9">
        <w:t>liquefaction</w:t>
      </w:r>
      <w:r w:rsidRPr="00E60ED9">
        <w:rPr>
          <w:spacing w:val="-1"/>
        </w:rPr>
        <w:t xml:space="preserve"> </w:t>
      </w:r>
      <w:r w:rsidRPr="00E60ED9">
        <w:t>capacity</w:t>
      </w:r>
      <w:r w:rsidRPr="00E60ED9">
        <w:rPr>
          <w:spacing w:val="-1"/>
        </w:rPr>
        <w:t xml:space="preserve"> </w:t>
      </w:r>
      <w:r w:rsidRPr="00E60ED9">
        <w:t>utilization</w:t>
      </w:r>
      <w:r w:rsidRPr="00E60ED9">
        <w:rPr>
          <w:spacing w:val="-1"/>
        </w:rPr>
        <w:t xml:space="preserve"> </w:t>
      </w:r>
      <w:r w:rsidRPr="00E60ED9">
        <w:t xml:space="preserve">rate </w:t>
      </w:r>
      <w:del w:id="1055" w:author="Author" w:date="2024-02-01T10:43:00Z">
        <w:r w:rsidR="00581875">
          <w:delText>in %</w:delText>
        </w:r>
      </w:del>
      <w:ins w:id="1056" w:author="Author" w:date="2024-02-01T10:43:00Z">
        <w:r w:rsidR="00652374">
          <w:t>(%)</w:t>
        </w:r>
      </w:ins>
      <w:r w:rsidR="00652374">
        <w:t xml:space="preserve"> </w:t>
      </w:r>
      <w:r w:rsidRPr="00E60ED9">
        <w:t xml:space="preserve">of the region Other Europe in the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3"/>
        </w:rPr>
        <w:t xml:space="preserve"> </w:t>
      </w:r>
      <w:r w:rsidRPr="00E60ED9">
        <w:rPr>
          <w:rFonts w:ascii="Euclid"/>
          <w:i/>
        </w:rPr>
        <w:t xml:space="preserve">Zero </w:t>
      </w:r>
      <w:r w:rsidRPr="00E60ED9">
        <w:t>scenario and for all cases.</w:t>
      </w:r>
    </w:p>
    <w:p w14:paraId="6DC5FB26" w14:textId="77777777" w:rsidR="007F257B" w:rsidRPr="00E60ED9" w:rsidRDefault="00FF3C28">
      <w:pPr>
        <w:pStyle w:val="Textkrper"/>
        <w:spacing w:before="221" w:line="218" w:lineRule="auto"/>
        <w:ind w:left="111" w:right="608" w:firstLine="338"/>
        <w:jc w:val="both"/>
      </w:pPr>
      <w:r w:rsidRPr="00E60ED9">
        <w:t xml:space="preserve">Figure </w:t>
      </w:r>
      <w:hyperlink w:anchor="_bookmark37" w:history="1">
        <w:r w:rsidRPr="00E60ED9">
          <w:t>8</w:t>
        </w:r>
      </w:hyperlink>
      <w:r w:rsidRPr="00E60ED9">
        <w:t xml:space="preserve"> </w:t>
      </w:r>
      <w:del w:id="1057" w:author="Author" w:date="2024-02-01T10:43:00Z">
        <w:r w:rsidR="00581875">
          <w:delText>shows</w:delText>
        </w:r>
      </w:del>
      <w:ins w:id="1058" w:author="Author" w:date="2024-02-01T10:43:00Z">
        <w:r w:rsidR="00652374">
          <w:t>demonstrates</w:t>
        </w:r>
      </w:ins>
      <w:r w:rsidR="00652374" w:rsidRPr="00E60ED9">
        <w:t xml:space="preserve"> </w:t>
      </w:r>
      <w:r w:rsidRPr="00E60ED9">
        <w:t xml:space="preserve">that the export volume of the USA in the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10"/>
        </w:rPr>
        <w:t xml:space="preserve"> </w:t>
      </w:r>
      <w:r w:rsidRPr="00E60ED9">
        <w:rPr>
          <w:rFonts w:ascii="Euclid"/>
          <w:i/>
        </w:rPr>
        <w:t>Fossil</w:t>
      </w:r>
      <w:r w:rsidRPr="00E60ED9">
        <w:rPr>
          <w:rFonts w:ascii="Euclid"/>
          <w:i/>
          <w:spacing w:val="-10"/>
        </w:rPr>
        <w:t xml:space="preserve"> </w:t>
      </w:r>
      <w:r w:rsidRPr="00E60ED9">
        <w:rPr>
          <w:rFonts w:ascii="Euclid"/>
          <w:i/>
        </w:rPr>
        <w:t xml:space="preserve">Demand </w:t>
      </w:r>
      <w:r w:rsidRPr="00E60ED9">
        <w:t>scenario varies between</w:t>
      </w:r>
      <w:r w:rsidRPr="00E60ED9">
        <w:rPr>
          <w:spacing w:val="-14"/>
        </w:rPr>
        <w:t xml:space="preserve"> </w:t>
      </w:r>
      <w:r w:rsidRPr="00E60ED9">
        <w:t>63</w:t>
      </w:r>
      <w:del w:id="1059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%</w:t>
      </w:r>
      <w:r w:rsidRPr="00E60ED9">
        <w:rPr>
          <w:spacing w:val="-14"/>
        </w:rPr>
        <w:t xml:space="preserve"> </w:t>
      </w:r>
      <w:r w:rsidRPr="00E60ED9">
        <w:t>(in</w:t>
      </w:r>
      <w:r w:rsidRPr="00E60ED9">
        <w:rPr>
          <w:spacing w:val="-13"/>
        </w:rPr>
        <w:t xml:space="preserve"> </w:t>
      </w:r>
      <w:ins w:id="1060" w:author="Author" w:date="2024-02-01T10:43:00Z">
        <w:r w:rsidR="00652374">
          <w:rPr>
            <w:spacing w:val="-13"/>
          </w:rPr>
          <w:t xml:space="preserve">the </w:t>
        </w:r>
      </w:ins>
      <w:r w:rsidRPr="00E60ED9">
        <w:t>case</w:t>
      </w:r>
      <w:r w:rsidRPr="00E60ED9">
        <w:rPr>
          <w:spacing w:val="-8"/>
        </w:rPr>
        <w:t xml:space="preserve"> </w:t>
      </w:r>
      <w:r w:rsidRPr="00E60ED9">
        <w:t>of</w:t>
      </w:r>
      <w:r w:rsidRPr="00E60ED9">
        <w:rPr>
          <w:spacing w:val="-5"/>
        </w:rPr>
        <w:t xml:space="preserve"> </w:t>
      </w:r>
      <w:del w:id="1061" w:author="Author" w:date="2024-02-01T10:43:00Z">
        <w:r w:rsidR="00581875">
          <w:delText>a</w:delText>
        </w:r>
      </w:del>
      <w:ins w:id="1062" w:author="Author" w:date="2024-02-01T10:43:00Z">
        <w:r w:rsidRPr="00EE5AF2">
          <w:rPr>
            <w:i/>
          </w:rPr>
          <w:t>Panama</w:t>
        </w:r>
        <w:r w:rsidRPr="00EE5AF2">
          <w:rPr>
            <w:i/>
            <w:spacing w:val="-5"/>
          </w:rPr>
          <w:t xml:space="preserve"> </w:t>
        </w:r>
        <w:r w:rsidR="00A6043F">
          <w:rPr>
            <w:i/>
          </w:rPr>
          <w:t>C</w:t>
        </w:r>
        <w:r w:rsidR="00A6043F" w:rsidRPr="00EE5AF2">
          <w:rPr>
            <w:i/>
          </w:rPr>
          <w:t>anal</w:t>
        </w:r>
      </w:ins>
      <w:r w:rsidR="00A6043F" w:rsidRPr="003741D5">
        <w:t xml:space="preserve"> </w:t>
      </w:r>
      <w:r w:rsidR="00652374" w:rsidRPr="003741D5">
        <w:rPr>
          <w:i/>
        </w:rPr>
        <w:t>restricted</w:t>
      </w:r>
      <w:del w:id="1063" w:author="Author" w:date="2024-02-01T10:43:00Z">
        <w:r w:rsidR="00581875">
          <w:rPr>
            <w:spacing w:val="-5"/>
          </w:rPr>
          <w:delText xml:space="preserve"> </w:delText>
        </w:r>
        <w:r w:rsidR="00581875">
          <w:delText>Panama</w:delText>
        </w:r>
        <w:r w:rsidR="00581875">
          <w:rPr>
            <w:spacing w:val="-5"/>
          </w:rPr>
          <w:delText xml:space="preserve"> </w:delText>
        </w:r>
        <w:r w:rsidR="00581875">
          <w:delText>canal</w:delText>
        </w:r>
      </w:del>
      <w:r w:rsidRPr="00E60ED9">
        <w:t>)</w:t>
      </w:r>
      <w:r w:rsidRPr="00E60ED9">
        <w:rPr>
          <w:spacing w:val="-5"/>
        </w:rPr>
        <w:t xml:space="preserve"> </w:t>
      </w:r>
      <w:r w:rsidRPr="00E60ED9">
        <w:t>and</w:t>
      </w:r>
      <w:r w:rsidRPr="00E60ED9">
        <w:rPr>
          <w:spacing w:val="-5"/>
        </w:rPr>
        <w:t xml:space="preserve"> </w:t>
      </w:r>
      <w:r w:rsidRPr="00E60ED9">
        <w:t>78</w:t>
      </w:r>
      <w:del w:id="1064" w:author="Author" w:date="2024-02-01T10:43:00Z">
        <w:r w:rsidR="00581875">
          <w:rPr>
            <w:spacing w:val="-14"/>
          </w:rPr>
          <w:delText xml:space="preserve"> </w:delText>
        </w:r>
        <w:r w:rsidR="00581875">
          <w:delText>%</w:delText>
        </w:r>
        <w:r w:rsidR="00581875">
          <w:rPr>
            <w:spacing w:val="-5"/>
          </w:rPr>
          <w:delText xml:space="preserve"> </w:delText>
        </w:r>
        <w:r w:rsidR="00581875">
          <w:delText>(e.g.,</w:delText>
        </w:r>
        <w:r w:rsidR="00581875">
          <w:rPr>
            <w:spacing w:val="-5"/>
          </w:rPr>
          <w:delText xml:space="preserve"> </w:delText>
        </w:r>
      </w:del>
      <w:ins w:id="1065" w:author="Author" w:date="2024-02-01T10:43:00Z">
        <w:r w:rsidRPr="00E60ED9">
          <w:t>%</w:t>
        </w:r>
        <w:r w:rsidRPr="00E60ED9">
          <w:rPr>
            <w:spacing w:val="-5"/>
          </w:rPr>
          <w:t xml:space="preserve"> </w:t>
        </w:r>
        <w:r w:rsidRPr="00E60ED9">
          <w:t>(</w:t>
        </w:r>
      </w:ins>
      <w:r w:rsidRPr="00E60ED9">
        <w:t>in</w:t>
      </w:r>
      <w:r w:rsidRPr="00E60ED9">
        <w:rPr>
          <w:spacing w:val="-5"/>
        </w:rPr>
        <w:t xml:space="preserve"> </w:t>
      </w:r>
      <w:ins w:id="1066" w:author="Author" w:date="2024-02-01T10:43:00Z">
        <w:r w:rsidR="00652374">
          <w:rPr>
            <w:spacing w:val="-5"/>
          </w:rPr>
          <w:t xml:space="preserve">the </w:t>
        </w:r>
      </w:ins>
      <w:r w:rsidRPr="00E60ED9">
        <w:t>case</w:t>
      </w:r>
      <w:r w:rsidRPr="00E60ED9">
        <w:rPr>
          <w:spacing w:val="-5"/>
        </w:rPr>
        <w:t xml:space="preserve"> </w:t>
      </w:r>
      <w:r w:rsidRPr="00E60ED9">
        <w:t>of</w:t>
      </w:r>
      <w:r w:rsidRPr="00E60ED9">
        <w:rPr>
          <w:spacing w:val="-5"/>
        </w:rPr>
        <w:t xml:space="preserve"> </w:t>
      </w:r>
      <w:r w:rsidRPr="00E60ED9">
        <w:t>high</w:t>
      </w:r>
      <w:r w:rsidRPr="00E60ED9">
        <w:rPr>
          <w:spacing w:val="-5"/>
        </w:rPr>
        <w:t xml:space="preserve"> </w:t>
      </w:r>
      <w:del w:id="1067" w:author="Author" w:date="2024-02-01T10:43:00Z">
        <w:r w:rsidR="00581875">
          <w:delText>supply</w:delText>
        </w:r>
        <w:r w:rsidR="00581875">
          <w:rPr>
            <w:spacing w:val="-5"/>
          </w:rPr>
          <w:delText xml:space="preserve"> </w:delText>
        </w:r>
        <w:r w:rsidR="00581875">
          <w:delText>costs</w:delText>
        </w:r>
        <w:r w:rsidR="00581875">
          <w:rPr>
            <w:spacing w:val="-5"/>
          </w:rPr>
          <w:delText xml:space="preserve"> </w:delText>
        </w:r>
        <w:r w:rsidR="00581875">
          <w:delText>from</w:delText>
        </w:r>
        <w:r w:rsidR="00581875">
          <w:rPr>
            <w:spacing w:val="-5"/>
          </w:rPr>
          <w:delText xml:space="preserve"> </w:delText>
        </w:r>
        <w:r w:rsidR="00581875">
          <w:delText xml:space="preserve">the </w:delText>
        </w:r>
      </w:del>
      <w:ins w:id="1068" w:author="Author" w:date="2024-02-01T10:43:00Z">
        <w:r w:rsidR="0011049E">
          <w:t>price</w:t>
        </w:r>
        <w:r w:rsidRPr="00E60ED9">
          <w:rPr>
            <w:spacing w:val="-5"/>
          </w:rPr>
          <w:t xml:space="preserve"> </w:t>
        </w:r>
      </w:ins>
      <w:r w:rsidRPr="00E60ED9">
        <w:t>Middle East</w:t>
      </w:r>
      <w:del w:id="1069" w:author="Author" w:date="2024-02-01T10:43:00Z">
        <w:r w:rsidR="00581875">
          <w:delText xml:space="preserve"> region</w:delText>
        </w:r>
      </w:del>
      <w:r w:rsidRPr="00E60ED9">
        <w:t>).</w:t>
      </w:r>
    </w:p>
    <w:p w14:paraId="5F40CB47" w14:textId="77777777" w:rsidR="007F257B" w:rsidRPr="00E60ED9" w:rsidRDefault="007F257B">
      <w:pPr>
        <w:pStyle w:val="Textkrper"/>
        <w:spacing w:before="62"/>
        <w:rPr>
          <w:sz w:val="20"/>
        </w:rPr>
      </w:pPr>
    </w:p>
    <w:p w14:paraId="53C340FA" w14:textId="77777777" w:rsidR="007F257B" w:rsidRPr="00E60ED9" w:rsidRDefault="007F257B">
      <w:pPr>
        <w:rPr>
          <w:sz w:val="20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04A09D07" w14:textId="77777777" w:rsidR="007F257B" w:rsidRPr="00E60ED9" w:rsidRDefault="007F257B">
      <w:pPr>
        <w:pStyle w:val="Textkrper"/>
        <w:spacing w:before="93"/>
        <w:rPr>
          <w:sz w:val="15"/>
        </w:rPr>
      </w:pPr>
    </w:p>
    <w:p w14:paraId="20B4BFBB" w14:textId="77777777" w:rsidR="007F257B" w:rsidRPr="00E60ED9" w:rsidRDefault="00FF3C28">
      <w:pPr>
        <w:jc w:val="right"/>
        <w:rPr>
          <w:rFonts w:ascii="Verdana"/>
          <w:sz w:val="17"/>
        </w:rPr>
      </w:pPr>
      <w:bookmarkStart w:id="1070" w:name="_bookmark37"/>
      <w:bookmarkEnd w:id="1070"/>
      <w:r w:rsidRPr="00E60ED9">
        <w:rPr>
          <w:rFonts w:ascii="Verdana"/>
          <w:spacing w:val="-5"/>
          <w:w w:val="95"/>
          <w:sz w:val="17"/>
        </w:rPr>
        <w:t>1.0</w:t>
      </w:r>
    </w:p>
    <w:p w14:paraId="512C2686" w14:textId="77777777" w:rsidR="007F257B" w:rsidRPr="00E60ED9" w:rsidRDefault="00FF3C28">
      <w:pPr>
        <w:spacing w:before="96"/>
        <w:ind w:left="66"/>
        <w:rPr>
          <w:rFonts w:ascii="Verdana" w:hAnsi="Verdana"/>
          <w:sz w:val="17"/>
        </w:rPr>
      </w:pPr>
      <w:r w:rsidRPr="00E60ED9">
        <w:br w:type="column"/>
      </w:r>
      <w:r w:rsidRPr="00E60ED9">
        <w:rPr>
          <w:rFonts w:ascii="Verdana" w:hAnsi="Verdana"/>
          <w:spacing w:val="-2"/>
          <w:w w:val="90"/>
          <w:sz w:val="17"/>
        </w:rPr>
        <w:t>×10</w:t>
      </w:r>
      <w:r w:rsidRPr="00E60ED9">
        <w:rPr>
          <w:rFonts w:ascii="Verdana" w:hAnsi="Verdana"/>
          <w:spacing w:val="-2"/>
          <w:w w:val="90"/>
          <w:sz w:val="17"/>
          <w:vertAlign w:val="superscript"/>
        </w:rPr>
        <w:t>10</w:t>
      </w:r>
    </w:p>
    <w:p w14:paraId="25CEC85C" w14:textId="77777777" w:rsidR="007F257B" w:rsidRPr="00E60ED9" w:rsidRDefault="00FF3C28">
      <w:pPr>
        <w:spacing w:before="35"/>
        <w:ind w:left="2083"/>
        <w:rPr>
          <w:rFonts w:ascii="Verdana"/>
          <w:sz w:val="20"/>
        </w:rPr>
      </w:pPr>
      <w:r w:rsidRPr="00E60ED9">
        <w:br w:type="column"/>
      </w:r>
      <w:r w:rsidRPr="00E60ED9">
        <w:rPr>
          <w:rFonts w:ascii="Verdana"/>
          <w:spacing w:val="-5"/>
          <w:w w:val="95"/>
          <w:sz w:val="20"/>
        </w:rPr>
        <w:t>USA</w:t>
      </w:r>
    </w:p>
    <w:p w14:paraId="08E9378F" w14:textId="77777777" w:rsidR="007F257B" w:rsidRPr="00E60ED9" w:rsidRDefault="007F257B">
      <w:pPr>
        <w:rPr>
          <w:rFonts w:ascii="Verdana"/>
          <w:sz w:val="20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3" w:space="720" w:equalWidth="0">
            <w:col w:w="2524" w:space="40"/>
            <w:col w:w="517" w:space="39"/>
            <w:col w:w="7540"/>
          </w:cols>
        </w:sectPr>
      </w:pPr>
    </w:p>
    <w:p w14:paraId="76051D05" w14:textId="77777777" w:rsidR="007F257B" w:rsidRPr="00E60ED9" w:rsidRDefault="007F257B">
      <w:pPr>
        <w:pStyle w:val="Textkrper"/>
        <w:spacing w:before="123"/>
        <w:rPr>
          <w:rFonts w:ascii="Verdana"/>
          <w:sz w:val="15"/>
        </w:rPr>
      </w:pPr>
    </w:p>
    <w:p w14:paraId="3D37523C" w14:textId="77777777" w:rsidR="007F257B" w:rsidRPr="00E60ED9" w:rsidRDefault="00581875">
      <w:pPr>
        <w:ind w:left="2285"/>
        <w:rPr>
          <w:rFonts w:ascii="Verdana"/>
          <w:sz w:val="17"/>
        </w:rPr>
      </w:pPr>
      <w:del w:id="1071" w:author="Author" w:date="2024-02-01T10:43:00Z">
        <w:r>
          <w:rPr>
            <w:noProof/>
          </w:rPr>
          <mc:AlternateContent>
            <mc:Choice Requires="wpg">
              <w:drawing>
                <wp:anchor distT="0" distB="0" distL="0" distR="0" simplePos="0" relativeHeight="487673856" behindDoc="0" locked="0" layoutInCell="1" allowOverlap="1" wp14:anchorId="4E76ADA7" wp14:editId="39F0B11E">
                  <wp:simplePos x="0" y="0"/>
                  <wp:positionH relativeFrom="page">
                    <wp:posOffset>2296988</wp:posOffset>
                  </wp:positionH>
                  <wp:positionV relativeFrom="paragraph">
                    <wp:posOffset>-298975</wp:posOffset>
                  </wp:positionV>
                  <wp:extent cx="3541395" cy="1711960"/>
                  <wp:effectExtent l="0" t="0" r="0" b="0"/>
                  <wp:wrapNone/>
                  <wp:docPr id="1342" name="Group 1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541395" cy="1711960"/>
                            <a:chOff x="0" y="0"/>
                            <a:chExt cx="3541395" cy="1711960"/>
                          </a:xfrm>
                        </wpg:grpSpPr>
                        <wps:wsp>
                          <wps:cNvPr id="1343" name="Graphic 636"/>
                          <wps:cNvSpPr/>
                          <wps:spPr>
                            <a:xfrm>
                              <a:off x="660981" y="390306"/>
                              <a:ext cx="2717165" cy="4730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17165" h="473075">
                                  <a:moveTo>
                                    <a:pt x="37477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71843"/>
                                  </a:lnTo>
                                  <a:lnTo>
                                    <a:pt x="374777" y="271843"/>
                                  </a:lnTo>
                                  <a:lnTo>
                                    <a:pt x="374777" y="0"/>
                                  </a:lnTo>
                                  <a:close/>
                                </a:path>
                                <a:path w="2717165" h="473075">
                                  <a:moveTo>
                                    <a:pt x="843241" y="0"/>
                                  </a:moveTo>
                                  <a:lnTo>
                                    <a:pt x="468464" y="0"/>
                                  </a:lnTo>
                                  <a:lnTo>
                                    <a:pt x="468464" y="297611"/>
                                  </a:lnTo>
                                  <a:lnTo>
                                    <a:pt x="843241" y="297611"/>
                                  </a:lnTo>
                                  <a:lnTo>
                                    <a:pt x="843241" y="0"/>
                                  </a:lnTo>
                                  <a:close/>
                                </a:path>
                                <a:path w="2717165" h="473075">
                                  <a:moveTo>
                                    <a:pt x="1311719" y="0"/>
                                  </a:moveTo>
                                  <a:lnTo>
                                    <a:pt x="936942" y="0"/>
                                  </a:lnTo>
                                  <a:lnTo>
                                    <a:pt x="936942" y="271843"/>
                                  </a:lnTo>
                                  <a:lnTo>
                                    <a:pt x="1311719" y="271843"/>
                                  </a:lnTo>
                                  <a:lnTo>
                                    <a:pt x="1311719" y="0"/>
                                  </a:lnTo>
                                  <a:close/>
                                </a:path>
                                <a:path w="2717165" h="473075">
                                  <a:moveTo>
                                    <a:pt x="2248674" y="0"/>
                                  </a:moveTo>
                                  <a:lnTo>
                                    <a:pt x="1873885" y="0"/>
                                  </a:lnTo>
                                  <a:lnTo>
                                    <a:pt x="1873885" y="472833"/>
                                  </a:lnTo>
                                  <a:lnTo>
                                    <a:pt x="2248674" y="472833"/>
                                  </a:lnTo>
                                  <a:lnTo>
                                    <a:pt x="2248674" y="0"/>
                                  </a:lnTo>
                                  <a:close/>
                                </a:path>
                                <a:path w="2717165" h="473075">
                                  <a:moveTo>
                                    <a:pt x="2717139" y="0"/>
                                  </a:moveTo>
                                  <a:lnTo>
                                    <a:pt x="2342362" y="0"/>
                                  </a:lnTo>
                                  <a:lnTo>
                                    <a:pt x="2342362" y="271843"/>
                                  </a:lnTo>
                                  <a:lnTo>
                                    <a:pt x="2717139" y="271843"/>
                                  </a:lnTo>
                                  <a:lnTo>
                                    <a:pt x="27171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F9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4" name="Graphic 637"/>
                          <wps:cNvSpPr/>
                          <wps:spPr>
                            <a:xfrm>
                              <a:off x="379898" y="3797"/>
                              <a:ext cx="1270" cy="3867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86715">
                                  <a:moveTo>
                                    <a:pt x="0" y="0"/>
                                  </a:moveTo>
                                  <a:lnTo>
                                    <a:pt x="0" y="386506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" name="Graphic 638"/>
                          <wps:cNvSpPr/>
                          <wps:spPr>
                            <a:xfrm>
                              <a:off x="379898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6" name="Graphic 639"/>
                          <wps:cNvSpPr/>
                          <wps:spPr>
                            <a:xfrm>
                              <a:off x="379898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7" name="Graphic 640"/>
                          <wps:cNvSpPr/>
                          <wps:spPr>
                            <a:xfrm>
                              <a:off x="848372" y="3797"/>
                              <a:ext cx="1270" cy="658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58495">
                                  <a:moveTo>
                                    <a:pt x="0" y="0"/>
                                  </a:moveTo>
                                  <a:lnTo>
                                    <a:pt x="0" y="658348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8" name="Graphic 641"/>
                          <wps:cNvSpPr/>
                          <wps:spPr>
                            <a:xfrm>
                              <a:off x="848372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9" name="Graphic 642"/>
                          <wps:cNvSpPr/>
                          <wps:spPr>
                            <a:xfrm>
                              <a:off x="848372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" name="Graphic 643"/>
                          <wps:cNvSpPr/>
                          <wps:spPr>
                            <a:xfrm>
                              <a:off x="1316846" y="3797"/>
                              <a:ext cx="1270" cy="6845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84530">
                                  <a:moveTo>
                                    <a:pt x="0" y="0"/>
                                  </a:moveTo>
                                  <a:lnTo>
                                    <a:pt x="0" y="684115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1" name="Graphic 644"/>
                          <wps:cNvSpPr/>
                          <wps:spPr>
                            <a:xfrm>
                              <a:off x="1316846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2" name="Graphic 645"/>
                          <wps:cNvSpPr/>
                          <wps:spPr>
                            <a:xfrm>
                              <a:off x="1316846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3" name="Graphic 646"/>
                          <wps:cNvSpPr/>
                          <wps:spPr>
                            <a:xfrm>
                              <a:off x="1785319" y="3797"/>
                              <a:ext cx="1270" cy="658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58495">
                                  <a:moveTo>
                                    <a:pt x="0" y="154466"/>
                                  </a:moveTo>
                                  <a:lnTo>
                                    <a:pt x="0" y="658348"/>
                                  </a:lnTo>
                                </a:path>
                                <a:path h="658495">
                                  <a:moveTo>
                                    <a:pt x="0" y="0"/>
                                  </a:moveTo>
                                  <a:lnTo>
                                    <a:pt x="0" y="81365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4" name="Graphic 647"/>
                          <wps:cNvSpPr/>
                          <wps:spPr>
                            <a:xfrm>
                              <a:off x="1785319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5" name="Graphic 648"/>
                          <wps:cNvSpPr/>
                          <wps:spPr>
                            <a:xfrm>
                              <a:off x="1785319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6" name="Graphic 649"/>
                          <wps:cNvSpPr/>
                          <wps:spPr>
                            <a:xfrm>
                              <a:off x="2253793" y="3797"/>
                              <a:ext cx="1270" cy="3867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86715">
                                  <a:moveTo>
                                    <a:pt x="0" y="0"/>
                                  </a:moveTo>
                                  <a:lnTo>
                                    <a:pt x="0" y="386506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7" name="Graphic 650"/>
                          <wps:cNvSpPr/>
                          <wps:spPr>
                            <a:xfrm>
                              <a:off x="2253793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8" name="Graphic 651"/>
                          <wps:cNvSpPr/>
                          <wps:spPr>
                            <a:xfrm>
                              <a:off x="2253793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9" name="Graphic 652"/>
                          <wps:cNvSpPr/>
                          <wps:spPr>
                            <a:xfrm>
                              <a:off x="2722267" y="3797"/>
                              <a:ext cx="1270" cy="8597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859790">
                                  <a:moveTo>
                                    <a:pt x="0" y="0"/>
                                  </a:moveTo>
                                  <a:lnTo>
                                    <a:pt x="0" y="859331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0" name="Graphic 653"/>
                          <wps:cNvSpPr/>
                          <wps:spPr>
                            <a:xfrm>
                              <a:off x="2722267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1" name="Graphic 654"/>
                          <wps:cNvSpPr/>
                          <wps:spPr>
                            <a:xfrm>
                              <a:off x="2722267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2" name="Graphic 655"/>
                          <wps:cNvSpPr/>
                          <wps:spPr>
                            <a:xfrm>
                              <a:off x="3190741" y="3797"/>
                              <a:ext cx="1270" cy="658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58495">
                                  <a:moveTo>
                                    <a:pt x="0" y="0"/>
                                  </a:moveTo>
                                  <a:lnTo>
                                    <a:pt x="0" y="658348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3" name="Graphic 656"/>
                          <wps:cNvSpPr/>
                          <wps:spPr>
                            <a:xfrm>
                              <a:off x="3190741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4" name="Graphic 657"/>
                          <wps:cNvSpPr/>
                          <wps:spPr>
                            <a:xfrm>
                              <a:off x="3190741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5" name="Graphic 658"/>
                          <wps:cNvSpPr/>
                          <wps:spPr>
                            <a:xfrm>
                              <a:off x="33227" y="1678657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350418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6" name="Graphic 659"/>
                          <wps:cNvSpPr/>
                          <wps:spPr>
                            <a:xfrm>
                              <a:off x="0" y="167865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7" name="Graphic 660"/>
                          <wps:cNvSpPr/>
                          <wps:spPr>
                            <a:xfrm>
                              <a:off x="0" y="167865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8" name="Graphic 661"/>
                          <wps:cNvSpPr/>
                          <wps:spPr>
                            <a:xfrm>
                              <a:off x="33227" y="1353315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159281" y="0"/>
                                  </a:lnTo>
                                </a:path>
                                <a:path w="3504565">
                                  <a:moveTo>
                                    <a:pt x="3344903" y="0"/>
                                  </a:moveTo>
                                  <a:lnTo>
                                    <a:pt x="3504184" y="0"/>
                                  </a:lnTo>
                                </a:path>
                                <a:path w="3504565">
                                  <a:moveTo>
                                    <a:pt x="534060" y="0"/>
                                  </a:moveTo>
                                  <a:lnTo>
                                    <a:pt x="627754" y="0"/>
                                  </a:lnTo>
                                </a:path>
                                <a:path w="3504565">
                                  <a:moveTo>
                                    <a:pt x="1002534" y="0"/>
                                  </a:moveTo>
                                  <a:lnTo>
                                    <a:pt x="1096228" y="0"/>
                                  </a:lnTo>
                                </a:path>
                                <a:path w="3504565">
                                  <a:moveTo>
                                    <a:pt x="1471007" y="0"/>
                                  </a:moveTo>
                                  <a:lnTo>
                                    <a:pt x="1564702" y="0"/>
                                  </a:lnTo>
                                </a:path>
                                <a:path w="3504565">
                                  <a:moveTo>
                                    <a:pt x="1939481" y="0"/>
                                  </a:moveTo>
                                  <a:lnTo>
                                    <a:pt x="2033176" y="0"/>
                                  </a:lnTo>
                                </a:path>
                                <a:path w="3504565">
                                  <a:moveTo>
                                    <a:pt x="2407955" y="0"/>
                                  </a:moveTo>
                                  <a:lnTo>
                                    <a:pt x="2501650" y="0"/>
                                  </a:lnTo>
                                </a:path>
                                <a:path w="3504565">
                                  <a:moveTo>
                                    <a:pt x="2876429" y="0"/>
                                  </a:moveTo>
                                  <a:lnTo>
                                    <a:pt x="297012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9" name="Graphic 662"/>
                          <wps:cNvSpPr/>
                          <wps:spPr>
                            <a:xfrm>
                              <a:off x="0" y="135331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0" name="Graphic 663"/>
                          <wps:cNvSpPr/>
                          <wps:spPr>
                            <a:xfrm>
                              <a:off x="0" y="135331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1" name="Graphic 664"/>
                          <wps:cNvSpPr/>
                          <wps:spPr>
                            <a:xfrm>
                              <a:off x="33227" y="1027973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159281" y="0"/>
                                  </a:lnTo>
                                </a:path>
                                <a:path w="3504565">
                                  <a:moveTo>
                                    <a:pt x="3344903" y="0"/>
                                  </a:moveTo>
                                  <a:lnTo>
                                    <a:pt x="3504184" y="0"/>
                                  </a:lnTo>
                                </a:path>
                                <a:path w="3504565">
                                  <a:moveTo>
                                    <a:pt x="534060" y="0"/>
                                  </a:moveTo>
                                  <a:lnTo>
                                    <a:pt x="627754" y="0"/>
                                  </a:lnTo>
                                </a:path>
                                <a:path w="3504565">
                                  <a:moveTo>
                                    <a:pt x="1002534" y="0"/>
                                  </a:moveTo>
                                  <a:lnTo>
                                    <a:pt x="1096228" y="0"/>
                                  </a:lnTo>
                                </a:path>
                                <a:path w="3504565">
                                  <a:moveTo>
                                    <a:pt x="1471007" y="0"/>
                                  </a:moveTo>
                                  <a:lnTo>
                                    <a:pt x="1564702" y="0"/>
                                  </a:lnTo>
                                </a:path>
                                <a:path w="3504565">
                                  <a:moveTo>
                                    <a:pt x="1939481" y="0"/>
                                  </a:moveTo>
                                  <a:lnTo>
                                    <a:pt x="2033176" y="0"/>
                                  </a:lnTo>
                                </a:path>
                                <a:path w="3504565">
                                  <a:moveTo>
                                    <a:pt x="2407955" y="0"/>
                                  </a:moveTo>
                                  <a:lnTo>
                                    <a:pt x="2501650" y="0"/>
                                  </a:lnTo>
                                </a:path>
                                <a:path w="3504565">
                                  <a:moveTo>
                                    <a:pt x="2876429" y="0"/>
                                  </a:moveTo>
                                  <a:lnTo>
                                    <a:pt x="297012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2" name="Graphic 665"/>
                          <wps:cNvSpPr/>
                          <wps:spPr>
                            <a:xfrm>
                              <a:off x="0" y="102797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3" name="Graphic 666"/>
                          <wps:cNvSpPr/>
                          <wps:spPr>
                            <a:xfrm>
                              <a:off x="0" y="102797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4" name="Graphic 667"/>
                          <wps:cNvSpPr/>
                          <wps:spPr>
                            <a:xfrm>
                              <a:off x="33227" y="702631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3344903" y="0"/>
                                  </a:moveTo>
                                  <a:lnTo>
                                    <a:pt x="3504184" y="0"/>
                                  </a:lnTo>
                                </a:path>
                                <a:path w="3504565">
                                  <a:moveTo>
                                    <a:pt x="2407955" y="0"/>
                                  </a:moveTo>
                                  <a:lnTo>
                                    <a:pt x="2970124" y="0"/>
                                  </a:lnTo>
                                </a:path>
                                <a:path w="3504565">
                                  <a:moveTo>
                                    <a:pt x="1002534" y="0"/>
                                  </a:moveTo>
                                  <a:lnTo>
                                    <a:pt x="1096228" y="0"/>
                                  </a:lnTo>
                                </a:path>
                                <a:path w="3504565">
                                  <a:moveTo>
                                    <a:pt x="1939481" y="0"/>
                                  </a:moveTo>
                                  <a:lnTo>
                                    <a:pt x="2033176" y="0"/>
                                  </a:lnTo>
                                </a:path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159281" y="0"/>
                                  </a:lnTo>
                                </a:path>
                                <a:path w="3504565">
                                  <a:moveTo>
                                    <a:pt x="534060" y="0"/>
                                  </a:moveTo>
                                  <a:lnTo>
                                    <a:pt x="627754" y="0"/>
                                  </a:lnTo>
                                </a:path>
                                <a:path w="3504565">
                                  <a:moveTo>
                                    <a:pt x="1471007" y="0"/>
                                  </a:moveTo>
                                  <a:lnTo>
                                    <a:pt x="15647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5" name="Graphic 668"/>
                          <wps:cNvSpPr/>
                          <wps:spPr>
                            <a:xfrm>
                              <a:off x="0" y="70263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6" name="Graphic 669"/>
                          <wps:cNvSpPr/>
                          <wps:spPr>
                            <a:xfrm>
                              <a:off x="0" y="70263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7" name="Graphic 670"/>
                          <wps:cNvSpPr/>
                          <wps:spPr>
                            <a:xfrm>
                              <a:off x="33227" y="377289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350418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8" name="Graphic 671"/>
                          <wps:cNvSpPr/>
                          <wps:spPr>
                            <a:xfrm>
                              <a:off x="0" y="37728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9" name="Graphic 672"/>
                          <wps:cNvSpPr/>
                          <wps:spPr>
                            <a:xfrm>
                              <a:off x="0" y="37728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0" name="Graphic 673"/>
                          <wps:cNvSpPr/>
                          <wps:spPr>
                            <a:xfrm>
                              <a:off x="33227" y="51948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350418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1" name="Graphic 674"/>
                          <wps:cNvSpPr/>
                          <wps:spPr>
                            <a:xfrm>
                              <a:off x="0" y="5194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2" name="Graphic 675"/>
                          <wps:cNvSpPr/>
                          <wps:spPr>
                            <a:xfrm>
                              <a:off x="0" y="5194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3" name="Graphic 676"/>
                          <wps:cNvSpPr/>
                          <wps:spPr>
                            <a:xfrm>
                              <a:off x="33227" y="3797"/>
                              <a:ext cx="3504565" cy="16751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 h="1675130">
                                  <a:moveTo>
                                    <a:pt x="0" y="1674859"/>
                                  </a:moveTo>
                                  <a:lnTo>
                                    <a:pt x="0" y="0"/>
                                  </a:lnTo>
                                </a:path>
                                <a:path w="3504565" h="1675130">
                                  <a:moveTo>
                                    <a:pt x="3504184" y="1674859"/>
                                  </a:moveTo>
                                  <a:lnTo>
                                    <a:pt x="3504184" y="0"/>
                                  </a:lnTo>
                                </a:path>
                                <a:path w="3504565" h="1675130">
                                  <a:moveTo>
                                    <a:pt x="0" y="1674859"/>
                                  </a:moveTo>
                                  <a:lnTo>
                                    <a:pt x="3504184" y="1674859"/>
                                  </a:lnTo>
                                </a:path>
                                <a:path w="3504565" h="1675130">
                                  <a:moveTo>
                                    <a:pt x="0" y="0"/>
                                  </a:moveTo>
                                  <a:lnTo>
                                    <a:pt x="350418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84" name="Image 677"/>
                            <pic:cNvPicPr/>
                          </pic:nvPicPr>
                          <pic:blipFill>
                            <a:blip r:embed="rId14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2508" y="390303"/>
                              <a:ext cx="374779" cy="128835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85" name="Graphic 678"/>
                          <wps:cNvSpPr/>
                          <wps:spPr>
                            <a:xfrm>
                              <a:off x="192508" y="390303"/>
                              <a:ext cx="375285" cy="12884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285" h="1288415">
                                  <a:moveTo>
                                    <a:pt x="0" y="1288353"/>
                                  </a:moveTo>
                                  <a:lnTo>
                                    <a:pt x="374779" y="1288353"/>
                                  </a:lnTo>
                                  <a:lnTo>
                                    <a:pt x="3747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88353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C5CF9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6" name="Graphic 679"/>
                          <wps:cNvSpPr/>
                          <wps:spPr>
                            <a:xfrm>
                              <a:off x="660981" y="390306"/>
                              <a:ext cx="2717165" cy="12884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17165" h="1288415">
                                  <a:moveTo>
                                    <a:pt x="374777" y="271843"/>
                                  </a:moveTo>
                                  <a:lnTo>
                                    <a:pt x="0" y="271843"/>
                                  </a:lnTo>
                                  <a:lnTo>
                                    <a:pt x="0" y="1288351"/>
                                  </a:lnTo>
                                  <a:lnTo>
                                    <a:pt x="374777" y="1288351"/>
                                  </a:lnTo>
                                  <a:lnTo>
                                    <a:pt x="374777" y="271843"/>
                                  </a:lnTo>
                                  <a:close/>
                                </a:path>
                                <a:path w="2717165" h="1288415">
                                  <a:moveTo>
                                    <a:pt x="843241" y="297611"/>
                                  </a:moveTo>
                                  <a:lnTo>
                                    <a:pt x="468464" y="297611"/>
                                  </a:lnTo>
                                  <a:lnTo>
                                    <a:pt x="468464" y="1288351"/>
                                  </a:lnTo>
                                  <a:lnTo>
                                    <a:pt x="843241" y="1288351"/>
                                  </a:lnTo>
                                  <a:lnTo>
                                    <a:pt x="843241" y="297611"/>
                                  </a:lnTo>
                                  <a:close/>
                                </a:path>
                                <a:path w="2717165" h="1288415">
                                  <a:moveTo>
                                    <a:pt x="1311719" y="271843"/>
                                  </a:moveTo>
                                  <a:lnTo>
                                    <a:pt x="936942" y="271843"/>
                                  </a:lnTo>
                                  <a:lnTo>
                                    <a:pt x="936942" y="1288351"/>
                                  </a:lnTo>
                                  <a:lnTo>
                                    <a:pt x="1311719" y="1288351"/>
                                  </a:lnTo>
                                  <a:lnTo>
                                    <a:pt x="1311719" y="271843"/>
                                  </a:lnTo>
                                  <a:close/>
                                </a:path>
                                <a:path w="2717165" h="1288415">
                                  <a:moveTo>
                                    <a:pt x="1780197" y="0"/>
                                  </a:moveTo>
                                  <a:lnTo>
                                    <a:pt x="1405420" y="0"/>
                                  </a:lnTo>
                                  <a:lnTo>
                                    <a:pt x="1405420" y="1288351"/>
                                  </a:lnTo>
                                  <a:lnTo>
                                    <a:pt x="1780197" y="1288351"/>
                                  </a:lnTo>
                                  <a:lnTo>
                                    <a:pt x="1780197" y="0"/>
                                  </a:lnTo>
                                  <a:close/>
                                </a:path>
                                <a:path w="2717165" h="1288415">
                                  <a:moveTo>
                                    <a:pt x="2248674" y="472833"/>
                                  </a:moveTo>
                                  <a:lnTo>
                                    <a:pt x="1873885" y="472833"/>
                                  </a:lnTo>
                                  <a:lnTo>
                                    <a:pt x="1873885" y="1288351"/>
                                  </a:lnTo>
                                  <a:lnTo>
                                    <a:pt x="2248674" y="1288351"/>
                                  </a:lnTo>
                                  <a:lnTo>
                                    <a:pt x="2248674" y="472833"/>
                                  </a:lnTo>
                                  <a:close/>
                                </a:path>
                                <a:path w="2717165" h="1288415">
                                  <a:moveTo>
                                    <a:pt x="2717139" y="271843"/>
                                  </a:moveTo>
                                  <a:lnTo>
                                    <a:pt x="2342362" y="271843"/>
                                  </a:lnTo>
                                  <a:lnTo>
                                    <a:pt x="2342362" y="1288351"/>
                                  </a:lnTo>
                                  <a:lnTo>
                                    <a:pt x="2717139" y="1288351"/>
                                  </a:lnTo>
                                  <a:lnTo>
                                    <a:pt x="2717139" y="2718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235A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7" name="Graphic 680"/>
                          <wps:cNvSpPr/>
                          <wps:spPr>
                            <a:xfrm>
                              <a:off x="945578" y="85162"/>
                              <a:ext cx="156845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6845" h="73660">
                                  <a:moveTo>
                                    <a:pt x="1566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3100"/>
                                  </a:lnTo>
                                  <a:lnTo>
                                    <a:pt x="156644" y="73100"/>
                                  </a:lnTo>
                                  <a:lnTo>
                                    <a:pt x="156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235A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8" name="Graphic 681"/>
                          <wps:cNvSpPr/>
                          <wps:spPr>
                            <a:xfrm>
                              <a:off x="1731473" y="85162"/>
                              <a:ext cx="156845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6845" h="73660">
                                  <a:moveTo>
                                    <a:pt x="1566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3100"/>
                                  </a:lnTo>
                                  <a:lnTo>
                                    <a:pt x="156644" y="73100"/>
                                  </a:lnTo>
                                  <a:lnTo>
                                    <a:pt x="156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F9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9" name="Textbox 682"/>
                          <wps:cNvSpPr txBox="1"/>
                          <wps:spPr>
                            <a:xfrm>
                              <a:off x="1154438" y="78896"/>
                              <a:ext cx="485140" cy="101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1CDBA79" w14:textId="77777777" w:rsidR="009D3118" w:rsidRDefault="009D3118">
                                <w:pPr>
                                  <w:spacing w:line="159" w:lineRule="exact"/>
                                  <w:rPr>
                                    <w:del w:id="1072" w:author="Author" w:date="2024-02-01T10:43:00Z"/>
                                    <w:rFonts w:ascii="Verdana"/>
                                    <w:sz w:val="18"/>
                                  </w:rPr>
                                </w:pPr>
                                <w:del w:id="1073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8"/>
                                    </w:rPr>
                                    <w:delText>Exported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390" name="Textbox 683"/>
                          <wps:cNvSpPr txBox="1"/>
                          <wps:spPr>
                            <a:xfrm>
                              <a:off x="1940333" y="78896"/>
                              <a:ext cx="697865" cy="101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E2663B6" w14:textId="77777777" w:rsidR="009D3118" w:rsidRDefault="009D3118">
                                <w:pPr>
                                  <w:spacing w:line="159" w:lineRule="exact"/>
                                  <w:rPr>
                                    <w:del w:id="1074" w:author="Author" w:date="2024-02-01T10:43:00Z"/>
                                    <w:rFonts w:ascii="Verdana"/>
                                    <w:sz w:val="18"/>
                                  </w:rPr>
                                </w:pPr>
                                <w:del w:id="1075" w:author="Author" w:date="2024-02-01T10:43:00Z">
                                  <w:r>
                                    <w:rPr>
                                      <w:rFonts w:ascii="Verdana"/>
                                      <w:w w:val="90"/>
                                      <w:sz w:val="18"/>
                                    </w:rPr>
                                    <w:delText xml:space="preserve">Not </w:delTex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8"/>
                                    </w:rPr>
                                    <w:delText>exported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391" name="Textbox 684"/>
                          <wps:cNvSpPr txBox="1"/>
                          <wps:spPr>
                            <a:xfrm>
                              <a:off x="244243" y="285943"/>
                              <a:ext cx="7226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B4138D" w14:textId="77777777" w:rsidR="009D3118" w:rsidRDefault="009D3118">
                                <w:pPr>
                                  <w:tabs>
                                    <w:tab w:val="left" w:pos="785"/>
                                  </w:tabs>
                                  <w:spacing w:line="145" w:lineRule="exact"/>
                                  <w:rPr>
                                    <w:del w:id="1076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1077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95"/>
                                      <w:sz w:val="17"/>
                                    </w:rPr>
                                    <w:delText>100%</w:delTex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85"/>
                                      <w:sz w:val="17"/>
                                    </w:rPr>
                                    <w:delText>78%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392" name="Textbox 685"/>
                          <wps:cNvSpPr txBox="1"/>
                          <wps:spPr>
                            <a:xfrm>
                              <a:off x="1211377" y="285943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0976007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1078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1079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85"/>
                                      <w:sz w:val="17"/>
                                    </w:rPr>
                                    <w:delText>76%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393" name="Textbox 686"/>
                          <wps:cNvSpPr txBox="1"/>
                          <wps:spPr>
                            <a:xfrm>
                              <a:off x="1679851" y="285943"/>
                              <a:ext cx="116078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5155128" w14:textId="77777777" w:rsidR="009D3118" w:rsidRDefault="009D3118">
                                <w:pPr>
                                  <w:tabs>
                                    <w:tab w:val="left" w:pos="690"/>
                                    <w:tab w:val="left" w:pos="1475"/>
                                  </w:tabs>
                                  <w:spacing w:line="145" w:lineRule="exact"/>
                                  <w:rPr>
                                    <w:del w:id="1080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1081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95"/>
                                      <w:sz w:val="17"/>
                                    </w:rPr>
                                    <w:delText>78%</w:delTex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95"/>
                                      <w:sz w:val="17"/>
                                    </w:rPr>
                                    <w:delText>100%</w:delTex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85"/>
                                      <w:sz w:val="17"/>
                                    </w:rPr>
                                    <w:delText>63%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394" name="Textbox 687"/>
                          <wps:cNvSpPr txBox="1"/>
                          <wps:spPr>
                            <a:xfrm>
                              <a:off x="3085273" y="285943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7509664" w14:textId="77777777" w:rsidR="009D3118" w:rsidRDefault="009D3118">
                                <w:pPr>
                                  <w:spacing w:line="145" w:lineRule="exact"/>
                                  <w:rPr>
                                    <w:del w:id="1082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del w:id="1083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85"/>
                                      <w:sz w:val="17"/>
                                    </w:rPr>
                                    <w:delText>78%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4E76ADA7" id="Group 1342" o:spid="_x0000_s2107" style="position:absolute;left:0;text-align:left;margin-left:180.85pt;margin-top:-23.55pt;width:278.85pt;height:134.8pt;z-index:487673856;mso-wrap-distance-left:0;mso-wrap-distance-right:0;mso-position-horizontal-relative:page" coordsize="35413,17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">
                  <v:shape id="Graphic 636" o:spid="_x0000_s2108" style="position:absolute;left:6609;top:3903;width:27172;height:4730;visibility:visible;mso-wrap-style:square;v-text-anchor:top" coordsize="2717165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" path="m374777,l,,,271843r374777,l374777,xem843241,l468464,r,297611l843241,297611,843241,xem1311719,l936942,r,271843l1311719,271843,1311719,xem2248674,l1873885,r,472833l2248674,472833,2248674,xem2717139,l2342362,r,271843l2717139,271843,2717139,xe" fillcolor="#c5cf9b" stroked="f">
                    <v:path arrowok="t"/>
                  </v:shape>
                  <v:shape id="Graphic 637" o:spid="_x0000_s2109" style="position:absolute;left:3798;top:37;width:13;height:3868;visibility:visible;mso-wrap-style:square;v-text-anchor:top" coordsize="1270,38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" path="m,l,386506e" filled="f" strokecolor="#748d99" strokeweight=".21094mm">
                    <v:path arrowok="t"/>
                  </v:shape>
                  <v:shape id="Graphic 638" o:spid="_x0000_s2110" style="position:absolute;left:3798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" path="m,l,33227e" fillcolor="black" stroked="f">
                    <v:path arrowok="t"/>
                  </v:shape>
                  <v:shape id="Graphic 639" o:spid="_x0000_s2111" style="position:absolute;left:3798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" path="m,l,33227e" filled="f" strokeweight=".21094mm">
                    <v:path arrowok="t"/>
                  </v:shape>
                  <v:shape id="Graphic 640" o:spid="_x0000_s2112" style="position:absolute;left:8483;top:37;width:13;height:6585;visibility:visible;mso-wrap-style:square;v-text-anchor:top" coordsize="127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" path="m,l,658348e" filled="f" strokecolor="#748d99" strokeweight=".21094mm">
                    <v:path arrowok="t"/>
                  </v:shape>
                  <v:shape id="Graphic 641" o:spid="_x0000_s2113" style="position:absolute;left:8483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" path="m,l,33227e" fillcolor="black" stroked="f">
                    <v:path arrowok="t"/>
                  </v:shape>
                  <v:shape id="Graphic 642" o:spid="_x0000_s2114" style="position:absolute;left:8483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" path="m,l,33227e" filled="f" strokeweight=".21094mm">
                    <v:path arrowok="t"/>
                  </v:shape>
                  <v:shape id="Graphic 643" o:spid="_x0000_s2115" style="position:absolute;left:13168;top:37;width:13;height:6846;visibility:visible;mso-wrap-style:square;v-text-anchor:top" coordsize="1270,684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" path="m,l,684115e" filled="f" strokecolor="#748d99" strokeweight=".21094mm">
                    <v:path arrowok="t"/>
                  </v:shape>
                  <v:shape id="Graphic 644" o:spid="_x0000_s2116" style="position:absolute;left:13168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" path="m,l,33227e" fillcolor="black" stroked="f">
                    <v:path arrowok="t"/>
                  </v:shape>
                  <v:shape id="Graphic 645" o:spid="_x0000_s2117" style="position:absolute;left:13168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" path="m,l,33227e" filled="f" strokeweight=".21094mm">
                    <v:path arrowok="t"/>
                  </v:shape>
                  <v:shape id="Graphic 646" o:spid="_x0000_s2118" style="position:absolute;left:17853;top:37;width:12;height:6585;visibility:visible;mso-wrap-style:square;v-text-anchor:top" coordsize="127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" path="m,154466l,658348em,l,81365e" filled="f" strokecolor="#748d99" strokeweight=".21094mm">
                    <v:path arrowok="t"/>
                  </v:shape>
                  <v:shape id="Graphic 647" o:spid="_x0000_s2119" style="position:absolute;left:17853;top:16786;width:12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" path="m,l,33227e" fillcolor="black" stroked="f">
                    <v:path arrowok="t"/>
                  </v:shape>
                  <v:shape id="Graphic 648" o:spid="_x0000_s2120" style="position:absolute;left:17853;top:16786;width:12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" path="m,l,33227e" filled="f" strokeweight=".21094mm">
                    <v:path arrowok="t"/>
                  </v:shape>
                  <v:shape id="Graphic 649" o:spid="_x0000_s2121" style="position:absolute;left:22537;top:37;width:13;height:3868;visibility:visible;mso-wrap-style:square;v-text-anchor:top" coordsize="1270,38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" path="m,l,386506e" filled="f" strokecolor="#748d99" strokeweight=".21094mm">
                    <v:path arrowok="t"/>
                  </v:shape>
                  <v:shape id="Graphic 650" o:spid="_x0000_s2122" style="position:absolute;left:22537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" path="m,l,33227e" fillcolor="black" stroked="f">
                    <v:path arrowok="t"/>
                  </v:shape>
                  <v:shape id="Graphic 651" o:spid="_x0000_s2123" style="position:absolute;left:22537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" path="m,l,33227e" filled="f" strokeweight=".21094mm">
                    <v:path arrowok="t"/>
                  </v:shape>
                  <v:shape id="Graphic 652" o:spid="_x0000_s2124" style="position:absolute;left:27222;top:37;width:13;height:8598;visibility:visible;mso-wrap-style:square;v-text-anchor:top" coordsize="1270,85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" path="m,l,859331e" filled="f" strokecolor="#748d99" strokeweight=".21094mm">
                    <v:path arrowok="t"/>
                  </v:shape>
                  <v:shape id="Graphic 653" o:spid="_x0000_s2125" style="position:absolute;left:27222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" path="m,l,33227e" fillcolor="black" stroked="f">
                    <v:path arrowok="t"/>
                  </v:shape>
                  <v:shape id="Graphic 654" o:spid="_x0000_s2126" style="position:absolute;left:27222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" path="m,l,33227e" filled="f" strokeweight=".21094mm">
                    <v:path arrowok="t"/>
                  </v:shape>
                  <v:shape id="Graphic 655" o:spid="_x0000_s2127" style="position:absolute;left:31907;top:37;width:13;height:6585;visibility:visible;mso-wrap-style:square;v-text-anchor:top" coordsize="127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" path="m,l,658348e" filled="f" strokecolor="#748d99" strokeweight=".21094mm">
                    <v:path arrowok="t"/>
                  </v:shape>
                  <v:shape id="Graphic 656" o:spid="_x0000_s2128" style="position:absolute;left:31907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" path="m,l,33227e" fillcolor="black" stroked="f">
                    <v:path arrowok="t"/>
                  </v:shape>
                  <v:shape id="Graphic 657" o:spid="_x0000_s2129" style="position:absolute;left:31907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" path="m,l,33227e" filled="f" strokeweight=".21094mm">
                    <v:path arrowok="t"/>
                  </v:shape>
                  <v:shape id="Graphic 658" o:spid="_x0000_s2130" style="position:absolute;left:332;top:16786;width:35045;height:13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" path="m,l3504184,e" filled="f" strokecolor="#748d99" strokeweight=".21094mm">
                    <v:path arrowok="t"/>
                  </v:shape>
                  <v:shape id="Graphic 659" o:spid="_x0000_s2131" style="position:absolute;top:1678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" path="m33227,l,e" fillcolor="black" stroked="f">
                    <v:path arrowok="t"/>
                  </v:shape>
                  <v:shape id="Graphic 660" o:spid="_x0000_s2132" style="position:absolute;top:1678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" path="m33227,l,e" filled="f" strokeweight=".21094mm">
                    <v:path arrowok="t"/>
                  </v:shape>
                  <v:shape id="Graphic 661" o:spid="_x0000_s2133" style="position:absolute;left:332;top:13533;width:35045;height:12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" path="m,l159281,em3344903,r159281,em534060,r93694,em1002534,r93694,em1471007,r93695,em1939481,r93695,em2407955,r93695,em2876429,r93695,e" filled="f" strokecolor="#748d99" strokeweight=".21094mm">
                    <v:path arrowok="t"/>
                  </v:shape>
                  <v:shape id="Graphic 662" o:spid="_x0000_s2134" style="position:absolute;top:13533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" path="m33227,l,e" fillcolor="black" stroked="f">
                    <v:path arrowok="t"/>
                  </v:shape>
                  <v:shape id="Graphic 663" o:spid="_x0000_s2135" style="position:absolute;top:13533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" path="m33227,l,e" filled="f" strokeweight=".21094mm">
                    <v:path arrowok="t"/>
                  </v:shape>
                  <v:shape id="Graphic 664" o:spid="_x0000_s2136" style="position:absolute;left:332;top:10279;width:35045;height:13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" path="m,l159281,em3344903,r159281,em534060,r93694,em1002534,r93694,em1471007,r93695,em1939481,r93695,em2407955,r93695,em2876429,r93695,e" filled="f" strokecolor="#748d99" strokeweight=".21094mm">
                    <v:path arrowok="t"/>
                  </v:shape>
                  <v:shape id="Graphic 665" o:spid="_x0000_s2137" style="position:absolute;top:1027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" path="m33227,l,e" fillcolor="black" stroked="f">
                    <v:path arrowok="t"/>
                  </v:shape>
                  <v:shape id="Graphic 666" o:spid="_x0000_s2138" style="position:absolute;top:1027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" path="m33227,l,e" filled="f" strokeweight=".21094mm">
                    <v:path arrowok="t"/>
                  </v:shape>
                  <v:shape id="Graphic 667" o:spid="_x0000_s2139" style="position:absolute;left:332;top:7026;width:35045;height:13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" path="m3344903,r159281,em2407955,r562169,em1002534,r93694,em1939481,r93695,em,l159281,em534060,r93694,em1471007,r93695,e" filled="f" strokecolor="#748d99" strokeweight=".21094mm">
                    <v:path arrowok="t"/>
                  </v:shape>
                  <v:shape id="Graphic 668" o:spid="_x0000_s2140" style="position:absolute;top:702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" path="m33227,l,e" fillcolor="black" stroked="f">
                    <v:path arrowok="t"/>
                  </v:shape>
                  <v:shape id="Graphic 669" o:spid="_x0000_s2141" style="position:absolute;top:702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" path="m33227,l,e" filled="f" strokeweight=".21094mm">
                    <v:path arrowok="t"/>
                  </v:shape>
                  <v:shape id="Graphic 670" o:spid="_x0000_s2142" style="position:absolute;left:332;top:3772;width:35045;height:13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" path="m,l3504184,e" filled="f" strokecolor="#748d99" strokeweight=".21094mm">
                    <v:path arrowok="t"/>
                  </v:shape>
                  <v:shape id="Graphic 671" o:spid="_x0000_s2143" style="position:absolute;top:37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" path="m33227,l,e" fillcolor="black" stroked="f">
                    <v:path arrowok="t"/>
                  </v:shape>
                  <v:shape id="Graphic 672" o:spid="_x0000_s2144" style="position:absolute;top:37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" path="m33227,l,e" filled="f" strokeweight=".21094mm">
                    <v:path arrowok="t"/>
                  </v:shape>
                  <v:shape id="Graphic 673" o:spid="_x0000_s2145" style="position:absolute;left:332;top:519;width:35045;height:13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" path="m,l3504184,e" filled="f" strokecolor="#748d99" strokeweight=".21094mm">
                    <v:path arrowok="t"/>
                  </v:shape>
                  <v:shape id="Graphic 674" o:spid="_x0000_s2146" style="position:absolute;top:51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" path="m33227,l,e" fillcolor="black" stroked="f">
                    <v:path arrowok="t"/>
                  </v:shape>
                  <v:shape id="Graphic 675" o:spid="_x0000_s2147" style="position:absolute;top:51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" path="m33227,l,e" filled="f" strokeweight=".21094mm">
                    <v:path arrowok="t"/>
                  </v:shape>
                  <v:shape id="Graphic 676" o:spid="_x0000_s2148" style="position:absolute;left:332;top:37;width:35045;height:16752;visibility:visible;mso-wrap-style:square;v-text-anchor:top" coordsize="3504565,167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" path="m,1674859l,em3504184,1674859l3504184,em,1674859r3504184,em,l3504184,e" filled="f" strokeweight=".21094mm">
                    <v:path arrowok="t"/>
                  </v:shape>
                  <v:shape id="Image 677" o:spid="_x0000_s2149" type="#_x0000_t75" style="position:absolute;left:1925;top:3903;width:3747;height:1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">
                    <v:imagedata r:id="rId15" o:title=""/>
                  </v:shape>
                  <v:shape id="Graphic 678" o:spid="_x0000_s2150" style="position:absolute;left:1925;top:3903;width:3752;height:12884;visibility:visible;mso-wrap-style:square;v-text-anchor:top" coordsize="375285,128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" path="m,1288353r374779,l374779,,,,,1288353xe" filled="f" strokecolor="#c5cf9b" strokeweight=".26369mm">
                    <v:path arrowok="t"/>
                  </v:shape>
                  <v:shape id="Graphic 679" o:spid="_x0000_s2151" style="position:absolute;left:6609;top:3903;width:27172;height:12884;visibility:visible;mso-wrap-style:square;v-text-anchor:top" coordsize="2717165,128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" path="m374777,271843l,271843,,1288351r374777,l374777,271843xem843241,297611r-374777,l468464,1288351r374777,l843241,297611xem1311719,271843r-374777,l936942,1288351r374777,l1311719,271843xem1780197,l1405420,r,1288351l1780197,1288351,1780197,xem2248674,472833r-374789,l1873885,1288351r374789,l2248674,472833xem2717139,271843r-374777,l2342362,1288351r374777,l2717139,271843xe" fillcolor="#11235a" stroked="f">
                    <v:path arrowok="t"/>
                  </v:shape>
                  <v:shape id="Graphic 680" o:spid="_x0000_s2152" style="position:absolute;left:9455;top:851;width:1569;height:737;visibility:visible;mso-wrap-style:square;v-text-anchor:top" coordsize="15684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" path="m156644,l,,,73100r156644,l156644,xe" fillcolor="#11235a" stroked="f">
                    <v:path arrowok="t"/>
                  </v:shape>
                  <v:shape id="Graphic 681" o:spid="_x0000_s2153" style="position:absolute;left:17314;top:851;width:1569;height:737;visibility:visible;mso-wrap-style:square;v-text-anchor:top" coordsize="15684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" path="m156644,l,,,73100r156644,l156644,xe" fillcolor="#c5cf9b" stroked="f">
                    <v:path arrowok="t"/>
                  </v:shape>
                  <v:shape id="Textbox 682" o:spid="_x0000_s2154" type="#_x0000_t202" style="position:absolute;left:11544;top:788;width:4851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oDxAAAAN0AAAAPAAAAZHJzL2Rvd25yZXYueG1sRE9Na8JA&#10;EL0X+h+WKXirm1oQ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IRUqgPEAAAA3QAAAA8A&#10;AAAAAAAAAAAAAAAABwIAAGRycy9kb3ducmV2LnhtbFBLBQYAAAAAAwADALcAAAD4AgAAAAA=&#10;" filled="f" stroked="f">
                    <v:textbox inset="0,0,0,0">
                      <w:txbxContent>
                        <w:p w14:paraId="11CDBA79" w14:textId="77777777" w:rsidR="009D3118" w:rsidRDefault="009D3118">
                          <w:pPr>
                            <w:spacing w:line="159" w:lineRule="exact"/>
                            <w:rPr>
                              <w:del w:id="1084" w:author="Author" w:date="2024-02-01T10:43:00Z"/>
                              <w:rFonts w:ascii="Verdana"/>
                              <w:sz w:val="18"/>
                            </w:rPr>
                          </w:pPr>
                          <w:del w:id="1085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8"/>
                              </w:rPr>
                              <w:delText>Exported</w:delText>
                            </w:r>
                          </w:del>
                        </w:p>
                      </w:txbxContent>
                    </v:textbox>
                  </v:shape>
                  <v:shape id="Textbox 683" o:spid="_x0000_s2155" type="#_x0000_t202" style="position:absolute;left:19403;top:788;width:6978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" filled="f" stroked="f">
                    <v:textbox inset="0,0,0,0">
                      <w:txbxContent>
                        <w:p w14:paraId="2E2663B6" w14:textId="77777777" w:rsidR="009D3118" w:rsidRDefault="009D3118">
                          <w:pPr>
                            <w:spacing w:line="159" w:lineRule="exact"/>
                            <w:rPr>
                              <w:del w:id="1086" w:author="Author" w:date="2024-02-01T10:43:00Z"/>
                              <w:rFonts w:ascii="Verdana"/>
                              <w:sz w:val="18"/>
                            </w:rPr>
                          </w:pPr>
                          <w:del w:id="1087" w:author="Author" w:date="2024-02-01T10:43:00Z"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delText xml:space="preserve">Not </w:delTex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8"/>
                              </w:rPr>
                              <w:delText>exported</w:delText>
                            </w:r>
                          </w:del>
                        </w:p>
                      </w:txbxContent>
                    </v:textbox>
                  </v:shape>
                  <v:shape id="Textbox 684" o:spid="_x0000_s2156" type="#_x0000_t202" style="position:absolute;left:2442;top:2859;width:7226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zDY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6fL2fw+CaeILNfAAAA//8DAFBLAQItABQABgAIAAAAIQDb4fbL7gAAAIUBAAATAAAAAAAAAAAA&#10;AAAAAAAAAABbQ29udGVudF9UeXBlc10ueG1sUEsBAi0AFAAGAAgAAAAhAFr0LFu/AAAAFQEAAAsA&#10;AAAAAAAAAAAAAAAAHwEAAF9yZWxzLy5yZWxzUEsBAi0AFAAGAAgAAAAhAP/7MNjEAAAA3QAAAA8A&#10;AAAAAAAAAAAAAAAABwIAAGRycy9kb3ducmV2LnhtbFBLBQYAAAAAAwADALcAAAD4AgAAAAA=&#10;" filled="f" stroked="f">
                    <v:textbox inset="0,0,0,0">
                      <w:txbxContent>
                        <w:p w14:paraId="59B4138D" w14:textId="77777777" w:rsidR="009D3118" w:rsidRDefault="009D3118">
                          <w:pPr>
                            <w:tabs>
                              <w:tab w:val="left" w:pos="785"/>
                            </w:tabs>
                            <w:spacing w:line="145" w:lineRule="exact"/>
                            <w:rPr>
                              <w:del w:id="1088" w:author="Author" w:date="2024-02-01T10:43:00Z"/>
                              <w:rFonts w:ascii="Verdana"/>
                              <w:sz w:val="17"/>
                            </w:rPr>
                          </w:pPr>
                          <w:del w:id="1089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95"/>
                                <w:sz w:val="17"/>
                              </w:rPr>
                              <w:delText>100%</w:delTex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85"/>
                                <w:sz w:val="17"/>
                              </w:rPr>
                              <w:delText>78%</w:delText>
                            </w:r>
                          </w:del>
                        </w:p>
                      </w:txbxContent>
                    </v:textbox>
                  </v:shape>
                  <v:shape id="Textbox 685" o:spid="_x0000_s2157" type="#_x0000_t202" style="position:absolute;left:12113;top:2859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" filled="f" stroked="f">
                    <v:textbox inset="0,0,0,0">
                      <w:txbxContent>
                        <w:p w14:paraId="10976007" w14:textId="77777777" w:rsidR="009D3118" w:rsidRDefault="009D3118">
                          <w:pPr>
                            <w:spacing w:line="145" w:lineRule="exact"/>
                            <w:rPr>
                              <w:del w:id="1090" w:author="Author" w:date="2024-02-01T10:43:00Z"/>
                              <w:rFonts w:ascii="Verdana"/>
                              <w:sz w:val="17"/>
                            </w:rPr>
                          </w:pPr>
                          <w:del w:id="1091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85"/>
                                <w:sz w:val="17"/>
                              </w:rPr>
                              <w:delText>76%</w:delText>
                            </w:r>
                          </w:del>
                        </w:p>
                      </w:txbxContent>
                    </v:textbox>
                  </v:shape>
                  <v:shape id="Textbox 686" o:spid="_x0000_s2158" type="#_x0000_t202" style="position:absolute;left:16798;top:2859;width:1160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" filled="f" stroked="f">
                    <v:textbox inset="0,0,0,0">
                      <w:txbxContent>
                        <w:p w14:paraId="65155128" w14:textId="77777777" w:rsidR="009D3118" w:rsidRDefault="009D3118">
                          <w:pPr>
                            <w:tabs>
                              <w:tab w:val="left" w:pos="690"/>
                              <w:tab w:val="left" w:pos="1475"/>
                            </w:tabs>
                            <w:spacing w:line="145" w:lineRule="exact"/>
                            <w:rPr>
                              <w:del w:id="1092" w:author="Author" w:date="2024-02-01T10:43:00Z"/>
                              <w:rFonts w:ascii="Verdana"/>
                              <w:sz w:val="17"/>
                            </w:rPr>
                          </w:pPr>
                          <w:del w:id="1093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95"/>
                                <w:sz w:val="17"/>
                              </w:rPr>
                              <w:delText>78%</w:delTex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95"/>
                                <w:sz w:val="17"/>
                              </w:rPr>
                              <w:delText>100%</w:delTex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85"/>
                                <w:sz w:val="17"/>
                              </w:rPr>
                              <w:delText>63%</w:delText>
                            </w:r>
                          </w:del>
                        </w:p>
                      </w:txbxContent>
                    </v:textbox>
                  </v:shape>
                  <v:shape id="Textbox 687" o:spid="_x0000_s2159" type="#_x0000_t202" style="position:absolute;left:30852;top:2859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" filled="f" stroked="f">
                    <v:textbox inset="0,0,0,0">
                      <w:txbxContent>
                        <w:p w14:paraId="47509664" w14:textId="77777777" w:rsidR="009D3118" w:rsidRDefault="009D3118">
                          <w:pPr>
                            <w:spacing w:line="145" w:lineRule="exact"/>
                            <w:rPr>
                              <w:del w:id="1094" w:author="Author" w:date="2024-02-01T10:43:00Z"/>
                              <w:rFonts w:ascii="Verdana"/>
                              <w:sz w:val="17"/>
                            </w:rPr>
                          </w:pPr>
                          <w:del w:id="1095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85"/>
                                <w:sz w:val="17"/>
                              </w:rPr>
                              <w:delText>78%</w:delText>
                            </w:r>
                          </w:del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1096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15759872" behindDoc="0" locked="0" layoutInCell="1" allowOverlap="1" wp14:anchorId="61C79062" wp14:editId="3FFADA31">
                  <wp:simplePos x="0" y="0"/>
                  <wp:positionH relativeFrom="page">
                    <wp:posOffset>2296988</wp:posOffset>
                  </wp:positionH>
                  <wp:positionV relativeFrom="paragraph">
                    <wp:posOffset>-298975</wp:posOffset>
                  </wp:positionV>
                  <wp:extent cx="3541395" cy="1711960"/>
                  <wp:effectExtent l="0" t="0" r="0" b="0"/>
                  <wp:wrapNone/>
                  <wp:docPr id="635" name="Group 6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541395" cy="1711960"/>
                            <a:chOff x="0" y="0"/>
                            <a:chExt cx="3541395" cy="1711960"/>
                          </a:xfrm>
                        </wpg:grpSpPr>
                        <wps:wsp>
                          <wps:cNvPr id="637" name="Graphic 636"/>
                          <wps:cNvSpPr/>
                          <wps:spPr>
                            <a:xfrm>
                              <a:off x="660981" y="390306"/>
                              <a:ext cx="2717165" cy="4730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17165" h="473075">
                                  <a:moveTo>
                                    <a:pt x="37477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71843"/>
                                  </a:lnTo>
                                  <a:lnTo>
                                    <a:pt x="374777" y="271843"/>
                                  </a:lnTo>
                                  <a:lnTo>
                                    <a:pt x="374777" y="0"/>
                                  </a:lnTo>
                                  <a:close/>
                                </a:path>
                                <a:path w="2717165" h="473075">
                                  <a:moveTo>
                                    <a:pt x="843241" y="0"/>
                                  </a:moveTo>
                                  <a:lnTo>
                                    <a:pt x="468464" y="0"/>
                                  </a:lnTo>
                                  <a:lnTo>
                                    <a:pt x="468464" y="297611"/>
                                  </a:lnTo>
                                  <a:lnTo>
                                    <a:pt x="843241" y="297611"/>
                                  </a:lnTo>
                                  <a:lnTo>
                                    <a:pt x="843241" y="0"/>
                                  </a:lnTo>
                                  <a:close/>
                                </a:path>
                                <a:path w="2717165" h="473075">
                                  <a:moveTo>
                                    <a:pt x="1311719" y="0"/>
                                  </a:moveTo>
                                  <a:lnTo>
                                    <a:pt x="936942" y="0"/>
                                  </a:lnTo>
                                  <a:lnTo>
                                    <a:pt x="936942" y="271843"/>
                                  </a:lnTo>
                                  <a:lnTo>
                                    <a:pt x="1311719" y="271843"/>
                                  </a:lnTo>
                                  <a:lnTo>
                                    <a:pt x="1311719" y="0"/>
                                  </a:lnTo>
                                  <a:close/>
                                </a:path>
                                <a:path w="2717165" h="473075">
                                  <a:moveTo>
                                    <a:pt x="2248674" y="0"/>
                                  </a:moveTo>
                                  <a:lnTo>
                                    <a:pt x="1873885" y="0"/>
                                  </a:lnTo>
                                  <a:lnTo>
                                    <a:pt x="1873885" y="472833"/>
                                  </a:lnTo>
                                  <a:lnTo>
                                    <a:pt x="2248674" y="472833"/>
                                  </a:lnTo>
                                  <a:lnTo>
                                    <a:pt x="2248674" y="0"/>
                                  </a:lnTo>
                                  <a:close/>
                                </a:path>
                                <a:path w="2717165" h="473075">
                                  <a:moveTo>
                                    <a:pt x="2717139" y="0"/>
                                  </a:moveTo>
                                  <a:lnTo>
                                    <a:pt x="2342362" y="0"/>
                                  </a:lnTo>
                                  <a:lnTo>
                                    <a:pt x="2342362" y="271843"/>
                                  </a:lnTo>
                                  <a:lnTo>
                                    <a:pt x="2717139" y="271843"/>
                                  </a:lnTo>
                                  <a:lnTo>
                                    <a:pt x="27171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F9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8" name="Graphic 637"/>
                          <wps:cNvSpPr/>
                          <wps:spPr>
                            <a:xfrm>
                              <a:off x="379898" y="3797"/>
                              <a:ext cx="1270" cy="3867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86715">
                                  <a:moveTo>
                                    <a:pt x="0" y="0"/>
                                  </a:moveTo>
                                  <a:lnTo>
                                    <a:pt x="0" y="386506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9" name="Graphic 638"/>
                          <wps:cNvSpPr/>
                          <wps:spPr>
                            <a:xfrm>
                              <a:off x="379898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0" name="Graphic 639"/>
                          <wps:cNvSpPr/>
                          <wps:spPr>
                            <a:xfrm>
                              <a:off x="379898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1" name="Graphic 640"/>
                          <wps:cNvSpPr/>
                          <wps:spPr>
                            <a:xfrm>
                              <a:off x="848372" y="3797"/>
                              <a:ext cx="1270" cy="658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58495">
                                  <a:moveTo>
                                    <a:pt x="0" y="0"/>
                                  </a:moveTo>
                                  <a:lnTo>
                                    <a:pt x="0" y="658348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" name="Graphic 641"/>
                          <wps:cNvSpPr/>
                          <wps:spPr>
                            <a:xfrm>
                              <a:off x="848372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3" name="Graphic 642"/>
                          <wps:cNvSpPr/>
                          <wps:spPr>
                            <a:xfrm>
                              <a:off x="848372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" name="Graphic 643"/>
                          <wps:cNvSpPr/>
                          <wps:spPr>
                            <a:xfrm>
                              <a:off x="1316846" y="3797"/>
                              <a:ext cx="1270" cy="6845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84530">
                                  <a:moveTo>
                                    <a:pt x="0" y="0"/>
                                  </a:moveTo>
                                  <a:lnTo>
                                    <a:pt x="0" y="684115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5" name="Graphic 644"/>
                          <wps:cNvSpPr/>
                          <wps:spPr>
                            <a:xfrm>
                              <a:off x="1316846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6" name="Graphic 645"/>
                          <wps:cNvSpPr/>
                          <wps:spPr>
                            <a:xfrm>
                              <a:off x="1316846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" name="Graphic 646"/>
                          <wps:cNvSpPr/>
                          <wps:spPr>
                            <a:xfrm>
                              <a:off x="1785319" y="3797"/>
                              <a:ext cx="1270" cy="658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58495">
                                  <a:moveTo>
                                    <a:pt x="0" y="154466"/>
                                  </a:moveTo>
                                  <a:lnTo>
                                    <a:pt x="0" y="658348"/>
                                  </a:lnTo>
                                </a:path>
                                <a:path h="658495">
                                  <a:moveTo>
                                    <a:pt x="0" y="0"/>
                                  </a:moveTo>
                                  <a:lnTo>
                                    <a:pt x="0" y="81365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8" name="Graphic 647"/>
                          <wps:cNvSpPr/>
                          <wps:spPr>
                            <a:xfrm>
                              <a:off x="1785319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9" name="Graphic 648"/>
                          <wps:cNvSpPr/>
                          <wps:spPr>
                            <a:xfrm>
                              <a:off x="1785319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0" name="Graphic 649"/>
                          <wps:cNvSpPr/>
                          <wps:spPr>
                            <a:xfrm>
                              <a:off x="2253793" y="3797"/>
                              <a:ext cx="1270" cy="3867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86715">
                                  <a:moveTo>
                                    <a:pt x="0" y="0"/>
                                  </a:moveTo>
                                  <a:lnTo>
                                    <a:pt x="0" y="386506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1" name="Graphic 650"/>
                          <wps:cNvSpPr/>
                          <wps:spPr>
                            <a:xfrm>
                              <a:off x="2253793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2" name="Graphic 651"/>
                          <wps:cNvSpPr/>
                          <wps:spPr>
                            <a:xfrm>
                              <a:off x="2253793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3" name="Graphic 652"/>
                          <wps:cNvSpPr/>
                          <wps:spPr>
                            <a:xfrm>
                              <a:off x="2722267" y="3797"/>
                              <a:ext cx="1270" cy="8597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859790">
                                  <a:moveTo>
                                    <a:pt x="0" y="0"/>
                                  </a:moveTo>
                                  <a:lnTo>
                                    <a:pt x="0" y="859331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4" name="Graphic 653"/>
                          <wps:cNvSpPr/>
                          <wps:spPr>
                            <a:xfrm>
                              <a:off x="2722267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5" name="Graphic 654"/>
                          <wps:cNvSpPr/>
                          <wps:spPr>
                            <a:xfrm>
                              <a:off x="2722267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6" name="Graphic 655"/>
                          <wps:cNvSpPr/>
                          <wps:spPr>
                            <a:xfrm>
                              <a:off x="3190741" y="3797"/>
                              <a:ext cx="1270" cy="658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58495">
                                  <a:moveTo>
                                    <a:pt x="0" y="0"/>
                                  </a:moveTo>
                                  <a:lnTo>
                                    <a:pt x="0" y="658348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7" name="Graphic 656"/>
                          <wps:cNvSpPr/>
                          <wps:spPr>
                            <a:xfrm>
                              <a:off x="3190741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8" name="Graphic 657"/>
                          <wps:cNvSpPr/>
                          <wps:spPr>
                            <a:xfrm>
                              <a:off x="3190741" y="1678657"/>
                              <a:ext cx="1270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">
                                  <a:moveTo>
                                    <a:pt x="0" y="0"/>
                                  </a:moveTo>
                                  <a:lnTo>
                                    <a:pt x="0" y="33227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" name="Graphic 658"/>
                          <wps:cNvSpPr/>
                          <wps:spPr>
                            <a:xfrm>
                              <a:off x="33227" y="1678657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350418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0" name="Graphic 659"/>
                          <wps:cNvSpPr/>
                          <wps:spPr>
                            <a:xfrm>
                              <a:off x="0" y="167865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1" name="Graphic 660"/>
                          <wps:cNvSpPr/>
                          <wps:spPr>
                            <a:xfrm>
                              <a:off x="0" y="1678657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2" name="Graphic 661"/>
                          <wps:cNvSpPr/>
                          <wps:spPr>
                            <a:xfrm>
                              <a:off x="33227" y="1353315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159281" y="0"/>
                                  </a:lnTo>
                                </a:path>
                                <a:path w="3504565">
                                  <a:moveTo>
                                    <a:pt x="3344903" y="0"/>
                                  </a:moveTo>
                                  <a:lnTo>
                                    <a:pt x="3504184" y="0"/>
                                  </a:lnTo>
                                </a:path>
                                <a:path w="3504565">
                                  <a:moveTo>
                                    <a:pt x="534060" y="0"/>
                                  </a:moveTo>
                                  <a:lnTo>
                                    <a:pt x="627754" y="0"/>
                                  </a:lnTo>
                                </a:path>
                                <a:path w="3504565">
                                  <a:moveTo>
                                    <a:pt x="1002534" y="0"/>
                                  </a:moveTo>
                                  <a:lnTo>
                                    <a:pt x="1096228" y="0"/>
                                  </a:lnTo>
                                </a:path>
                                <a:path w="3504565">
                                  <a:moveTo>
                                    <a:pt x="1471007" y="0"/>
                                  </a:moveTo>
                                  <a:lnTo>
                                    <a:pt x="1564702" y="0"/>
                                  </a:lnTo>
                                </a:path>
                                <a:path w="3504565">
                                  <a:moveTo>
                                    <a:pt x="1939481" y="0"/>
                                  </a:moveTo>
                                  <a:lnTo>
                                    <a:pt x="2033176" y="0"/>
                                  </a:lnTo>
                                </a:path>
                                <a:path w="3504565">
                                  <a:moveTo>
                                    <a:pt x="2407955" y="0"/>
                                  </a:moveTo>
                                  <a:lnTo>
                                    <a:pt x="2501650" y="0"/>
                                  </a:lnTo>
                                </a:path>
                                <a:path w="3504565">
                                  <a:moveTo>
                                    <a:pt x="2876429" y="0"/>
                                  </a:moveTo>
                                  <a:lnTo>
                                    <a:pt x="297012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3" name="Graphic 662"/>
                          <wps:cNvSpPr/>
                          <wps:spPr>
                            <a:xfrm>
                              <a:off x="0" y="135331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4" name="Graphic 663"/>
                          <wps:cNvSpPr/>
                          <wps:spPr>
                            <a:xfrm>
                              <a:off x="0" y="1353315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5" name="Graphic 664"/>
                          <wps:cNvSpPr/>
                          <wps:spPr>
                            <a:xfrm>
                              <a:off x="33227" y="1027973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159281" y="0"/>
                                  </a:lnTo>
                                </a:path>
                                <a:path w="3504565">
                                  <a:moveTo>
                                    <a:pt x="3344903" y="0"/>
                                  </a:moveTo>
                                  <a:lnTo>
                                    <a:pt x="3504184" y="0"/>
                                  </a:lnTo>
                                </a:path>
                                <a:path w="3504565">
                                  <a:moveTo>
                                    <a:pt x="534060" y="0"/>
                                  </a:moveTo>
                                  <a:lnTo>
                                    <a:pt x="627754" y="0"/>
                                  </a:lnTo>
                                </a:path>
                                <a:path w="3504565">
                                  <a:moveTo>
                                    <a:pt x="1002534" y="0"/>
                                  </a:moveTo>
                                  <a:lnTo>
                                    <a:pt x="1096228" y="0"/>
                                  </a:lnTo>
                                </a:path>
                                <a:path w="3504565">
                                  <a:moveTo>
                                    <a:pt x="1471007" y="0"/>
                                  </a:moveTo>
                                  <a:lnTo>
                                    <a:pt x="1564702" y="0"/>
                                  </a:lnTo>
                                </a:path>
                                <a:path w="3504565">
                                  <a:moveTo>
                                    <a:pt x="1939481" y="0"/>
                                  </a:moveTo>
                                  <a:lnTo>
                                    <a:pt x="2033176" y="0"/>
                                  </a:lnTo>
                                </a:path>
                                <a:path w="3504565">
                                  <a:moveTo>
                                    <a:pt x="2407955" y="0"/>
                                  </a:moveTo>
                                  <a:lnTo>
                                    <a:pt x="2501650" y="0"/>
                                  </a:lnTo>
                                </a:path>
                                <a:path w="3504565">
                                  <a:moveTo>
                                    <a:pt x="2876429" y="0"/>
                                  </a:moveTo>
                                  <a:lnTo>
                                    <a:pt x="297012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6" name="Graphic 665"/>
                          <wps:cNvSpPr/>
                          <wps:spPr>
                            <a:xfrm>
                              <a:off x="0" y="102797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7" name="Graphic 666"/>
                          <wps:cNvSpPr/>
                          <wps:spPr>
                            <a:xfrm>
                              <a:off x="0" y="1027973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" name="Graphic 667"/>
                          <wps:cNvSpPr/>
                          <wps:spPr>
                            <a:xfrm>
                              <a:off x="33227" y="702631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3344903" y="0"/>
                                  </a:moveTo>
                                  <a:lnTo>
                                    <a:pt x="3504184" y="0"/>
                                  </a:lnTo>
                                </a:path>
                                <a:path w="3504565">
                                  <a:moveTo>
                                    <a:pt x="2407955" y="0"/>
                                  </a:moveTo>
                                  <a:lnTo>
                                    <a:pt x="2970124" y="0"/>
                                  </a:lnTo>
                                </a:path>
                                <a:path w="3504565">
                                  <a:moveTo>
                                    <a:pt x="1002534" y="0"/>
                                  </a:moveTo>
                                  <a:lnTo>
                                    <a:pt x="1096228" y="0"/>
                                  </a:lnTo>
                                </a:path>
                                <a:path w="3504565">
                                  <a:moveTo>
                                    <a:pt x="1939481" y="0"/>
                                  </a:moveTo>
                                  <a:lnTo>
                                    <a:pt x="2033176" y="0"/>
                                  </a:lnTo>
                                </a:path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159281" y="0"/>
                                  </a:lnTo>
                                </a:path>
                                <a:path w="3504565">
                                  <a:moveTo>
                                    <a:pt x="534060" y="0"/>
                                  </a:moveTo>
                                  <a:lnTo>
                                    <a:pt x="627754" y="0"/>
                                  </a:lnTo>
                                </a:path>
                                <a:path w="3504565">
                                  <a:moveTo>
                                    <a:pt x="1471007" y="0"/>
                                  </a:moveTo>
                                  <a:lnTo>
                                    <a:pt x="1564702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9" name="Graphic 668"/>
                          <wps:cNvSpPr/>
                          <wps:spPr>
                            <a:xfrm>
                              <a:off x="0" y="70263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0" name="Graphic 669"/>
                          <wps:cNvSpPr/>
                          <wps:spPr>
                            <a:xfrm>
                              <a:off x="0" y="702631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1" name="Graphic 670"/>
                          <wps:cNvSpPr/>
                          <wps:spPr>
                            <a:xfrm>
                              <a:off x="33227" y="377289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350418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2" name="Graphic 671"/>
                          <wps:cNvSpPr/>
                          <wps:spPr>
                            <a:xfrm>
                              <a:off x="0" y="37728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3" name="Graphic 672"/>
                          <wps:cNvSpPr/>
                          <wps:spPr>
                            <a:xfrm>
                              <a:off x="0" y="377289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4" name="Graphic 673"/>
                          <wps:cNvSpPr/>
                          <wps:spPr>
                            <a:xfrm>
                              <a:off x="33227" y="51948"/>
                              <a:ext cx="35045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>
                                  <a:moveTo>
                                    <a:pt x="0" y="0"/>
                                  </a:moveTo>
                                  <a:lnTo>
                                    <a:pt x="350418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5" name="Graphic 674"/>
                          <wps:cNvSpPr/>
                          <wps:spPr>
                            <a:xfrm>
                              <a:off x="0" y="5194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6" name="Graphic 675"/>
                          <wps:cNvSpPr/>
                          <wps:spPr>
                            <a:xfrm>
                              <a:off x="0" y="51948"/>
                              <a:ext cx="336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>
                                  <a:moveTo>
                                    <a:pt x="332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7" name="Graphic 676"/>
                          <wps:cNvSpPr/>
                          <wps:spPr>
                            <a:xfrm>
                              <a:off x="33227" y="3797"/>
                              <a:ext cx="3504565" cy="16751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4565" h="1675130">
                                  <a:moveTo>
                                    <a:pt x="0" y="1674859"/>
                                  </a:moveTo>
                                  <a:lnTo>
                                    <a:pt x="0" y="0"/>
                                  </a:lnTo>
                                </a:path>
                                <a:path w="3504565" h="1675130">
                                  <a:moveTo>
                                    <a:pt x="3504184" y="1674859"/>
                                  </a:moveTo>
                                  <a:lnTo>
                                    <a:pt x="3504184" y="0"/>
                                  </a:lnTo>
                                </a:path>
                                <a:path w="3504565" h="1675130">
                                  <a:moveTo>
                                    <a:pt x="0" y="1674859"/>
                                  </a:moveTo>
                                  <a:lnTo>
                                    <a:pt x="3504184" y="1674859"/>
                                  </a:lnTo>
                                </a:path>
                                <a:path w="3504565" h="1675130">
                                  <a:moveTo>
                                    <a:pt x="0" y="0"/>
                                  </a:moveTo>
                                  <a:lnTo>
                                    <a:pt x="3504184" y="0"/>
                                  </a:lnTo>
                                </a:path>
                              </a:pathLst>
                            </a:custGeom>
                            <a:ln w="759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8" name="Image 677"/>
                            <pic:cNvPicPr/>
                          </pic:nvPicPr>
                          <pic:blipFill>
                            <a:blip r:embed="rId14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2508" y="390303"/>
                              <a:ext cx="374779" cy="128835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79" name="Graphic 678"/>
                          <wps:cNvSpPr/>
                          <wps:spPr>
                            <a:xfrm>
                              <a:off x="192508" y="390303"/>
                              <a:ext cx="375285" cy="12884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285" h="1288415">
                                  <a:moveTo>
                                    <a:pt x="0" y="1288353"/>
                                  </a:moveTo>
                                  <a:lnTo>
                                    <a:pt x="374779" y="1288353"/>
                                  </a:lnTo>
                                  <a:lnTo>
                                    <a:pt x="3747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88353"/>
                                  </a:lnTo>
                                  <a:close/>
                                </a:path>
                              </a:pathLst>
                            </a:custGeom>
                            <a:ln w="9493">
                              <a:solidFill>
                                <a:srgbClr val="C5CF9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0" name="Graphic 679"/>
                          <wps:cNvSpPr/>
                          <wps:spPr>
                            <a:xfrm>
                              <a:off x="660981" y="390306"/>
                              <a:ext cx="2717165" cy="12884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17165" h="1288415">
                                  <a:moveTo>
                                    <a:pt x="374777" y="271843"/>
                                  </a:moveTo>
                                  <a:lnTo>
                                    <a:pt x="0" y="271843"/>
                                  </a:lnTo>
                                  <a:lnTo>
                                    <a:pt x="0" y="1288351"/>
                                  </a:lnTo>
                                  <a:lnTo>
                                    <a:pt x="374777" y="1288351"/>
                                  </a:lnTo>
                                  <a:lnTo>
                                    <a:pt x="374777" y="271843"/>
                                  </a:lnTo>
                                  <a:close/>
                                </a:path>
                                <a:path w="2717165" h="1288415">
                                  <a:moveTo>
                                    <a:pt x="843241" y="297611"/>
                                  </a:moveTo>
                                  <a:lnTo>
                                    <a:pt x="468464" y="297611"/>
                                  </a:lnTo>
                                  <a:lnTo>
                                    <a:pt x="468464" y="1288351"/>
                                  </a:lnTo>
                                  <a:lnTo>
                                    <a:pt x="843241" y="1288351"/>
                                  </a:lnTo>
                                  <a:lnTo>
                                    <a:pt x="843241" y="297611"/>
                                  </a:lnTo>
                                  <a:close/>
                                </a:path>
                                <a:path w="2717165" h="1288415">
                                  <a:moveTo>
                                    <a:pt x="1311719" y="271843"/>
                                  </a:moveTo>
                                  <a:lnTo>
                                    <a:pt x="936942" y="271843"/>
                                  </a:lnTo>
                                  <a:lnTo>
                                    <a:pt x="936942" y="1288351"/>
                                  </a:lnTo>
                                  <a:lnTo>
                                    <a:pt x="1311719" y="1288351"/>
                                  </a:lnTo>
                                  <a:lnTo>
                                    <a:pt x="1311719" y="271843"/>
                                  </a:lnTo>
                                  <a:close/>
                                </a:path>
                                <a:path w="2717165" h="1288415">
                                  <a:moveTo>
                                    <a:pt x="1780197" y="0"/>
                                  </a:moveTo>
                                  <a:lnTo>
                                    <a:pt x="1405420" y="0"/>
                                  </a:lnTo>
                                  <a:lnTo>
                                    <a:pt x="1405420" y="1288351"/>
                                  </a:lnTo>
                                  <a:lnTo>
                                    <a:pt x="1780197" y="1288351"/>
                                  </a:lnTo>
                                  <a:lnTo>
                                    <a:pt x="1780197" y="0"/>
                                  </a:lnTo>
                                  <a:close/>
                                </a:path>
                                <a:path w="2717165" h="1288415">
                                  <a:moveTo>
                                    <a:pt x="2248674" y="472833"/>
                                  </a:moveTo>
                                  <a:lnTo>
                                    <a:pt x="1873885" y="472833"/>
                                  </a:lnTo>
                                  <a:lnTo>
                                    <a:pt x="1873885" y="1288351"/>
                                  </a:lnTo>
                                  <a:lnTo>
                                    <a:pt x="2248674" y="1288351"/>
                                  </a:lnTo>
                                  <a:lnTo>
                                    <a:pt x="2248674" y="472833"/>
                                  </a:lnTo>
                                  <a:close/>
                                </a:path>
                                <a:path w="2717165" h="1288415">
                                  <a:moveTo>
                                    <a:pt x="2717139" y="271843"/>
                                  </a:moveTo>
                                  <a:lnTo>
                                    <a:pt x="2342362" y="271843"/>
                                  </a:lnTo>
                                  <a:lnTo>
                                    <a:pt x="2342362" y="1288351"/>
                                  </a:lnTo>
                                  <a:lnTo>
                                    <a:pt x="2717139" y="1288351"/>
                                  </a:lnTo>
                                  <a:lnTo>
                                    <a:pt x="2717139" y="2718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235A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" name="Graphic 680"/>
                          <wps:cNvSpPr/>
                          <wps:spPr>
                            <a:xfrm>
                              <a:off x="945578" y="85162"/>
                              <a:ext cx="156845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6845" h="73660">
                                  <a:moveTo>
                                    <a:pt x="1566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3100"/>
                                  </a:lnTo>
                                  <a:lnTo>
                                    <a:pt x="156644" y="73100"/>
                                  </a:lnTo>
                                  <a:lnTo>
                                    <a:pt x="156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1235A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" name="Graphic 681"/>
                          <wps:cNvSpPr/>
                          <wps:spPr>
                            <a:xfrm>
                              <a:off x="1731473" y="85162"/>
                              <a:ext cx="156845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6845" h="73660">
                                  <a:moveTo>
                                    <a:pt x="1566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3100"/>
                                  </a:lnTo>
                                  <a:lnTo>
                                    <a:pt x="156644" y="73100"/>
                                  </a:lnTo>
                                  <a:lnTo>
                                    <a:pt x="156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F9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Textbox 682"/>
                          <wps:cNvSpPr txBox="1"/>
                          <wps:spPr>
                            <a:xfrm>
                              <a:off x="1154438" y="78896"/>
                              <a:ext cx="485140" cy="101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B2BDBFB" w14:textId="77777777" w:rsidR="009D3118" w:rsidRDefault="009D3118">
                                <w:pPr>
                                  <w:spacing w:line="159" w:lineRule="exact"/>
                                  <w:rPr>
                                    <w:ins w:id="1097" w:author="Author" w:date="2024-02-01T10:43:00Z"/>
                                    <w:rFonts w:ascii="Verdana"/>
                                    <w:sz w:val="18"/>
                                  </w:rPr>
                                </w:pPr>
                                <w:ins w:id="1098" w:author="Author" w:date="2024-02-01T10:43:00Z"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8"/>
                                    </w:rPr>
                                    <w:t>Exported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684" name="Textbox 683"/>
                          <wps:cNvSpPr txBox="1"/>
                          <wps:spPr>
                            <a:xfrm>
                              <a:off x="1940333" y="78896"/>
                              <a:ext cx="697865" cy="101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BF317CF" w14:textId="77777777" w:rsidR="009D3118" w:rsidRDefault="009D3118">
                                <w:pPr>
                                  <w:spacing w:line="159" w:lineRule="exact"/>
                                  <w:rPr>
                                    <w:ins w:id="1099" w:author="Author" w:date="2024-02-01T10:43:00Z"/>
                                    <w:rFonts w:ascii="Verdana"/>
                                    <w:sz w:val="18"/>
                                  </w:rPr>
                                </w:pPr>
                                <w:ins w:id="1100" w:author="Author" w:date="2024-02-01T10:43:00Z">
                                  <w:r>
                                    <w:rPr>
                                      <w:rFonts w:ascii="Verdana"/>
                                      <w:w w:val="90"/>
                                      <w:sz w:val="18"/>
                                    </w:rPr>
                                    <w:t xml:space="preserve">Not </w: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w w:val="90"/>
                                      <w:sz w:val="18"/>
                                    </w:rPr>
                                    <w:t>exported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685" name="Textbox 684"/>
                          <wps:cNvSpPr txBox="1"/>
                          <wps:spPr>
                            <a:xfrm>
                              <a:off x="244243" y="285943"/>
                              <a:ext cx="72263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56AE3A" w14:textId="77777777" w:rsidR="009D3118" w:rsidRDefault="009D3118">
                                <w:pPr>
                                  <w:tabs>
                                    <w:tab w:val="left" w:pos="785"/>
                                  </w:tabs>
                                  <w:spacing w:line="145" w:lineRule="exact"/>
                                  <w:rPr>
                                    <w:ins w:id="1101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1102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95"/>
                                      <w:sz w:val="17"/>
                                    </w:rPr>
                                    <w:t>100%</w: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85"/>
                                      <w:sz w:val="17"/>
                                    </w:rPr>
                                    <w:t>78%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686" name="Textbox 685"/>
                          <wps:cNvSpPr txBox="1"/>
                          <wps:spPr>
                            <a:xfrm>
                              <a:off x="1211377" y="285943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B3C775A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1103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1104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85"/>
                                      <w:sz w:val="17"/>
                                    </w:rPr>
                                    <w:t>76%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687" name="Textbox 686"/>
                          <wps:cNvSpPr txBox="1"/>
                          <wps:spPr>
                            <a:xfrm>
                              <a:off x="1679851" y="285943"/>
                              <a:ext cx="1160780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90AC621" w14:textId="77777777" w:rsidR="009D3118" w:rsidRDefault="009D3118">
                                <w:pPr>
                                  <w:tabs>
                                    <w:tab w:val="left" w:pos="690"/>
                                    <w:tab w:val="left" w:pos="1475"/>
                                  </w:tabs>
                                  <w:spacing w:line="145" w:lineRule="exact"/>
                                  <w:rPr>
                                    <w:ins w:id="1105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1106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95"/>
                                      <w:sz w:val="17"/>
                                    </w:rPr>
                                    <w:t>78%</w: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4"/>
                                      <w:w w:val="95"/>
                                      <w:sz w:val="17"/>
                                    </w:rPr>
                                    <w:t>100%</w:t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85"/>
                                      <w:sz w:val="17"/>
                                    </w:rPr>
                                    <w:t>63%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688" name="Textbox 687"/>
                          <wps:cNvSpPr txBox="1"/>
                          <wps:spPr>
                            <a:xfrm>
                              <a:off x="3085273" y="285943"/>
                              <a:ext cx="224154" cy="920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86C599A" w14:textId="77777777" w:rsidR="009D3118" w:rsidRDefault="009D3118">
                                <w:pPr>
                                  <w:spacing w:line="145" w:lineRule="exact"/>
                                  <w:rPr>
                                    <w:ins w:id="1107" w:author="Author" w:date="2024-02-01T10:43:00Z"/>
                                    <w:rFonts w:ascii="Verdana"/>
                                    <w:sz w:val="17"/>
                                  </w:rPr>
                                </w:pPr>
                                <w:ins w:id="1108" w:author="Author" w:date="2024-02-01T10:43:00Z">
                                  <w:r>
                                    <w:rPr>
                                      <w:rFonts w:ascii="Verdana"/>
                                      <w:color w:val="11235A"/>
                                      <w:spacing w:val="-5"/>
                                      <w:w w:val="85"/>
                                      <w:sz w:val="17"/>
                                    </w:rPr>
                                    <w:t>78%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61C79062" id="Group 635" o:spid="_x0000_s2160" style="position:absolute;left:0;text-align:left;margin-left:180.85pt;margin-top:-23.55pt;width:278.85pt;height:134.8pt;z-index:15759872;mso-wrap-distance-left:0;mso-wrap-distance-right:0;mso-position-horizontal-relative:page" coordsize="35413,17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">
                  <v:shape id="Graphic 636" o:spid="_x0000_s2161" style="position:absolute;left:6609;top:3903;width:27172;height:4730;visibility:visible;mso-wrap-style:square;v-text-anchor:top" coordsize="2717165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" path="m374777,l,,,271843r374777,l374777,xem843241,l468464,r,297611l843241,297611,843241,xem1311719,l936942,r,271843l1311719,271843,1311719,xem2248674,l1873885,r,472833l2248674,472833,2248674,xem2717139,l2342362,r,271843l2717139,271843,2717139,xe" fillcolor="#c5cf9b" stroked="f">
                    <v:path arrowok="t"/>
                  </v:shape>
                  <v:shape id="Graphic 637" o:spid="_x0000_s2162" style="position:absolute;left:3798;top:37;width:13;height:3868;visibility:visible;mso-wrap-style:square;v-text-anchor:top" coordsize="1270,38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" path="m,l,386506e" filled="f" strokecolor="#748d99" strokeweight=".21094mm">
                    <v:path arrowok="t"/>
                  </v:shape>
                  <v:shape id="Graphic 638" o:spid="_x0000_s2163" style="position:absolute;left:3798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" path="m,l,33227e" fillcolor="black" stroked="f">
                    <v:path arrowok="t"/>
                  </v:shape>
                  <v:shape id="Graphic 639" o:spid="_x0000_s2164" style="position:absolute;left:3798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" path="m,l,33227e" filled="f" strokeweight=".21094mm">
                    <v:path arrowok="t"/>
                  </v:shape>
                  <v:shape id="Graphic 640" o:spid="_x0000_s2165" style="position:absolute;left:8483;top:37;width:13;height:6585;visibility:visible;mso-wrap-style:square;v-text-anchor:top" coordsize="127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" path="m,l,658348e" filled="f" strokecolor="#748d99" strokeweight=".21094mm">
                    <v:path arrowok="t"/>
                  </v:shape>
                  <v:shape id="Graphic 641" o:spid="_x0000_s2166" style="position:absolute;left:8483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" path="m,l,33227e" fillcolor="black" stroked="f">
                    <v:path arrowok="t"/>
                  </v:shape>
                  <v:shape id="Graphic 642" o:spid="_x0000_s2167" style="position:absolute;left:8483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" path="m,l,33227e" filled="f" strokeweight=".21094mm">
                    <v:path arrowok="t"/>
                  </v:shape>
                  <v:shape id="Graphic 643" o:spid="_x0000_s2168" style="position:absolute;left:13168;top:37;width:13;height:6846;visibility:visible;mso-wrap-style:square;v-text-anchor:top" coordsize="1270,684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" path="m,l,684115e" filled="f" strokecolor="#748d99" strokeweight=".21094mm">
                    <v:path arrowok="t"/>
                  </v:shape>
                  <v:shape id="Graphic 644" o:spid="_x0000_s2169" style="position:absolute;left:13168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" path="m,l,33227e" fillcolor="black" stroked="f">
                    <v:path arrowok="t"/>
                  </v:shape>
                  <v:shape id="Graphic 645" o:spid="_x0000_s2170" style="position:absolute;left:13168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" path="m,l,33227e" filled="f" strokeweight=".21094mm">
                    <v:path arrowok="t"/>
                  </v:shape>
                  <v:shape id="Graphic 646" o:spid="_x0000_s2171" style="position:absolute;left:17853;top:37;width:12;height:6585;visibility:visible;mso-wrap-style:square;v-text-anchor:top" coordsize="127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" path="m,154466l,658348em,l,81365e" filled="f" strokecolor="#748d99" strokeweight=".21094mm">
                    <v:path arrowok="t"/>
                  </v:shape>
                  <v:shape id="Graphic 647" o:spid="_x0000_s2172" style="position:absolute;left:17853;top:16786;width:12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" path="m,l,33227e" fillcolor="black" stroked="f">
                    <v:path arrowok="t"/>
                  </v:shape>
                  <v:shape id="Graphic 648" o:spid="_x0000_s2173" style="position:absolute;left:17853;top:16786;width:12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" path="m,l,33227e" filled="f" strokeweight=".21094mm">
                    <v:path arrowok="t"/>
                  </v:shape>
                  <v:shape id="Graphic 649" o:spid="_x0000_s2174" style="position:absolute;left:22537;top:37;width:13;height:3868;visibility:visible;mso-wrap-style:square;v-text-anchor:top" coordsize="1270,38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" path="m,l,386506e" filled="f" strokecolor="#748d99" strokeweight=".21094mm">
                    <v:path arrowok="t"/>
                  </v:shape>
                  <v:shape id="Graphic 650" o:spid="_x0000_s2175" style="position:absolute;left:22537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" path="m,l,33227e" fillcolor="black" stroked="f">
                    <v:path arrowok="t"/>
                  </v:shape>
                  <v:shape id="Graphic 651" o:spid="_x0000_s2176" style="position:absolute;left:22537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" path="m,l,33227e" filled="f" strokeweight=".21094mm">
                    <v:path arrowok="t"/>
                  </v:shape>
                  <v:shape id="Graphic 652" o:spid="_x0000_s2177" style="position:absolute;left:27222;top:37;width:13;height:8598;visibility:visible;mso-wrap-style:square;v-text-anchor:top" coordsize="1270,85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" path="m,l,859331e" filled="f" strokecolor="#748d99" strokeweight=".21094mm">
                    <v:path arrowok="t"/>
                  </v:shape>
                  <v:shape id="Graphic 653" o:spid="_x0000_s2178" style="position:absolute;left:27222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" path="m,l,33227e" fillcolor="black" stroked="f">
                    <v:path arrowok="t"/>
                  </v:shape>
                  <v:shape id="Graphic 654" o:spid="_x0000_s2179" style="position:absolute;left:27222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" path="m,l,33227e" filled="f" strokeweight=".21094mm">
                    <v:path arrowok="t"/>
                  </v:shape>
                  <v:shape id="Graphic 655" o:spid="_x0000_s2180" style="position:absolute;left:31907;top:37;width:13;height:6585;visibility:visible;mso-wrap-style:square;v-text-anchor:top" coordsize="127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" path="m,l,658348e" filled="f" strokecolor="#748d99" strokeweight=".21094mm">
                    <v:path arrowok="t"/>
                  </v:shape>
                  <v:shape id="Graphic 656" o:spid="_x0000_s2181" style="position:absolute;left:31907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" path="m,l,33227e" fillcolor="black" stroked="f">
                    <v:path arrowok="t"/>
                  </v:shape>
                  <v:shape id="Graphic 657" o:spid="_x0000_s2182" style="position:absolute;left:31907;top:16786;width:13;height:337;visibility:visible;mso-wrap-style:square;v-text-anchor:top" coordsize="127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" path="m,l,33227e" filled="f" strokeweight=".21094mm">
                    <v:path arrowok="t"/>
                  </v:shape>
                  <v:shape id="Graphic 658" o:spid="_x0000_s2183" style="position:absolute;left:332;top:16786;width:35045;height:13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" path="m,l3504184,e" filled="f" strokecolor="#748d99" strokeweight=".21094mm">
                    <v:path arrowok="t"/>
                  </v:shape>
                  <v:shape id="Graphic 659" o:spid="_x0000_s2184" style="position:absolute;top:1678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" path="m33227,l,e" fillcolor="black" stroked="f">
                    <v:path arrowok="t"/>
                  </v:shape>
                  <v:shape id="Graphic 660" o:spid="_x0000_s2185" style="position:absolute;top:1678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" path="m33227,l,e" filled="f" strokeweight=".21094mm">
                    <v:path arrowok="t"/>
                  </v:shape>
                  <v:shape id="Graphic 661" o:spid="_x0000_s2186" style="position:absolute;left:332;top:13533;width:35045;height:12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" path="m,l159281,em3344903,r159281,em534060,r93694,em1002534,r93694,em1471007,r93695,em1939481,r93695,em2407955,r93695,em2876429,r93695,e" filled="f" strokecolor="#748d99" strokeweight=".21094mm">
                    <v:path arrowok="t"/>
                  </v:shape>
                  <v:shape id="Graphic 662" o:spid="_x0000_s2187" style="position:absolute;top:13533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" path="m33227,l,e" fillcolor="black" stroked="f">
                    <v:path arrowok="t"/>
                  </v:shape>
                  <v:shape id="Graphic 663" o:spid="_x0000_s2188" style="position:absolute;top:13533;width:336;height:12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" path="m33227,l,e" filled="f" strokeweight=".21094mm">
                    <v:path arrowok="t"/>
                  </v:shape>
                  <v:shape id="Graphic 664" o:spid="_x0000_s2189" style="position:absolute;left:332;top:10279;width:35045;height:13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" path="m,l159281,em3344903,r159281,em534060,r93694,em1002534,r93694,em1471007,r93695,em1939481,r93695,em2407955,r93695,em2876429,r93695,e" filled="f" strokecolor="#748d99" strokeweight=".21094mm">
                    <v:path arrowok="t"/>
                  </v:shape>
                  <v:shape id="Graphic 665" o:spid="_x0000_s2190" style="position:absolute;top:1027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" path="m33227,l,e" fillcolor="black" stroked="f">
                    <v:path arrowok="t"/>
                  </v:shape>
                  <v:shape id="Graphic 666" o:spid="_x0000_s2191" style="position:absolute;top:1027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" path="m33227,l,e" filled="f" strokeweight=".21094mm">
                    <v:path arrowok="t"/>
                  </v:shape>
                  <v:shape id="Graphic 667" o:spid="_x0000_s2192" style="position:absolute;left:332;top:7026;width:35045;height:13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" path="m3344903,r159281,em2407955,r562169,em1002534,r93694,em1939481,r93695,em,l159281,em534060,r93694,em1471007,r93695,e" filled="f" strokecolor="#748d99" strokeweight=".21094mm">
                    <v:path arrowok="t"/>
                  </v:shape>
                  <v:shape id="Graphic 668" o:spid="_x0000_s2193" style="position:absolute;top:702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" path="m33227,l,e" fillcolor="black" stroked="f">
                    <v:path arrowok="t"/>
                  </v:shape>
                  <v:shape id="Graphic 669" o:spid="_x0000_s2194" style="position:absolute;top:7026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" path="m33227,l,e" filled="f" strokeweight=".21094mm">
                    <v:path arrowok="t"/>
                  </v:shape>
                  <v:shape id="Graphic 670" o:spid="_x0000_s2195" style="position:absolute;left:332;top:3772;width:35045;height:13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" path="m,l3504184,e" filled="f" strokecolor="#748d99" strokeweight=".21094mm">
                    <v:path arrowok="t"/>
                  </v:shape>
                  <v:shape id="Graphic 671" o:spid="_x0000_s2196" style="position:absolute;top:37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" path="m33227,l,e" fillcolor="black" stroked="f">
                    <v:path arrowok="t"/>
                  </v:shape>
                  <v:shape id="Graphic 672" o:spid="_x0000_s2197" style="position:absolute;top:3772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" path="m33227,l,e" filled="f" strokeweight=".21094mm">
                    <v:path arrowok="t"/>
                  </v:shape>
                  <v:shape id="Graphic 673" o:spid="_x0000_s2198" style="position:absolute;left:332;top:519;width:35045;height:13;visibility:visible;mso-wrap-style:square;v-text-anchor:top" coordsize="3504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" path="m,l3504184,e" filled="f" strokecolor="#748d99" strokeweight=".21094mm">
                    <v:path arrowok="t"/>
                  </v:shape>
                  <v:shape id="Graphic 674" o:spid="_x0000_s2199" style="position:absolute;top:51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" path="m33227,l,e" fillcolor="black" stroked="f">
                    <v:path arrowok="t"/>
                  </v:shape>
                  <v:shape id="Graphic 675" o:spid="_x0000_s2200" style="position:absolute;top:519;width:336;height:13;visibility:visible;mso-wrap-style:square;v-text-anchor:top" coordsize="33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" path="m33227,l,e" filled="f" strokeweight=".21094mm">
                    <v:path arrowok="t"/>
                  </v:shape>
                  <v:shape id="Graphic 676" o:spid="_x0000_s2201" style="position:absolute;left:332;top:37;width:35045;height:16752;visibility:visible;mso-wrap-style:square;v-text-anchor:top" coordsize="3504565,167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" path="m,1674859l,em3504184,1674859l3504184,em,1674859r3504184,em,l3504184,e" filled="f" strokeweight=".21094mm">
                    <v:path arrowok="t"/>
                  </v:shape>
                  <v:shape id="Image 677" o:spid="_x0000_s2202" type="#_x0000_t75" style="position:absolute;left:1925;top:3903;width:3747;height:1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">
                    <v:imagedata r:id="rId15" o:title=""/>
                  </v:shape>
                  <v:shape id="Graphic 678" o:spid="_x0000_s2203" style="position:absolute;left:1925;top:3903;width:3752;height:12884;visibility:visible;mso-wrap-style:square;v-text-anchor:top" coordsize="375285,128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" path="m,1288353r374779,l374779,,,,,1288353xe" filled="f" strokecolor="#c5cf9b" strokeweight=".26369mm">
                    <v:path arrowok="t"/>
                  </v:shape>
                  <v:shape id="Graphic 679" o:spid="_x0000_s2204" style="position:absolute;left:6609;top:3903;width:27172;height:12884;visibility:visible;mso-wrap-style:square;v-text-anchor:top" coordsize="2717165,128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" path="m374777,271843l,271843,,1288351r374777,l374777,271843xem843241,297611r-374777,l468464,1288351r374777,l843241,297611xem1311719,271843r-374777,l936942,1288351r374777,l1311719,271843xem1780197,l1405420,r,1288351l1780197,1288351,1780197,xem2248674,472833r-374789,l1873885,1288351r374789,l2248674,472833xem2717139,271843r-374777,l2342362,1288351r374777,l2717139,271843xe" fillcolor="#11235a" stroked="f">
                    <v:path arrowok="t"/>
                  </v:shape>
                  <v:shape id="Graphic 680" o:spid="_x0000_s2205" style="position:absolute;left:9455;top:851;width:1569;height:737;visibility:visible;mso-wrap-style:square;v-text-anchor:top" coordsize="15684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" path="m156644,l,,,73100r156644,l156644,xe" fillcolor="#11235a" stroked="f">
                    <v:path arrowok="t"/>
                  </v:shape>
                  <v:shape id="Graphic 681" o:spid="_x0000_s2206" style="position:absolute;left:17314;top:851;width:1569;height:737;visibility:visible;mso-wrap-style:square;v-text-anchor:top" coordsize="15684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" path="m156644,l,,,73100r156644,l156644,xe" fillcolor="#c5cf9b" stroked="f">
                    <v:path arrowok="t"/>
                  </v:shape>
                  <v:shape id="Textbox 682" o:spid="_x0000_s2207" type="#_x0000_t202" style="position:absolute;left:11544;top:788;width:4851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      <v:textbox inset="0,0,0,0">
                      <w:txbxContent>
                        <w:p w14:paraId="7B2BDBFB" w14:textId="77777777" w:rsidR="009D3118" w:rsidRDefault="009D3118">
                          <w:pPr>
                            <w:spacing w:line="159" w:lineRule="exact"/>
                            <w:rPr>
                              <w:ins w:id="1109" w:author="Author" w:date="2024-02-01T10:43:00Z"/>
                              <w:rFonts w:ascii="Verdana"/>
                              <w:sz w:val="18"/>
                            </w:rPr>
                          </w:pPr>
                          <w:ins w:id="1110" w:author="Author" w:date="2024-02-01T10:43:00Z"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8"/>
                              </w:rPr>
                              <w:t>Exported</w:t>
                            </w:r>
                          </w:ins>
                        </w:p>
                      </w:txbxContent>
                    </v:textbox>
                  </v:shape>
                  <v:shape id="Textbox 683" o:spid="_x0000_s2208" type="#_x0000_t202" style="position:absolute;left:19403;top:788;width:6978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JnT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CznJnTxQAAANwAAAAP&#10;AAAAAAAAAAAAAAAAAAcCAABkcnMvZG93bnJldi54bWxQSwUGAAAAAAMAAwC3AAAA+QIAAAAA&#10;" filled="f" stroked="f">
                    <v:textbox inset="0,0,0,0">
                      <w:txbxContent>
                        <w:p w14:paraId="7BF317CF" w14:textId="77777777" w:rsidR="009D3118" w:rsidRDefault="009D3118">
                          <w:pPr>
                            <w:spacing w:line="159" w:lineRule="exact"/>
                            <w:rPr>
                              <w:ins w:id="1111" w:author="Author" w:date="2024-02-01T10:43:00Z"/>
                              <w:rFonts w:ascii="Verdana"/>
                              <w:sz w:val="18"/>
                            </w:rPr>
                          </w:pPr>
                          <w:ins w:id="1112" w:author="Author" w:date="2024-02-01T10:43:00Z"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 xml:space="preserve">Not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8"/>
                              </w:rPr>
                              <w:t>exported</w:t>
                            </w:r>
                          </w:ins>
                        </w:p>
                      </w:txbxContent>
                    </v:textbox>
                  </v:shape>
                  <v:shape id="Textbox 684" o:spid="_x0000_s2209" type="#_x0000_t202" style="position:absolute;left:2442;top:2859;width:7226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DxI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Dc0DxIxQAAANwAAAAP&#10;AAAAAAAAAAAAAAAAAAcCAABkcnMvZG93bnJldi54bWxQSwUGAAAAAAMAAwC3AAAA+QIAAAAA&#10;" filled="f" stroked="f">
                    <v:textbox inset="0,0,0,0">
                      <w:txbxContent>
                        <w:p w14:paraId="7756AE3A" w14:textId="77777777" w:rsidR="009D3118" w:rsidRDefault="009D3118">
                          <w:pPr>
                            <w:tabs>
                              <w:tab w:val="left" w:pos="785"/>
                            </w:tabs>
                            <w:spacing w:line="145" w:lineRule="exact"/>
                            <w:rPr>
                              <w:ins w:id="1113" w:author="Author" w:date="2024-02-01T10:43:00Z"/>
                              <w:rFonts w:ascii="Verdana"/>
                              <w:sz w:val="17"/>
                            </w:rPr>
                          </w:pPr>
                          <w:ins w:id="1114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95"/>
                                <w:sz w:val="17"/>
                              </w:rPr>
                              <w:t>100%</w: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85"/>
                                <w:sz w:val="17"/>
                              </w:rPr>
                              <w:t>78%</w:t>
                            </w:r>
                          </w:ins>
                        </w:p>
                      </w:txbxContent>
                    </v:textbox>
                  </v:shape>
                  <v:shape id="Textbox 685" o:spid="_x0000_s2210" type="#_x0000_t202" style="position:absolute;left:12113;top:2859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I/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smkG9zPxCMjFDQAA//8DAFBLAQItABQABgAIAAAAIQDb4fbL7gAAAIUBAAATAAAAAAAAAAAA&#10;AAAAAAAAAABbQ29udGVudF9UeXBlc10ueG1sUEsBAi0AFAAGAAgAAAAhAFr0LFu/AAAAFQEAAAsA&#10;AAAAAAAAAAAAAAAAHwEAAF9yZWxzLy5yZWxzUEsBAi0AFAAGAAgAAAAhACwCoj/EAAAA3AAAAA8A&#10;AAAAAAAAAAAAAAAABwIAAGRycy9kb3ducmV2LnhtbFBLBQYAAAAAAwADALcAAAD4AgAAAAA=&#10;" filled="f" stroked="f">
                    <v:textbox inset="0,0,0,0">
                      <w:txbxContent>
                        <w:p w14:paraId="2B3C775A" w14:textId="77777777" w:rsidR="009D3118" w:rsidRDefault="009D3118">
                          <w:pPr>
                            <w:spacing w:line="145" w:lineRule="exact"/>
                            <w:rPr>
                              <w:ins w:id="1115" w:author="Author" w:date="2024-02-01T10:43:00Z"/>
                              <w:rFonts w:ascii="Verdana"/>
                              <w:sz w:val="17"/>
                            </w:rPr>
                          </w:pPr>
                          <w:ins w:id="1116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85"/>
                                <w:sz w:val="17"/>
                              </w:rPr>
                              <w:t>76%</w:t>
                            </w:r>
                          </w:ins>
                        </w:p>
                      </w:txbxContent>
                    </v:textbox>
                  </v:shape>
                  <v:shape id="Textbox 686" o:spid="_x0000_s2211" type="#_x0000_t202" style="position:absolute;left:16798;top:2859;width:11608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ek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" filled="f" stroked="f">
                    <v:textbox inset="0,0,0,0">
                      <w:txbxContent>
                        <w:p w14:paraId="390AC621" w14:textId="77777777" w:rsidR="009D3118" w:rsidRDefault="009D3118">
                          <w:pPr>
                            <w:tabs>
                              <w:tab w:val="left" w:pos="690"/>
                              <w:tab w:val="left" w:pos="1475"/>
                            </w:tabs>
                            <w:spacing w:line="145" w:lineRule="exact"/>
                            <w:rPr>
                              <w:ins w:id="1117" w:author="Author" w:date="2024-02-01T10:43:00Z"/>
                              <w:rFonts w:ascii="Verdana"/>
                              <w:sz w:val="17"/>
                            </w:rPr>
                          </w:pPr>
                          <w:ins w:id="1118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95"/>
                                <w:sz w:val="17"/>
                              </w:rPr>
                              <w:t>78%</w: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4"/>
                                <w:w w:val="95"/>
                                <w:sz w:val="17"/>
                              </w:rPr>
                              <w:t>100%</w:t>
                            </w:r>
                            <w:r>
                              <w:rPr>
                                <w:rFonts w:ascii="Verdana"/>
                                <w:color w:val="11235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85"/>
                                <w:sz w:val="17"/>
                              </w:rPr>
                              <w:t>63%</w:t>
                            </w:r>
                          </w:ins>
                        </w:p>
                      </w:txbxContent>
                    </v:textbox>
                  </v:shape>
                  <v:shape id="Textbox 687" o:spid="_x0000_s2212" type="#_x0000_t202" style="position:absolute;left:30852;top:2859;width:2242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ZPW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18Yz8QjI3R8AAAD//wMAUEsBAi0AFAAGAAgAAAAhANvh9svuAAAAhQEAABMAAAAAAAAAAAAA&#10;AAAAAAAAAFtDb250ZW50X1R5cGVzXS54bWxQSwECLQAUAAYACAAAACEAWvQsW78AAAAVAQAACwAA&#10;AAAAAAAAAAAAAAAfAQAAX3JlbHMvLnJlbHNQSwECLQAUAAYACAAAACEAMtGT1sMAAADcAAAADwAA&#10;AAAAAAAAAAAAAAAHAgAAZHJzL2Rvd25yZXYueG1sUEsFBgAAAAADAAMAtwAAAPcCAAAAAA==&#10;" filled="f" stroked="f">
                    <v:textbox inset="0,0,0,0">
                      <w:txbxContent>
                        <w:p w14:paraId="086C599A" w14:textId="77777777" w:rsidR="009D3118" w:rsidRDefault="009D3118">
                          <w:pPr>
                            <w:spacing w:line="145" w:lineRule="exact"/>
                            <w:rPr>
                              <w:ins w:id="1119" w:author="Author" w:date="2024-02-01T10:43:00Z"/>
                              <w:rFonts w:ascii="Verdana"/>
                              <w:sz w:val="17"/>
                            </w:rPr>
                          </w:pPr>
                          <w:ins w:id="1120" w:author="Author" w:date="2024-02-01T10:43:00Z">
                            <w:r>
                              <w:rPr>
                                <w:rFonts w:ascii="Verdana"/>
                                <w:color w:val="11235A"/>
                                <w:spacing w:val="-5"/>
                                <w:w w:val="85"/>
                                <w:sz w:val="17"/>
                              </w:rPr>
                              <w:t>78%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r w:rsidR="00FF3C28" w:rsidRPr="00E60ED9">
        <w:rPr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1591546F" wp14:editId="0360D682">
                <wp:simplePos x="0" y="0"/>
                <wp:positionH relativeFrom="page">
                  <wp:posOffset>1950872</wp:posOffset>
                </wp:positionH>
                <wp:positionV relativeFrom="paragraph">
                  <wp:posOffset>-173996</wp:posOffset>
                </wp:positionV>
                <wp:extent cx="135890" cy="1433195"/>
                <wp:effectExtent l="0" t="0" r="0" b="0"/>
                <wp:wrapNone/>
                <wp:docPr id="574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890" cy="1433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2524A1" w14:textId="77777777" w:rsidR="009D3118" w:rsidRDefault="009D3118">
                            <w:pPr>
                              <w:spacing w:line="198" w:lineRule="exact"/>
                              <w:ind w:left="20"/>
                              <w:rPr>
                                <w:rFonts w:ascii="Verdana"/>
                                <w:sz w:val="20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Export</w:t>
                            </w:r>
                            <w:r>
                              <w:rPr>
                                <w:rFonts w:ascii="Verdana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20"/>
                              </w:rPr>
                              <w:t>volumes</w:t>
                            </w:r>
                            <w:r>
                              <w:rPr>
                                <w:rFonts w:ascii="Verdana"/>
                                <w:spacing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20"/>
                              </w:rPr>
                              <w:t>[MMBtu]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1546F" id="Textbox 688" o:spid="_x0000_s2213" type="#_x0000_t202" style="position:absolute;left:0;text-align:left;margin-left:153.6pt;margin-top:-13.7pt;width:10.7pt;height:112.85pt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" filled="f" stroked="f">
                <v:path arrowok="t"/>
                <v:textbox style="layout-flow:vertical;mso-layout-flow-alt:bottom-to-top" inset="0,0,0,0">
                  <w:txbxContent>
                    <w:p w14:paraId="492524A1" w14:textId="77777777" w:rsidR="009D3118" w:rsidRDefault="009D3118">
                      <w:pPr>
                        <w:spacing w:line="198" w:lineRule="exact"/>
                        <w:ind w:left="20"/>
                        <w:rPr>
                          <w:rFonts w:ascii="Verdana"/>
                          <w:sz w:val="20"/>
                        </w:rPr>
                      </w:pPr>
                      <w:r>
                        <w:rPr>
                          <w:rFonts w:ascii="Verdana"/>
                          <w:w w:val="85"/>
                          <w:sz w:val="20"/>
                        </w:rPr>
                        <w:t>Export</w:t>
                      </w:r>
                      <w:r>
                        <w:rPr>
                          <w:rFonts w:ascii="Verdana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20"/>
                        </w:rPr>
                        <w:t>volumes</w:t>
                      </w:r>
                      <w:r>
                        <w:rPr>
                          <w:rFonts w:ascii="Verdana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20"/>
                        </w:rPr>
                        <w:t>[MMBtu]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F3C28" w:rsidRPr="00E60ED9">
        <w:rPr>
          <w:rFonts w:ascii="Verdana"/>
          <w:spacing w:val="-5"/>
          <w:w w:val="95"/>
          <w:sz w:val="17"/>
        </w:rPr>
        <w:t>0.8</w:t>
      </w:r>
    </w:p>
    <w:p w14:paraId="0E5AA6BC" w14:textId="77777777" w:rsidR="007F257B" w:rsidRPr="00E60ED9" w:rsidRDefault="007F257B">
      <w:pPr>
        <w:pStyle w:val="Textkrper"/>
        <w:spacing w:before="123"/>
        <w:rPr>
          <w:rFonts w:ascii="Verdana"/>
          <w:sz w:val="15"/>
        </w:rPr>
      </w:pPr>
    </w:p>
    <w:p w14:paraId="46BB3318" w14:textId="77777777" w:rsidR="007F257B" w:rsidRPr="00E60ED9" w:rsidRDefault="00FF3C28">
      <w:pPr>
        <w:spacing w:before="1"/>
        <w:ind w:left="2285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0.6</w:t>
      </w:r>
    </w:p>
    <w:p w14:paraId="16A3ED6C" w14:textId="77777777" w:rsidR="007F257B" w:rsidRPr="00E60ED9" w:rsidRDefault="007F257B">
      <w:pPr>
        <w:pStyle w:val="Textkrper"/>
        <w:spacing w:before="123"/>
        <w:rPr>
          <w:rFonts w:ascii="Verdana"/>
          <w:sz w:val="15"/>
        </w:rPr>
      </w:pPr>
    </w:p>
    <w:p w14:paraId="29D80993" w14:textId="77777777" w:rsidR="007F257B" w:rsidRPr="00E60ED9" w:rsidRDefault="00FF3C28">
      <w:pPr>
        <w:ind w:left="2285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0.4</w:t>
      </w:r>
    </w:p>
    <w:p w14:paraId="5FF40EDD" w14:textId="77777777" w:rsidR="007F257B" w:rsidRPr="00E60ED9" w:rsidRDefault="007F257B">
      <w:pPr>
        <w:pStyle w:val="Textkrper"/>
        <w:spacing w:before="123"/>
        <w:rPr>
          <w:rFonts w:ascii="Verdana"/>
          <w:sz w:val="15"/>
        </w:rPr>
      </w:pPr>
    </w:p>
    <w:p w14:paraId="30EB128C" w14:textId="77777777" w:rsidR="007F257B" w:rsidRPr="00E60ED9" w:rsidRDefault="00FF3C28">
      <w:pPr>
        <w:spacing w:before="1"/>
        <w:ind w:left="2285"/>
        <w:rPr>
          <w:rFonts w:ascii="Verdana"/>
          <w:sz w:val="17"/>
        </w:rPr>
      </w:pPr>
      <w:r w:rsidRPr="00E60ED9">
        <w:rPr>
          <w:rFonts w:ascii="Verdana"/>
          <w:spacing w:val="-5"/>
          <w:w w:val="95"/>
          <w:sz w:val="17"/>
        </w:rPr>
        <w:t>0.2</w:t>
      </w:r>
    </w:p>
    <w:p w14:paraId="45334BAB" w14:textId="77777777" w:rsidR="007F257B" w:rsidRPr="00E60ED9" w:rsidRDefault="007F257B">
      <w:pPr>
        <w:pStyle w:val="Textkrper"/>
        <w:spacing w:before="123"/>
        <w:rPr>
          <w:rFonts w:ascii="Verdana"/>
          <w:sz w:val="15"/>
        </w:rPr>
      </w:pPr>
    </w:p>
    <w:p w14:paraId="5BEAAB8C" w14:textId="77777777" w:rsidR="007F257B" w:rsidRPr="00E60ED9" w:rsidRDefault="00FF3C28">
      <w:pPr>
        <w:ind w:left="2285"/>
        <w:rPr>
          <w:rFonts w:ascii="Verdana"/>
          <w:sz w:val="17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3511E4D6" wp14:editId="0A84B4A5">
                <wp:simplePos x="0" y="0"/>
                <wp:positionH relativeFrom="page">
                  <wp:posOffset>2346741</wp:posOffset>
                </wp:positionH>
                <wp:positionV relativeFrom="paragraph">
                  <wp:posOffset>335548</wp:posOffset>
                </wp:positionV>
                <wp:extent cx="584200" cy="95250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8420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0836B0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Liquefaction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1E4D6" id="Textbox 689" o:spid="_x0000_s2214" type="#_x0000_t202" style="position:absolute;left:0;text-align:left;margin-left:184.8pt;margin-top:26.4pt;width:46pt;height:7.5pt;rotation:-45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" filled="f" stroked="f">
                <v:path arrowok="t"/>
                <v:textbox inset="0,0,0,0">
                  <w:txbxContent>
                    <w:p w14:paraId="2B0836B0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Liquefaction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8576" behindDoc="0" locked="0" layoutInCell="1" allowOverlap="1" wp14:anchorId="2012DBAF" wp14:editId="0E8295D4">
                <wp:simplePos x="0" y="0"/>
                <wp:positionH relativeFrom="page">
                  <wp:posOffset>2513425</wp:posOffset>
                </wp:positionH>
                <wp:positionV relativeFrom="paragraph">
                  <wp:posOffset>410580</wp:posOffset>
                </wp:positionV>
                <wp:extent cx="401320" cy="95250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0132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CC4F00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7"/>
                              </w:rPr>
                              <w:t>capacity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DBAF" id="Textbox 690" o:spid="_x0000_s2215" type="#_x0000_t202" style="position:absolute;left:0;text-align:left;margin-left:197.9pt;margin-top:32.35pt;width:31.6pt;height:7.5pt;rotation:-45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" filled="f" stroked="f">
                <v:path arrowok="t"/>
                <v:textbox inset="0,0,0,0">
                  <w:txbxContent>
                    <w:p w14:paraId="6CCC4F00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7"/>
                        </w:rPr>
                        <w:t>capacity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42BAA3E8" wp14:editId="0D2ED679">
                <wp:simplePos x="0" y="0"/>
                <wp:positionH relativeFrom="page">
                  <wp:posOffset>2876821</wp:posOffset>
                </wp:positionH>
                <wp:positionV relativeFrom="paragraph">
                  <wp:posOffset>374393</wp:posOffset>
                </wp:positionV>
                <wp:extent cx="461009" cy="95250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1009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96D12A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Persisting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A3E8" id="Textbox 691" o:spid="_x0000_s2216" type="#_x0000_t202" style="position:absolute;left:0;text-align:left;margin-left:226.5pt;margin-top:29.5pt;width:36.3pt;height:7.5pt;rotation:-45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" filled="f" stroked="f">
                <v:path arrowok="t"/>
                <v:textbox inset="0,0,0,0">
                  <w:txbxContent>
                    <w:p w14:paraId="0C96D12A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Persisting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58E6959B" wp14:editId="2106373F">
                <wp:simplePos x="0" y="0"/>
                <wp:positionH relativeFrom="page">
                  <wp:posOffset>2835301</wp:posOffset>
                </wp:positionH>
                <wp:positionV relativeFrom="paragraph">
                  <wp:posOffset>449577</wp:posOffset>
                </wp:positionV>
                <wp:extent cx="694055" cy="95250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9405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635E00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Fossil</w:t>
                            </w:r>
                            <w:r>
                              <w:rPr>
                                <w:rFonts w:ascii="Verdana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Demand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6959B" id="Textbox 692" o:spid="_x0000_s2217" type="#_x0000_t202" style="position:absolute;left:0;text-align:left;margin-left:223.25pt;margin-top:35.4pt;width:54.65pt;height:7.5pt;rotation:-45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" filled="f" stroked="f">
                <v:path arrowok="t"/>
                <v:textbox inset="0,0,0,0">
                  <w:txbxContent>
                    <w:p w14:paraId="6C635E00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Fossil</w:t>
                      </w:r>
                      <w:r>
                        <w:rPr>
                          <w:rFonts w:ascii="Verdana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Demand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068240DC" wp14:editId="4DFEEAA6">
                <wp:simplePos x="0" y="0"/>
                <wp:positionH relativeFrom="page">
                  <wp:posOffset>3366977</wp:posOffset>
                </wp:positionH>
                <wp:positionV relativeFrom="paragraph">
                  <wp:posOffset>292083</wp:posOffset>
                </wp:positionV>
                <wp:extent cx="417195" cy="9525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1719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5834B9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Diversify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240DC" id="Textbox 693" o:spid="_x0000_s2218" type="#_x0000_t202" style="position:absolute;left:0;text-align:left;margin-left:265.1pt;margin-top:23pt;width:32.85pt;height:7.5pt;rotation:-45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" filled="f" stroked="f">
                <v:path arrowok="t"/>
                <v:textbox inset="0,0,0,0">
                  <w:txbxContent>
                    <w:p w14:paraId="745834B9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Diversify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477CBB05" wp14:editId="171F8B0E">
                <wp:simplePos x="0" y="0"/>
                <wp:positionH relativeFrom="page">
                  <wp:posOffset>3420535</wp:posOffset>
                </wp:positionH>
                <wp:positionV relativeFrom="paragraph">
                  <wp:posOffset>367070</wp:posOffset>
                </wp:positionV>
                <wp:extent cx="460375" cy="95250"/>
                <wp:effectExtent l="0" t="0" r="0" b="0"/>
                <wp:wrapNone/>
                <wp:docPr id="694" name="Text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037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6A94B1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importers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CBB05" id="Textbox 694" o:spid="_x0000_s2219" type="#_x0000_t202" style="position:absolute;left:0;text-align:left;margin-left:269.35pt;margin-top:28.9pt;width:36.25pt;height:7.5pt;rotation:-45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" filled="f" stroked="f">
                <v:path arrowok="t"/>
                <v:textbox inset="0,0,0,0">
                  <w:txbxContent>
                    <w:p w14:paraId="456A94B1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importers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30266291" wp14:editId="4BA01D48">
                <wp:simplePos x="0" y="0"/>
                <wp:positionH relativeFrom="page">
                  <wp:posOffset>3801764</wp:posOffset>
                </wp:positionH>
                <wp:positionV relativeFrom="paragraph">
                  <wp:posOffset>323022</wp:posOffset>
                </wp:positionV>
                <wp:extent cx="485140" cy="95250"/>
                <wp:effectExtent l="0" t="0" r="0" b="0"/>
                <wp:wrapNone/>
                <wp:docPr id="695" name="Text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8514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72D7AE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7"/>
                              </w:rPr>
                              <w:t>High</w:t>
                            </w:r>
                            <w:r>
                              <w:rPr>
                                <w:rFonts w:ascii="Verdana"/>
                                <w:spacing w:val="-9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7"/>
                              </w:rPr>
                              <w:t>price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66291" id="Textbox 695" o:spid="_x0000_s2220" type="#_x0000_t202" style="position:absolute;left:0;text-align:left;margin-left:299.35pt;margin-top:25.45pt;width:38.2pt;height:7.5pt;rotation:-45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" filled="f" stroked="f">
                <v:path arrowok="t"/>
                <v:textbox inset="0,0,0,0">
                  <w:txbxContent>
                    <w:p w14:paraId="6B72D7AE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90"/>
                          <w:sz w:val="17"/>
                        </w:rPr>
                        <w:t>High</w:t>
                      </w:r>
                      <w:r>
                        <w:rPr>
                          <w:rFonts w:ascii="Verdana"/>
                          <w:spacing w:val="-9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7"/>
                        </w:rPr>
                        <w:t>price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58902D5E" wp14:editId="2E2963AA">
                <wp:simplePos x="0" y="0"/>
                <wp:positionH relativeFrom="page">
                  <wp:posOffset>3844912</wp:posOffset>
                </wp:positionH>
                <wp:positionV relativeFrom="paragraph">
                  <wp:posOffset>398126</wp:posOffset>
                </wp:positionV>
                <wp:extent cx="549275" cy="95250"/>
                <wp:effectExtent l="0" t="0" r="0" b="0"/>
                <wp:wrapNone/>
                <wp:docPr id="696" name="Textbox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4927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79BC1A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Middle</w:t>
                            </w:r>
                            <w:r>
                              <w:rPr>
                                <w:rFonts w:ascii="Verdana"/>
                                <w:spacing w:val="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9"/>
                                <w:w w:val="95"/>
                                <w:sz w:val="17"/>
                              </w:rPr>
                              <w:t>East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02D5E" id="Textbox 696" o:spid="_x0000_s2221" type="#_x0000_t202" style="position:absolute;left:0;text-align:left;margin-left:302.75pt;margin-top:31.35pt;width:43.25pt;height:7.5pt;rotation:-45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" filled="f" stroked="f">
                <v:path arrowok="t"/>
                <v:textbox inset="0,0,0,0">
                  <w:txbxContent>
                    <w:p w14:paraId="5279BC1A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Middle</w:t>
                      </w:r>
                      <w:r>
                        <w:rPr>
                          <w:rFonts w:ascii="Verdana"/>
                          <w:spacing w:val="9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9"/>
                          <w:w w:val="95"/>
                          <w:sz w:val="17"/>
                        </w:rPr>
                        <w:t>East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04E1358C" wp14:editId="4ECFE598">
                <wp:simplePos x="0" y="0"/>
                <wp:positionH relativeFrom="page">
                  <wp:posOffset>4278938</wp:posOffset>
                </wp:positionH>
                <wp:positionV relativeFrom="paragraph">
                  <wp:posOffset>313657</wp:posOffset>
                </wp:positionV>
                <wp:extent cx="467359" cy="95250"/>
                <wp:effectExtent l="0" t="0" r="0" b="0"/>
                <wp:wrapNone/>
                <wp:docPr id="697" name="Text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7359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DF2194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7"/>
                              </w:rPr>
                              <w:t>No</w:t>
                            </w:r>
                            <w:r>
                              <w:rPr>
                                <w:rFonts w:ascii="Verdana"/>
                                <w:spacing w:val="-9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export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1358C" id="Textbox 697" o:spid="_x0000_s2222" type="#_x0000_t202" style="position:absolute;left:0;text-align:left;margin-left:336.9pt;margin-top:24.7pt;width:36.8pt;height:7.5pt;rotation:-45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" filled="f" stroked="f">
                <v:path arrowok="t"/>
                <v:textbox inset="0,0,0,0">
                  <w:txbxContent>
                    <w:p w14:paraId="51DF2194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90"/>
                          <w:sz w:val="17"/>
                        </w:rPr>
                        <w:t>No</w:t>
                      </w:r>
                      <w:r>
                        <w:rPr>
                          <w:rFonts w:ascii="Verdana"/>
                          <w:spacing w:val="-9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export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18A7D8BB" wp14:editId="7A322F9C">
                <wp:simplePos x="0" y="0"/>
                <wp:positionH relativeFrom="page">
                  <wp:posOffset>4326894</wp:posOffset>
                </wp:positionH>
                <wp:positionV relativeFrom="paragraph">
                  <wp:posOffset>388371</wp:posOffset>
                </wp:positionV>
                <wp:extent cx="522605" cy="95250"/>
                <wp:effectExtent l="0" t="0" r="0" b="0"/>
                <wp:wrapNone/>
                <wp:docPr id="698" name="Textbox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2260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3E8B6B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Verdana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Africa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7D8BB" id="Textbox 698" o:spid="_x0000_s2223" type="#_x0000_t202" style="position:absolute;left:0;text-align:left;margin-left:340.7pt;margin-top:30.6pt;width:41.15pt;height:7.5pt;rotation:-45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" filled="f" stroked="f">
                <v:path arrowok="t"/>
                <v:textbox inset="0,0,0,0">
                  <w:txbxContent>
                    <w:p w14:paraId="4E3E8B6B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w w:val="85"/>
                          <w:sz w:val="17"/>
                        </w:rPr>
                        <w:t>from</w:t>
                      </w:r>
                      <w:proofErr w:type="gramEnd"/>
                      <w:r>
                        <w:rPr>
                          <w:rFonts w:ascii="Verdana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Africa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72595DEB" wp14:editId="6974F016">
                <wp:simplePos x="0" y="0"/>
                <wp:positionH relativeFrom="page">
                  <wp:posOffset>4648435</wp:posOffset>
                </wp:positionH>
                <wp:positionV relativeFrom="paragraph">
                  <wp:posOffset>363982</wp:posOffset>
                </wp:positionV>
                <wp:extent cx="666115" cy="95250"/>
                <wp:effectExtent l="0" t="0" r="0" b="0"/>
                <wp:wrapNone/>
                <wp:docPr id="699" name="Text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6611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681ABE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Panama</w:t>
                            </w:r>
                            <w:r>
                              <w:rPr>
                                <w:rFonts w:ascii="Verdana"/>
                                <w:spacing w:val="5"/>
                                <w:sz w:val="1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7"/>
                              </w:rPr>
                              <w:t>canal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95DEB" id="Textbox 699" o:spid="_x0000_s2224" type="#_x0000_t202" style="position:absolute;left:0;text-align:left;margin-left:366pt;margin-top:28.65pt;width:52.45pt;height:7.5pt;rotation:-45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" filled="f" stroked="f">
                <v:path arrowok="t"/>
                <v:textbox inset="0,0,0,0">
                  <w:txbxContent>
                    <w:p w14:paraId="0E681ABE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Panama</w:t>
                      </w:r>
                      <w:r>
                        <w:rPr>
                          <w:rFonts w:ascii="Verdana"/>
                          <w:spacing w:val="5"/>
                          <w:sz w:val="17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7"/>
                        </w:rPr>
                        <w:t>canal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462B759A" wp14:editId="0C4B6738">
                <wp:simplePos x="0" y="0"/>
                <wp:positionH relativeFrom="page">
                  <wp:posOffset>4828499</wp:posOffset>
                </wp:positionH>
                <wp:positionV relativeFrom="paragraph">
                  <wp:posOffset>439264</wp:posOffset>
                </wp:positionV>
                <wp:extent cx="455930" cy="95250"/>
                <wp:effectExtent l="0" t="0" r="0" b="0"/>
                <wp:wrapNone/>
                <wp:docPr id="700" name="Textbox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5593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23EAD4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7"/>
                              </w:rPr>
                              <w:t>restricted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B759A" id="Textbox 700" o:spid="_x0000_s2225" type="#_x0000_t202" style="position:absolute;left:0;text-align:left;margin-left:380.2pt;margin-top:34.6pt;width:35.9pt;height:7.5pt;rotation:-45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" filled="f" stroked="f">
                <v:path arrowok="t"/>
                <v:textbox inset="0,0,0,0">
                  <w:txbxContent>
                    <w:p w14:paraId="2623EAD4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85"/>
                          <w:sz w:val="17"/>
                        </w:rPr>
                        <w:t>restricted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43C393C1" wp14:editId="410826BC">
                <wp:simplePos x="0" y="0"/>
                <wp:positionH relativeFrom="page">
                  <wp:posOffset>5234141</wp:posOffset>
                </wp:positionH>
                <wp:positionV relativeFrom="paragraph">
                  <wp:posOffset>281227</wp:posOffset>
                </wp:positionV>
                <wp:extent cx="431165" cy="95250"/>
                <wp:effectExtent l="0" t="0" r="0" b="0"/>
                <wp:wrapNone/>
                <wp:docPr id="701" name="Textbox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3116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F70CCD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Russia</w:t>
                            </w:r>
                            <w:r>
                              <w:rPr>
                                <w:rFonts w:ascii="Verdana"/>
                                <w:spacing w:val="-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7"/>
                              </w:rPr>
                              <w:t>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393C1" id="Textbox 701" o:spid="_x0000_s2226" type="#_x0000_t202" style="position:absolute;left:0;text-align:left;margin-left:412.15pt;margin-top:22.15pt;width:33.95pt;height:7.5pt;rotation:-45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" filled="f" stroked="f">
                <v:path arrowok="t"/>
                <v:textbox inset="0,0,0,0">
                  <w:txbxContent>
                    <w:p w14:paraId="24F70CCD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Russia</w:t>
                      </w:r>
                      <w:r>
                        <w:rPr>
                          <w:rFonts w:ascii="Verdana"/>
                          <w:spacing w:val="-1"/>
                          <w:w w:val="95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7"/>
                        </w:rPr>
                        <w:t>to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70C2C90B" wp14:editId="7BA7A786">
                <wp:simplePos x="0" y="0"/>
                <wp:positionH relativeFrom="page">
                  <wp:posOffset>5309564</wp:posOffset>
                </wp:positionH>
                <wp:positionV relativeFrom="paragraph">
                  <wp:posOffset>356536</wp:posOffset>
                </wp:positionV>
                <wp:extent cx="430530" cy="95250"/>
                <wp:effectExtent l="0" t="0" r="0" b="0"/>
                <wp:wrapNone/>
                <wp:docPr id="702" name="Textbox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3053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1148DF" w14:textId="77777777" w:rsidR="009D3118" w:rsidRDefault="009D3118">
                            <w:pPr>
                              <w:spacing w:line="150" w:lineRule="exac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7"/>
                              </w:rPr>
                              <w:t>Asia</w:t>
                            </w:r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only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2C90B" id="Textbox 702" o:spid="_x0000_s2227" type="#_x0000_t202" style="position:absolute;left:0;text-align:left;margin-left:418.1pt;margin-top:28.05pt;width:33.9pt;height:7.5pt;rotation:-45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" filled="f" stroked="f">
                <v:path arrowok="t"/>
                <v:textbox inset="0,0,0,0">
                  <w:txbxContent>
                    <w:p w14:paraId="4F1148DF" w14:textId="77777777" w:rsidR="009D3118" w:rsidRDefault="009D3118">
                      <w:pPr>
                        <w:spacing w:line="150" w:lineRule="exac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5"/>
                          <w:sz w:val="17"/>
                        </w:rPr>
                        <w:t>Asia</w:t>
                      </w:r>
                      <w:r>
                        <w:rPr>
                          <w:rFonts w:ascii="Verdana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only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Verdana"/>
          <w:spacing w:val="-5"/>
          <w:w w:val="95"/>
          <w:sz w:val="17"/>
        </w:rPr>
        <w:t>0.0</w:t>
      </w:r>
    </w:p>
    <w:p w14:paraId="54C3FE30" w14:textId="77777777" w:rsidR="007F257B" w:rsidRPr="00E60ED9" w:rsidRDefault="007F257B">
      <w:pPr>
        <w:pStyle w:val="Textkrper"/>
        <w:rPr>
          <w:rFonts w:ascii="Verdana"/>
        </w:rPr>
      </w:pPr>
    </w:p>
    <w:p w14:paraId="7DFB5997" w14:textId="77777777" w:rsidR="007F257B" w:rsidRPr="00E60ED9" w:rsidRDefault="007F257B">
      <w:pPr>
        <w:pStyle w:val="Textkrper"/>
        <w:rPr>
          <w:rFonts w:ascii="Verdana"/>
        </w:rPr>
      </w:pPr>
    </w:p>
    <w:p w14:paraId="2EA8F41C" w14:textId="77777777" w:rsidR="007F257B" w:rsidRPr="00E60ED9" w:rsidRDefault="007F257B">
      <w:pPr>
        <w:pStyle w:val="Textkrper"/>
        <w:rPr>
          <w:rFonts w:ascii="Verdana"/>
        </w:rPr>
      </w:pPr>
    </w:p>
    <w:p w14:paraId="22A9B290" w14:textId="77777777" w:rsidR="007F257B" w:rsidRPr="00E60ED9" w:rsidRDefault="007F257B">
      <w:pPr>
        <w:pStyle w:val="Textkrper"/>
        <w:rPr>
          <w:rFonts w:ascii="Verdana"/>
        </w:rPr>
      </w:pPr>
    </w:p>
    <w:p w14:paraId="6333F05D" w14:textId="77777777" w:rsidR="007F257B" w:rsidRPr="00E60ED9" w:rsidRDefault="007F257B">
      <w:pPr>
        <w:pStyle w:val="Textkrper"/>
        <w:spacing w:before="54"/>
        <w:rPr>
          <w:rFonts w:ascii="Verdana"/>
        </w:rPr>
      </w:pPr>
    </w:p>
    <w:p w14:paraId="5A990683" w14:textId="77777777" w:rsidR="007F257B" w:rsidRPr="00E60ED9" w:rsidRDefault="00FF3C28">
      <w:pPr>
        <w:pStyle w:val="Textkrper"/>
        <w:spacing w:line="206" w:lineRule="auto"/>
        <w:ind w:left="111" w:right="486"/>
      </w:pPr>
      <w:r w:rsidRPr="00E60ED9">
        <w:t>Figure</w:t>
      </w:r>
      <w:r w:rsidRPr="00E60ED9">
        <w:rPr>
          <w:spacing w:val="-11"/>
        </w:rPr>
        <w:t xml:space="preserve"> </w:t>
      </w:r>
      <w:r w:rsidRPr="00E60ED9">
        <w:t>8:</w:t>
      </w:r>
      <w:r w:rsidRPr="00E60ED9">
        <w:rPr>
          <w:spacing w:val="6"/>
        </w:rPr>
        <w:t xml:space="preserve"> </w:t>
      </w:r>
      <w:r w:rsidRPr="00E60ED9">
        <w:t>LNG</w:t>
      </w:r>
      <w:r w:rsidRPr="00E60ED9">
        <w:rPr>
          <w:spacing w:val="-10"/>
        </w:rPr>
        <w:t xml:space="preserve"> </w:t>
      </w:r>
      <w:r w:rsidRPr="00E60ED9">
        <w:t>export</w:t>
      </w:r>
      <w:r w:rsidRPr="00E60ED9">
        <w:rPr>
          <w:spacing w:val="-10"/>
        </w:rPr>
        <w:t xml:space="preserve"> </w:t>
      </w:r>
      <w:r w:rsidRPr="00E60ED9">
        <w:t>volumes</w:t>
      </w:r>
      <w:r w:rsidRPr="00E60ED9">
        <w:rPr>
          <w:spacing w:val="-10"/>
        </w:rPr>
        <w:t xml:space="preserve"> </w:t>
      </w:r>
      <w:r w:rsidRPr="00E60ED9">
        <w:t>in</w:t>
      </w:r>
      <w:r w:rsidRPr="00E60ED9">
        <w:rPr>
          <w:spacing w:val="-11"/>
        </w:rPr>
        <w:t xml:space="preserve"> </w:t>
      </w:r>
      <w:r w:rsidRPr="00E60ED9">
        <w:rPr>
          <w:rFonts w:ascii="Bookman Old Style"/>
          <w:i/>
          <w:spacing w:val="11"/>
        </w:rPr>
        <w:t>MMBtu</w:t>
      </w:r>
      <w:r w:rsidRPr="00E60ED9">
        <w:rPr>
          <w:rFonts w:ascii="Bookman Old Style"/>
          <w:i/>
          <w:spacing w:val="-17"/>
        </w:rPr>
        <w:t xml:space="preserve"> </w:t>
      </w:r>
      <w:r w:rsidRPr="00E60ED9">
        <w:t>and</w:t>
      </w:r>
      <w:r w:rsidRPr="00E60ED9">
        <w:rPr>
          <w:spacing w:val="-9"/>
        </w:rPr>
        <w:t xml:space="preserve"> </w:t>
      </w:r>
      <w:r w:rsidRPr="00E60ED9">
        <w:t>corresponding</w:t>
      </w:r>
      <w:r w:rsidRPr="00E60ED9">
        <w:rPr>
          <w:spacing w:val="-10"/>
        </w:rPr>
        <w:t xml:space="preserve"> </w:t>
      </w:r>
      <w:r w:rsidRPr="00E60ED9">
        <w:t>liquefaction</w:t>
      </w:r>
      <w:r w:rsidRPr="00E60ED9">
        <w:rPr>
          <w:spacing w:val="-10"/>
        </w:rPr>
        <w:t xml:space="preserve"> </w:t>
      </w:r>
      <w:r w:rsidRPr="00E60ED9">
        <w:t>capacity</w:t>
      </w:r>
      <w:r w:rsidRPr="00E60ED9">
        <w:rPr>
          <w:spacing w:val="-10"/>
        </w:rPr>
        <w:t xml:space="preserve"> </w:t>
      </w:r>
      <w:r w:rsidRPr="00E60ED9">
        <w:t>utilization</w:t>
      </w:r>
      <w:r w:rsidRPr="00E60ED9">
        <w:rPr>
          <w:spacing w:val="-10"/>
        </w:rPr>
        <w:t xml:space="preserve"> </w:t>
      </w:r>
      <w:r w:rsidRPr="00E60ED9">
        <w:t>rate</w:t>
      </w:r>
      <w:r w:rsidRPr="00E60ED9">
        <w:rPr>
          <w:spacing w:val="-10"/>
        </w:rPr>
        <w:t xml:space="preserve"> </w:t>
      </w:r>
      <w:del w:id="1121" w:author="Author" w:date="2024-02-01T10:43:00Z">
        <w:r w:rsidR="00581875">
          <w:delText>in</w:delText>
        </w:r>
        <w:r w:rsidR="00581875">
          <w:rPr>
            <w:spacing w:val="-10"/>
          </w:rPr>
          <w:delText xml:space="preserve"> </w:delText>
        </w:r>
        <w:r w:rsidR="00581875">
          <w:delText>%</w:delText>
        </w:r>
      </w:del>
      <w:ins w:id="1122" w:author="Author" w:date="2024-02-01T10:43:00Z">
        <w:r w:rsidR="0011049E">
          <w:rPr>
            <w:spacing w:val="-10"/>
          </w:rPr>
          <w:t>(</w:t>
        </w:r>
        <w:r w:rsidRPr="00E60ED9">
          <w:t>%</w:t>
        </w:r>
        <w:r w:rsidR="0011049E">
          <w:t>)</w:t>
        </w:r>
      </w:ins>
      <w:r w:rsidRPr="00E60ED9">
        <w:t xml:space="preserve"> of the USA in the </w:t>
      </w:r>
      <w:r w:rsidRPr="00E60ED9">
        <w:rPr>
          <w:rFonts w:ascii="Euclid"/>
          <w:i/>
        </w:rPr>
        <w:t xml:space="preserve">Persisting Fossil Demand </w:t>
      </w:r>
      <w:r w:rsidRPr="00E60ED9">
        <w:t>scenario and for all cases.</w:t>
      </w:r>
    </w:p>
    <w:p w14:paraId="3B9BAA8E" w14:textId="77777777" w:rsidR="007F257B" w:rsidRPr="00E60ED9" w:rsidRDefault="00FF3C28">
      <w:pPr>
        <w:pStyle w:val="Textkrper"/>
        <w:spacing w:before="231" w:line="237" w:lineRule="auto"/>
        <w:ind w:left="111" w:right="609" w:firstLine="338"/>
        <w:jc w:val="both"/>
      </w:pPr>
      <w:r w:rsidRPr="00E60ED9">
        <w:t>In</w:t>
      </w:r>
      <w:r w:rsidRPr="00E60ED9">
        <w:rPr>
          <w:spacing w:val="-4"/>
        </w:rPr>
        <w:t xml:space="preserve"> </w:t>
      </w:r>
      <w:r w:rsidRPr="00E60ED9">
        <w:t>summary,</w:t>
      </w:r>
      <w:r w:rsidRPr="00E60ED9">
        <w:rPr>
          <w:spacing w:val="-2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t>LNG</w:t>
      </w:r>
      <w:r w:rsidRPr="00E60ED9">
        <w:rPr>
          <w:spacing w:val="-3"/>
        </w:rPr>
        <w:t xml:space="preserve"> </w:t>
      </w:r>
      <w:r w:rsidRPr="00E60ED9">
        <w:t>export</w:t>
      </w:r>
      <w:r w:rsidRPr="00E60ED9">
        <w:rPr>
          <w:spacing w:val="-3"/>
        </w:rPr>
        <w:t xml:space="preserve"> </w:t>
      </w:r>
      <w:r w:rsidRPr="00E60ED9">
        <w:t>volumes</w:t>
      </w:r>
      <w:r w:rsidRPr="00E60ED9">
        <w:rPr>
          <w:spacing w:val="-4"/>
        </w:rPr>
        <w:t xml:space="preserve"> </w:t>
      </w:r>
      <w:r w:rsidRPr="00E60ED9">
        <w:t>and</w:t>
      </w:r>
      <w:r w:rsidRPr="00E60ED9">
        <w:rPr>
          <w:spacing w:val="-4"/>
        </w:rPr>
        <w:t xml:space="preserve"> </w:t>
      </w:r>
      <w:r w:rsidRPr="00E60ED9">
        <w:t>corresponding</w:t>
      </w:r>
      <w:r w:rsidRPr="00E60ED9">
        <w:rPr>
          <w:spacing w:val="-4"/>
        </w:rPr>
        <w:t xml:space="preserve"> </w:t>
      </w:r>
      <w:r w:rsidRPr="00E60ED9">
        <w:t>utilization</w:t>
      </w:r>
      <w:r w:rsidRPr="00E60ED9">
        <w:rPr>
          <w:spacing w:val="-3"/>
        </w:rPr>
        <w:t xml:space="preserve"> </w:t>
      </w:r>
      <w:r w:rsidRPr="00E60ED9">
        <w:t>of</w:t>
      </w:r>
      <w:r w:rsidRPr="00E60ED9">
        <w:rPr>
          <w:spacing w:val="-4"/>
        </w:rPr>
        <w:t xml:space="preserve"> </w:t>
      </w:r>
      <w:r w:rsidRPr="00E60ED9">
        <w:t>liquefaction</w:t>
      </w:r>
      <w:r w:rsidRPr="00E60ED9">
        <w:rPr>
          <w:spacing w:val="-4"/>
        </w:rPr>
        <w:t xml:space="preserve"> </w:t>
      </w:r>
      <w:r w:rsidRPr="00E60ED9">
        <w:t>facilities</w:t>
      </w:r>
      <w:r w:rsidRPr="00E60ED9">
        <w:rPr>
          <w:spacing w:val="-4"/>
        </w:rPr>
        <w:t xml:space="preserve"> </w:t>
      </w:r>
      <w:r w:rsidRPr="00E60ED9">
        <w:t>in</w:t>
      </w:r>
      <w:r w:rsidRPr="00E60ED9">
        <w:rPr>
          <w:spacing w:val="-4"/>
        </w:rPr>
        <w:t xml:space="preserve"> </w:t>
      </w:r>
      <w:r w:rsidRPr="00E60ED9">
        <w:t xml:space="preserve">the USA </w:t>
      </w:r>
      <w:del w:id="1123" w:author="Author" w:date="2024-02-01T10:43:00Z">
        <w:r w:rsidR="00581875">
          <w:delText>show little</w:delText>
        </w:r>
      </w:del>
      <w:ins w:id="1124" w:author="Author" w:date="2024-02-01T10:43:00Z">
        <w:r w:rsidR="00A42DB5">
          <w:t>exhibit</w:t>
        </w:r>
        <w:r w:rsidR="00A42DB5" w:rsidRPr="00E60ED9">
          <w:t xml:space="preserve"> </w:t>
        </w:r>
        <w:r w:rsidR="00A42DB5">
          <w:t>negligible</w:t>
        </w:r>
      </w:ins>
      <w:r w:rsidR="00A42DB5" w:rsidRPr="00E60ED9">
        <w:t xml:space="preserve"> </w:t>
      </w:r>
      <w:r w:rsidRPr="00E60ED9">
        <w:t>variation across the cases.</w:t>
      </w:r>
      <w:r w:rsidRPr="00E60ED9">
        <w:rPr>
          <w:spacing w:val="40"/>
        </w:rPr>
        <w:t xml:space="preserve"> </w:t>
      </w:r>
      <w:r w:rsidRPr="00E60ED9">
        <w:t>Nevertheless, in the case of permitted LNG exports from Africa, its liquefaction utilization rate increases to the maximum value of 100</w:t>
      </w:r>
      <w:del w:id="1125" w:author="Author" w:date="2024-02-01T10:43:00Z">
        <w:r w:rsidR="00581875">
          <w:rPr>
            <w:spacing w:val="-19"/>
          </w:rPr>
          <w:delText xml:space="preserve"> </w:delText>
        </w:r>
      </w:del>
      <w:r w:rsidRPr="00E60ED9">
        <w:t>%.</w:t>
      </w:r>
    </w:p>
    <w:p w14:paraId="5DEAD0B1" w14:textId="77777777" w:rsidR="007F257B" w:rsidRPr="00E60ED9" w:rsidRDefault="007F257B">
      <w:pPr>
        <w:spacing w:line="237" w:lineRule="auto"/>
        <w:jc w:val="both"/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p w14:paraId="1454FE9B" w14:textId="77777777" w:rsidR="007F257B" w:rsidRPr="003741D5" w:rsidRDefault="00FF3C28" w:rsidP="003741D5">
      <w:pPr>
        <w:pStyle w:val="berschrift3"/>
        <w:numPr>
          <w:ilvl w:val="2"/>
          <w:numId w:val="10"/>
        </w:numPr>
        <w:tabs>
          <w:tab w:val="left" w:pos="878"/>
        </w:tabs>
        <w:spacing w:before="49"/>
        <w:ind w:hanging="766"/>
        <w:rPr>
          <w:rFonts w:ascii="Euclid" w:hAnsi="Euclid"/>
          <w:i/>
        </w:rPr>
      </w:pPr>
      <w:bookmarkStart w:id="1126" w:name="European_domestic_production_with_CCS"/>
      <w:bookmarkStart w:id="1127" w:name="_bookmark38"/>
      <w:bookmarkEnd w:id="1126"/>
      <w:bookmarkEnd w:id="1127"/>
      <w:r w:rsidRPr="003741D5">
        <w:rPr>
          <w:rFonts w:ascii="Euclid" w:hAnsi="Euclid"/>
          <w:i/>
          <w:spacing w:val="-4"/>
        </w:rPr>
        <w:lastRenderedPageBreak/>
        <w:t>European</w:t>
      </w:r>
      <w:r w:rsidRPr="003741D5">
        <w:rPr>
          <w:rFonts w:ascii="Euclid" w:hAnsi="Euclid"/>
          <w:i/>
          <w:spacing w:val="-1"/>
        </w:rPr>
        <w:t xml:space="preserve"> </w:t>
      </w:r>
      <w:del w:id="1128" w:author="Author" w:date="2024-02-01T10:43:00Z">
        <w:r w:rsidR="00581875">
          <w:rPr>
            <w:spacing w:val="-4"/>
          </w:rPr>
          <w:delText>domestic</w:delText>
        </w:r>
        <w:r w:rsidR="00581875">
          <w:rPr>
            <w:spacing w:val="-1"/>
          </w:rPr>
          <w:delText xml:space="preserve"> </w:delText>
        </w:r>
        <w:r w:rsidR="00581875">
          <w:rPr>
            <w:spacing w:val="-4"/>
          </w:rPr>
          <w:delText>production</w:delText>
        </w:r>
      </w:del>
      <w:ins w:id="1129" w:author="Author" w:date="2024-02-01T10:43:00Z">
        <w:r w:rsidR="001A1BC0">
          <w:rPr>
            <w:rFonts w:ascii="Euclid" w:hAnsi="Euclid"/>
            <w:i/>
            <w:spacing w:val="-4"/>
          </w:rPr>
          <w:t>D</w:t>
        </w:r>
        <w:r w:rsidR="001A1BC0" w:rsidRPr="00EE5AF2">
          <w:rPr>
            <w:rFonts w:ascii="Euclid" w:hAnsi="Euclid"/>
            <w:i/>
            <w:spacing w:val="-4"/>
          </w:rPr>
          <w:t>omestic</w:t>
        </w:r>
        <w:r w:rsidR="001A1BC0" w:rsidRPr="00EE5AF2">
          <w:rPr>
            <w:rFonts w:ascii="Euclid" w:hAnsi="Euclid"/>
            <w:i/>
            <w:spacing w:val="-1"/>
          </w:rPr>
          <w:t xml:space="preserve"> </w:t>
        </w:r>
        <w:r w:rsidR="001A1BC0">
          <w:rPr>
            <w:rFonts w:ascii="Euclid" w:hAnsi="Euclid"/>
            <w:i/>
            <w:spacing w:val="-4"/>
          </w:rPr>
          <w:t>P</w:t>
        </w:r>
        <w:r w:rsidR="001A1BC0" w:rsidRPr="00EE5AF2">
          <w:rPr>
            <w:rFonts w:ascii="Euclid" w:hAnsi="Euclid"/>
            <w:i/>
            <w:spacing w:val="-4"/>
          </w:rPr>
          <w:t>roduction</w:t>
        </w:r>
      </w:ins>
      <w:r w:rsidR="001A1BC0" w:rsidRPr="003741D5">
        <w:rPr>
          <w:rFonts w:ascii="Euclid" w:hAnsi="Euclid"/>
          <w:i/>
          <w:spacing w:val="-1"/>
        </w:rPr>
        <w:t xml:space="preserve"> </w:t>
      </w:r>
      <w:r w:rsidRPr="003741D5">
        <w:rPr>
          <w:rFonts w:ascii="Euclid" w:hAnsi="Euclid"/>
          <w:i/>
          <w:spacing w:val="-4"/>
        </w:rPr>
        <w:t>with</w:t>
      </w:r>
      <w:r w:rsidRPr="003741D5">
        <w:rPr>
          <w:rFonts w:ascii="Euclid" w:hAnsi="Euclid"/>
          <w:i/>
          <w:spacing w:val="-1"/>
        </w:rPr>
        <w:t xml:space="preserve"> </w:t>
      </w:r>
      <w:r w:rsidRPr="003741D5">
        <w:rPr>
          <w:rFonts w:ascii="Euclid" w:hAnsi="Euclid"/>
          <w:i/>
          <w:spacing w:val="-5"/>
        </w:rPr>
        <w:t>CCS</w:t>
      </w:r>
    </w:p>
    <w:p w14:paraId="1BB82DCB" w14:textId="77777777" w:rsidR="007F257B" w:rsidRPr="00E60ED9" w:rsidRDefault="00FF3C28">
      <w:pPr>
        <w:pStyle w:val="Textkrper"/>
        <w:spacing w:before="176" w:line="213" w:lineRule="auto"/>
        <w:ind w:left="112" w:right="609"/>
        <w:jc w:val="both"/>
      </w:pPr>
      <w:r w:rsidRPr="00E60ED9">
        <w:t xml:space="preserve">Figure </w:t>
      </w:r>
      <w:hyperlink w:anchor="_bookmark39" w:history="1">
        <w:r w:rsidRPr="00E60ED9">
          <w:t>9</w:t>
        </w:r>
      </w:hyperlink>
      <w:r w:rsidRPr="00E60ED9">
        <w:t xml:space="preserve"> shows if and to what extent European domestic production of natural gas with CCS </w:t>
      </w:r>
      <w:del w:id="1130" w:author="Author" w:date="2024-02-01T10:43:00Z">
        <w:r w:rsidR="00581875">
          <w:delText>plays a role</w:delText>
        </w:r>
      </w:del>
      <w:ins w:id="1131" w:author="Author" w:date="2024-02-01T10:43:00Z">
        <w:r w:rsidR="001A1BC0">
          <w:t>serves</w:t>
        </w:r>
      </w:ins>
      <w:r w:rsidRPr="00E60ED9">
        <w:t xml:space="preserve"> as an alternative supply option to substitute LNG imports.</w:t>
      </w:r>
      <w:r w:rsidRPr="00E60ED9">
        <w:rPr>
          <w:spacing w:val="40"/>
        </w:rPr>
        <w:t xml:space="preserve"> </w:t>
      </w:r>
      <w:r w:rsidRPr="00E60ED9">
        <w:t xml:space="preserve">In the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3"/>
        </w:rPr>
        <w:t xml:space="preserve"> </w:t>
      </w:r>
      <w:r w:rsidRPr="00E60ED9">
        <w:rPr>
          <w:rFonts w:ascii="Euclid"/>
          <w:i/>
        </w:rPr>
        <w:t xml:space="preserve">Zero </w:t>
      </w:r>
      <w:r w:rsidRPr="00E60ED9">
        <w:t xml:space="preserve">scenario (Figure </w:t>
      </w:r>
      <w:hyperlink w:anchor="_bookmark39" w:history="1">
        <w:r w:rsidRPr="00E60ED9">
          <w:t>9a),</w:t>
        </w:r>
      </w:hyperlink>
      <w:r w:rsidRPr="00E60ED9">
        <w:t xml:space="preserve"> </w:t>
      </w:r>
      <w:r w:rsidRPr="00E60ED9">
        <w:rPr>
          <w:spacing w:val="-2"/>
        </w:rPr>
        <w:t>European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domestic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production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with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CCS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not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used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substitute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imports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from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regions.</w:t>
      </w:r>
      <w:r w:rsidRPr="00E60ED9">
        <w:rPr>
          <w:spacing w:val="18"/>
        </w:rPr>
        <w:t xml:space="preserve"> </w:t>
      </w:r>
      <w:r w:rsidRPr="00E60ED9">
        <w:rPr>
          <w:spacing w:val="-2"/>
        </w:rPr>
        <w:t xml:space="preserve">This </w:t>
      </w:r>
      <w:r w:rsidRPr="00E60ED9">
        <w:t>holds for the main scenario and all cases.</w:t>
      </w:r>
    </w:p>
    <w:p w14:paraId="03C1820B" w14:textId="77777777" w:rsidR="007F257B" w:rsidRPr="00E60ED9" w:rsidRDefault="007F257B">
      <w:pPr>
        <w:pStyle w:val="Textkrper"/>
        <w:spacing w:before="158"/>
        <w:rPr>
          <w:sz w:val="14"/>
        </w:rPr>
      </w:pPr>
    </w:p>
    <w:p w14:paraId="31A68370" w14:textId="77777777" w:rsidR="007F257B" w:rsidRPr="00E60ED9" w:rsidRDefault="00FF3C28">
      <w:pPr>
        <w:ind w:left="3025"/>
        <w:rPr>
          <w:rFonts w:ascii="Verdana" w:hAnsi="Verdana"/>
          <w:sz w:val="15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69D2BBAF" wp14:editId="54771A17">
                <wp:simplePos x="0" y="0"/>
                <wp:positionH relativeFrom="page">
                  <wp:posOffset>2112314</wp:posOffset>
                </wp:positionH>
                <wp:positionV relativeFrom="paragraph">
                  <wp:posOffset>98962</wp:posOffset>
                </wp:positionV>
                <wp:extent cx="245110" cy="1640205"/>
                <wp:effectExtent l="0" t="0" r="0" b="0"/>
                <wp:wrapNone/>
                <wp:docPr id="703" name="Textbox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110" cy="164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405CAC" w14:textId="77777777" w:rsidR="009D3118" w:rsidRDefault="009D3118">
                            <w:pPr>
                              <w:spacing w:line="204" w:lineRule="auto"/>
                              <w:ind w:left="485" w:hanging="466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 xml:space="preserve">European domestic production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(incl.</w:t>
                            </w:r>
                            <w:r>
                              <w:rPr>
                                <w:rFonts w:ascii="Verdana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CCS)</w:t>
                            </w:r>
                            <w:r>
                              <w:rPr>
                                <w:rFonts w:ascii="Verdana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[MMBtu]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2BBAF" id="Textbox 703" o:spid="_x0000_s2228" type="#_x0000_t202" style="position:absolute;left:0;text-align:left;margin-left:166.3pt;margin-top:7.8pt;width:19.3pt;height:129.15pt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" filled="f" stroked="f">
                <v:path arrowok="t"/>
                <v:textbox style="layout-flow:vertical;mso-layout-flow-alt:bottom-to-top" inset="0,0,0,0">
                  <w:txbxContent>
                    <w:p w14:paraId="6A405CAC" w14:textId="77777777" w:rsidR="009D3118" w:rsidRDefault="009D3118">
                      <w:pPr>
                        <w:spacing w:line="204" w:lineRule="auto"/>
                        <w:ind w:left="485" w:hanging="466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w w:val="90"/>
                          <w:sz w:val="18"/>
                        </w:rPr>
                        <w:t xml:space="preserve">European domestic production </w:t>
                      </w:r>
                      <w:r>
                        <w:rPr>
                          <w:rFonts w:ascii="Verdana"/>
                          <w:sz w:val="18"/>
                        </w:rPr>
                        <w:t>(incl.</w:t>
                      </w:r>
                      <w:r>
                        <w:rPr>
                          <w:rFonts w:ascii="Verdana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/>
                          <w:sz w:val="18"/>
                        </w:rPr>
                        <w:t>CCS)</w:t>
                      </w:r>
                      <w:r>
                        <w:rPr>
                          <w:rFonts w:ascii="Verdana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/>
                          <w:sz w:val="18"/>
                        </w:rPr>
                        <w:t>[MMBtu]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132" w:name="_bookmark39"/>
      <w:bookmarkEnd w:id="1132"/>
      <w:r w:rsidRPr="00E60ED9">
        <w:rPr>
          <w:rFonts w:ascii="Verdana" w:hAnsi="Verdana"/>
          <w:spacing w:val="-4"/>
          <w:sz w:val="15"/>
        </w:rPr>
        <w:t>×10</w:t>
      </w:r>
      <w:r w:rsidRPr="00E60ED9">
        <w:rPr>
          <w:rFonts w:ascii="Verdana" w:hAnsi="Verdana"/>
          <w:spacing w:val="-4"/>
          <w:sz w:val="15"/>
          <w:vertAlign w:val="superscript"/>
        </w:rPr>
        <w:t>9</w:t>
      </w:r>
    </w:p>
    <w:p w14:paraId="5C0D364E" w14:textId="77777777" w:rsidR="007F257B" w:rsidRPr="00E60ED9" w:rsidRDefault="007F257B">
      <w:pPr>
        <w:pStyle w:val="Textkrper"/>
        <w:spacing w:before="57"/>
        <w:rPr>
          <w:rFonts w:ascii="Verdana"/>
          <w:sz w:val="14"/>
        </w:rPr>
      </w:pPr>
    </w:p>
    <w:p w14:paraId="01E92748" w14:textId="77777777" w:rsidR="007F257B" w:rsidRPr="00E60ED9" w:rsidRDefault="00581875">
      <w:pPr>
        <w:ind w:left="2707"/>
        <w:rPr>
          <w:rFonts w:ascii="Verdana"/>
          <w:sz w:val="15"/>
        </w:rPr>
      </w:pPr>
      <w:del w:id="1133" w:author="Author" w:date="2024-02-01T10:43:00Z">
        <w:r>
          <w:rPr>
            <w:noProof/>
          </w:rPr>
          <mc:AlternateContent>
            <mc:Choice Requires="wpg">
              <w:drawing>
                <wp:anchor distT="0" distB="0" distL="0" distR="0" simplePos="0" relativeHeight="487675904" behindDoc="0" locked="0" layoutInCell="1" allowOverlap="1" wp14:anchorId="7830C54F" wp14:editId="020E698E">
                  <wp:simplePos x="0" y="0"/>
                  <wp:positionH relativeFrom="page">
                    <wp:posOffset>2550651</wp:posOffset>
                  </wp:positionH>
                  <wp:positionV relativeFrom="paragraph">
                    <wp:posOffset>-132735</wp:posOffset>
                  </wp:positionV>
                  <wp:extent cx="3137535" cy="1610360"/>
                  <wp:effectExtent l="0" t="0" r="0" b="0"/>
                  <wp:wrapNone/>
                  <wp:docPr id="1395" name="Group 13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137535" cy="1610360"/>
                            <a:chOff x="0" y="0"/>
                            <a:chExt cx="3137535" cy="1610360"/>
                          </a:xfrm>
                        </wpg:grpSpPr>
                        <wps:wsp>
                          <wps:cNvPr id="1396" name="Graphic 705"/>
                          <wps:cNvSpPr/>
                          <wps:spPr>
                            <a:xfrm>
                              <a:off x="316396" y="3505"/>
                              <a:ext cx="1270" cy="143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43510">
                                  <a:moveTo>
                                    <a:pt x="0" y="0"/>
                                  </a:moveTo>
                                  <a:lnTo>
                                    <a:pt x="0" y="143264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7" name="Graphic 706"/>
                          <wps:cNvSpPr/>
                          <wps:spPr>
                            <a:xfrm>
                              <a:off x="31639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8" name="Graphic 707"/>
                          <wps:cNvSpPr/>
                          <wps:spPr>
                            <a:xfrm>
                              <a:off x="31639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9" name="Graphic 708"/>
                          <wps:cNvSpPr/>
                          <wps:spPr>
                            <a:xfrm>
                              <a:off x="678074" y="3505"/>
                              <a:ext cx="1270" cy="156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6210">
                                  <a:moveTo>
                                    <a:pt x="0" y="0"/>
                                  </a:moveTo>
                                  <a:lnTo>
                                    <a:pt x="0" y="155759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0" name="Graphic 709"/>
                          <wps:cNvSpPr/>
                          <wps:spPr>
                            <a:xfrm>
                              <a:off x="678074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1" name="Graphic 710"/>
                          <wps:cNvSpPr/>
                          <wps:spPr>
                            <a:xfrm>
                              <a:off x="678074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2" name="Graphic 711"/>
                          <wps:cNvSpPr/>
                          <wps:spPr>
                            <a:xfrm>
                              <a:off x="1039751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" name="Graphic 712"/>
                          <wps:cNvSpPr/>
                          <wps:spPr>
                            <a:xfrm>
                              <a:off x="103975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4" name="Graphic 713"/>
                          <wps:cNvSpPr/>
                          <wps:spPr>
                            <a:xfrm>
                              <a:off x="103975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5" name="Graphic 714"/>
                          <wps:cNvSpPr/>
                          <wps:spPr>
                            <a:xfrm>
                              <a:off x="1401429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6" name="Graphic 715"/>
                          <wps:cNvSpPr/>
                          <wps:spPr>
                            <a:xfrm>
                              <a:off x="1401429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7" name="Graphic 716"/>
                          <wps:cNvSpPr/>
                          <wps:spPr>
                            <a:xfrm>
                              <a:off x="1401429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8" name="Graphic 717"/>
                          <wps:cNvSpPr/>
                          <wps:spPr>
                            <a:xfrm>
                              <a:off x="1763106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9" name="Graphic 718"/>
                          <wps:cNvSpPr/>
                          <wps:spPr>
                            <a:xfrm>
                              <a:off x="176310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0" name="Graphic 719"/>
                          <wps:cNvSpPr/>
                          <wps:spPr>
                            <a:xfrm>
                              <a:off x="176310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1" name="Graphic 720"/>
                          <wps:cNvSpPr/>
                          <wps:spPr>
                            <a:xfrm>
                              <a:off x="2124783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2" name="Graphic 721"/>
                          <wps:cNvSpPr/>
                          <wps:spPr>
                            <a:xfrm>
                              <a:off x="2124783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3" name="Graphic 722"/>
                          <wps:cNvSpPr/>
                          <wps:spPr>
                            <a:xfrm>
                              <a:off x="2124783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4" name="Graphic 723"/>
                          <wps:cNvSpPr/>
                          <wps:spPr>
                            <a:xfrm>
                              <a:off x="2486461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5" name="Graphic 724"/>
                          <wps:cNvSpPr/>
                          <wps:spPr>
                            <a:xfrm>
                              <a:off x="248646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6" name="Graphic 725"/>
                          <wps:cNvSpPr/>
                          <wps:spPr>
                            <a:xfrm>
                              <a:off x="248646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7" name="Graphic 726"/>
                          <wps:cNvSpPr/>
                          <wps:spPr>
                            <a:xfrm>
                              <a:off x="2848138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8" name="Graphic 727"/>
                          <wps:cNvSpPr/>
                          <wps:spPr>
                            <a:xfrm>
                              <a:off x="2848138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9" name="Graphic 728"/>
                          <wps:cNvSpPr/>
                          <wps:spPr>
                            <a:xfrm>
                              <a:off x="2848138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" name="Graphic 729"/>
                          <wps:cNvSpPr/>
                          <wps:spPr>
                            <a:xfrm>
                              <a:off x="30671" y="1579415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1" name="Graphic 730"/>
                          <wps:cNvSpPr/>
                          <wps:spPr>
                            <a:xfrm>
                              <a:off x="0" y="157941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2" name="Graphic 731"/>
                          <wps:cNvSpPr/>
                          <wps:spPr>
                            <a:xfrm>
                              <a:off x="0" y="157941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3" name="Graphic 732"/>
                          <wps:cNvSpPr/>
                          <wps:spPr>
                            <a:xfrm>
                              <a:off x="30671" y="1349622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4" name="Graphic 733"/>
                          <wps:cNvSpPr/>
                          <wps:spPr>
                            <a:xfrm>
                              <a:off x="0" y="1349622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5" name="Graphic 734"/>
                          <wps:cNvSpPr/>
                          <wps:spPr>
                            <a:xfrm>
                              <a:off x="0" y="1349622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" name="Graphic 735"/>
                          <wps:cNvSpPr/>
                          <wps:spPr>
                            <a:xfrm>
                              <a:off x="30671" y="1119829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7" name="Graphic 736"/>
                          <wps:cNvSpPr/>
                          <wps:spPr>
                            <a:xfrm>
                              <a:off x="0" y="111982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8" name="Graphic 737"/>
                          <wps:cNvSpPr/>
                          <wps:spPr>
                            <a:xfrm>
                              <a:off x="0" y="111982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9" name="Graphic 738"/>
                          <wps:cNvSpPr/>
                          <wps:spPr>
                            <a:xfrm>
                              <a:off x="30671" y="890035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0" name="Graphic 739"/>
                          <wps:cNvSpPr/>
                          <wps:spPr>
                            <a:xfrm>
                              <a:off x="0" y="89003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1" name="Graphic 740"/>
                          <wps:cNvSpPr/>
                          <wps:spPr>
                            <a:xfrm>
                              <a:off x="0" y="89003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2" name="Graphic 741"/>
                          <wps:cNvSpPr/>
                          <wps:spPr>
                            <a:xfrm>
                              <a:off x="30671" y="660242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3" name="Graphic 742"/>
                          <wps:cNvSpPr/>
                          <wps:spPr>
                            <a:xfrm>
                              <a:off x="0" y="660242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4" name="Graphic 743"/>
                          <wps:cNvSpPr/>
                          <wps:spPr>
                            <a:xfrm>
                              <a:off x="0" y="660242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" name="Graphic 744"/>
                          <wps:cNvSpPr/>
                          <wps:spPr>
                            <a:xfrm>
                              <a:off x="30671" y="430449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6" name="Graphic 745"/>
                          <wps:cNvSpPr/>
                          <wps:spPr>
                            <a:xfrm>
                              <a:off x="0" y="43044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7" name="Graphic 746"/>
                          <wps:cNvSpPr/>
                          <wps:spPr>
                            <a:xfrm>
                              <a:off x="0" y="43044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8" name="Graphic 747"/>
                          <wps:cNvSpPr/>
                          <wps:spPr>
                            <a:xfrm>
                              <a:off x="30671" y="200655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9" name="Graphic 748"/>
                          <wps:cNvSpPr/>
                          <wps:spPr>
                            <a:xfrm>
                              <a:off x="0" y="20065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0" name="Graphic 749"/>
                          <wps:cNvSpPr/>
                          <wps:spPr>
                            <a:xfrm>
                              <a:off x="0" y="20065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1" name="Graphic 750"/>
                          <wps:cNvSpPr/>
                          <wps:spPr>
                            <a:xfrm>
                              <a:off x="171726" y="146769"/>
                              <a:ext cx="289560" cy="14331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 h="1433195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32645"/>
                                  </a:lnTo>
                                  <a:lnTo>
                                    <a:pt x="289341" y="1432645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5E5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2" name="Graphic 751"/>
                          <wps:cNvSpPr/>
                          <wps:spPr>
                            <a:xfrm>
                              <a:off x="895080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3" name="Graphic 752"/>
                          <wps:cNvSpPr/>
                          <wps:spPr>
                            <a:xfrm>
                              <a:off x="895080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4" name="Graphic 753"/>
                          <wps:cNvSpPr/>
                          <wps:spPr>
                            <a:xfrm>
                              <a:off x="1256758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5" name="Graphic 754"/>
                          <wps:cNvSpPr/>
                          <wps:spPr>
                            <a:xfrm>
                              <a:off x="1256758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6" name="Graphic 755"/>
                          <wps:cNvSpPr/>
                          <wps:spPr>
                            <a:xfrm>
                              <a:off x="1618435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7" name="Graphic 756"/>
                          <wps:cNvSpPr/>
                          <wps:spPr>
                            <a:xfrm>
                              <a:off x="1618435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" name="Graphic 757"/>
                          <wps:cNvSpPr/>
                          <wps:spPr>
                            <a:xfrm>
                              <a:off x="1980112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9" name="Graphic 758"/>
                          <wps:cNvSpPr/>
                          <wps:spPr>
                            <a:xfrm>
                              <a:off x="1980112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0" name="Graphic 759"/>
                          <wps:cNvSpPr/>
                          <wps:spPr>
                            <a:xfrm>
                              <a:off x="2341790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1" name="Graphic 760"/>
                          <wps:cNvSpPr/>
                          <wps:spPr>
                            <a:xfrm>
                              <a:off x="2341790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2" name="Graphic 761"/>
                          <wps:cNvSpPr/>
                          <wps:spPr>
                            <a:xfrm>
                              <a:off x="2703467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3" name="Graphic 762"/>
                          <wps:cNvSpPr/>
                          <wps:spPr>
                            <a:xfrm>
                              <a:off x="2703467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4" name="Graphic 763"/>
                          <wps:cNvSpPr/>
                          <wps:spPr>
                            <a:xfrm>
                              <a:off x="30671" y="3505"/>
                              <a:ext cx="3103245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  <a:path w="3103245" h="1576070">
                                  <a:moveTo>
                                    <a:pt x="3103191" y="1575910"/>
                                  </a:moveTo>
                                  <a:lnTo>
                                    <a:pt x="3103191" y="0"/>
                                  </a:lnTo>
                                </a:path>
                                <a:path w="3103245" h="1576070">
                                  <a:moveTo>
                                    <a:pt x="0" y="1575910"/>
                                  </a:moveTo>
                                  <a:lnTo>
                                    <a:pt x="3103191" y="1575910"/>
                                  </a:lnTo>
                                </a:path>
                                <a:path w="3103245" h="1576070">
                                  <a:moveTo>
                                    <a:pt x="0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55" name="Image 764"/>
                            <pic:cNvPicPr/>
                          </pic:nvPicPr>
                          <pic:blipFill>
                            <a:blip r:embed="rId16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3403" y="159264"/>
                              <a:ext cx="289341" cy="142015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56" name="Graphic 765"/>
                          <wps:cNvSpPr/>
                          <wps:spPr>
                            <a:xfrm>
                              <a:off x="533403" y="159264"/>
                              <a:ext cx="289560" cy="1420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 h="1420495">
                                  <a:moveTo>
                                    <a:pt x="0" y="1420151"/>
                                  </a:moveTo>
                                  <a:lnTo>
                                    <a:pt x="289341" y="1420151"/>
                                  </a:ln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20151"/>
                                  </a:lnTo>
                                  <a:close/>
                                </a:path>
                              </a:pathLst>
                            </a:custGeom>
                            <a:ln w="876">
                              <a:solidFill>
                                <a:srgbClr val="EC7C3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" name="Textbox 766"/>
                          <wps:cNvSpPr txBox="1"/>
                          <wps:spPr>
                            <a:xfrm>
                              <a:off x="580718" y="57158"/>
                              <a:ext cx="20764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B9CF810" w14:textId="77777777" w:rsidR="009D3118" w:rsidRDefault="009D3118">
                                <w:pPr>
                                  <w:spacing w:line="133" w:lineRule="exact"/>
                                  <w:rPr>
                                    <w:del w:id="1134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del w:id="1135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delText>99%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458" name="Textbox 767"/>
                          <wps:cNvSpPr txBox="1"/>
                          <wps:spPr>
                            <a:xfrm>
                              <a:off x="970260" y="1477310"/>
                              <a:ext cx="196024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32CC6D" w14:textId="77777777" w:rsidR="009D3118" w:rsidRDefault="009D3118">
                                <w:pPr>
                                  <w:tabs>
                                    <w:tab w:val="left" w:pos="569"/>
                                    <w:tab w:val="left" w:pos="1139"/>
                                    <w:tab w:val="left" w:pos="1708"/>
                                    <w:tab w:val="left" w:pos="2278"/>
                                    <w:tab w:val="left" w:pos="2847"/>
                                  </w:tabs>
                                  <w:spacing w:line="133" w:lineRule="exact"/>
                                  <w:rPr>
                                    <w:del w:id="1136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del w:id="1137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delText>0%</w:delTex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delText>0%</w:delTex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delText>0%</w:delTex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delText>0%</w:delTex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delText>0%</w:delTex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delText>0%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7830C54F" id="Group 1395" o:spid="_x0000_s2229" style="position:absolute;left:0;text-align:left;margin-left:200.85pt;margin-top:-10.45pt;width:247.05pt;height:126.8pt;z-index:487675904;mso-wrap-distance-left:0;mso-wrap-distance-right:0;mso-position-horizontal-relative:page" coordsize="31375,16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">
                  <v:shape id="Graphic 705" o:spid="_x0000_s2230" style="position:absolute;left:3163;top:35;width:13;height:1435;visibility:visible;mso-wrap-style:square;v-text-anchor:top" coordsize="1270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" path="m,l,143264e" filled="f" strokecolor="#748d99" strokeweight=".19472mm">
                    <v:path arrowok="t"/>
                  </v:shape>
                  <v:shape id="Graphic 706" o:spid="_x0000_s2231" style="position:absolute;left:3163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" path="m,l,30671e" fillcolor="black" stroked="f">
                    <v:path arrowok="t"/>
                  </v:shape>
                  <v:shape id="Graphic 707" o:spid="_x0000_s2232" style="position:absolute;left:3163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" path="m,l,30671e" filled="f" strokeweight=".19472mm">
                    <v:path arrowok="t"/>
                  </v:shape>
                  <v:shape id="Graphic 708" o:spid="_x0000_s2233" style="position:absolute;left:6780;top:35;width:13;height:1562;visibility:visible;mso-wrap-style:square;v-text-anchor:top" coordsize="127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" path="m,l,155759e" filled="f" strokecolor="#748d99" strokeweight=".19472mm">
                    <v:path arrowok="t"/>
                  </v:shape>
                  <v:shape id="Graphic 709" o:spid="_x0000_s2234" style="position:absolute;left:6780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" path="m,l,30671e" fillcolor="black" stroked="f">
                    <v:path arrowok="t"/>
                  </v:shape>
                  <v:shape id="Graphic 710" o:spid="_x0000_s2235" style="position:absolute;left:6780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" path="m,l,30671e" filled="f" strokeweight=".19472mm">
                    <v:path arrowok="t"/>
                  </v:shape>
                  <v:shape id="Graphic 711" o:spid="_x0000_s2236" style="position:absolute;left:10397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" path="m,1575910l,e" filled="f" strokecolor="#748d99" strokeweight=".19472mm">
                    <v:path arrowok="t"/>
                  </v:shape>
                  <v:shape id="Graphic 712" o:spid="_x0000_s2237" style="position:absolute;left:1039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" path="m,l,30671e" fillcolor="black" stroked="f">
                    <v:path arrowok="t"/>
                  </v:shape>
                  <v:shape id="Graphic 713" o:spid="_x0000_s2238" style="position:absolute;left:1039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" path="m,l,30671e" filled="f" strokeweight=".19472mm">
                    <v:path arrowok="t"/>
                  </v:shape>
                  <v:shape id="Graphic 714" o:spid="_x0000_s2239" style="position:absolute;left:14014;top:35;width:12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" path="m,1575910l,e" filled="f" strokecolor="#748d99" strokeweight=".19472mm">
                    <v:path arrowok="t"/>
                  </v:shape>
                  <v:shape id="Graphic 715" o:spid="_x0000_s2240" style="position:absolute;left:14014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" path="m,l,30671e" fillcolor="black" stroked="f">
                    <v:path arrowok="t"/>
                  </v:shape>
                  <v:shape id="Graphic 716" o:spid="_x0000_s2241" style="position:absolute;left:14014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" path="m,l,30671e" filled="f" strokeweight=".19472mm">
                    <v:path arrowok="t"/>
                  </v:shape>
                  <v:shape id="Graphic 717" o:spid="_x0000_s2242" style="position:absolute;left:17631;top:35;width:12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" path="m,1575910l,e" filled="f" strokecolor="#748d99" strokeweight=".19472mm">
                    <v:path arrowok="t"/>
                  </v:shape>
                  <v:shape id="Graphic 718" o:spid="_x0000_s2243" style="position:absolute;left:17631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" path="m,l,30671e" fillcolor="black" stroked="f">
                    <v:path arrowok="t"/>
                  </v:shape>
                  <v:shape id="Graphic 719" o:spid="_x0000_s2244" style="position:absolute;left:17631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" path="m,l,30671e" filled="f" strokeweight=".19472mm">
                    <v:path arrowok="t"/>
                  </v:shape>
                  <v:shape id="Graphic 720" o:spid="_x0000_s2245" style="position:absolute;left:21247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" path="m,1575910l,e" filled="f" strokecolor="#748d99" strokeweight=".19472mm">
                    <v:path arrowok="t"/>
                  </v:shape>
                  <v:shape id="Graphic 721" o:spid="_x0000_s2246" style="position:absolute;left:2124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" path="m,l,30671e" fillcolor="black" stroked="f">
                    <v:path arrowok="t"/>
                  </v:shape>
                  <v:shape id="Graphic 722" o:spid="_x0000_s2247" style="position:absolute;left:2124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" path="m,l,30671e" filled="f" strokeweight=".19472mm">
                    <v:path arrowok="t"/>
                  </v:shape>
                  <v:shape id="Graphic 723" o:spid="_x0000_s2248" style="position:absolute;left:24864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" path="m,1575910l,e" filled="f" strokecolor="#748d99" strokeweight=".19472mm">
                    <v:path arrowok="t"/>
                  </v:shape>
                  <v:shape id="Graphic 724" o:spid="_x0000_s2249" style="position:absolute;left:24864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" path="m,l,30671e" fillcolor="black" stroked="f">
                    <v:path arrowok="t"/>
                  </v:shape>
                  <v:shape id="Graphic 725" o:spid="_x0000_s2250" style="position:absolute;left:24864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" path="m,l,30671e" filled="f" strokeweight=".19472mm">
                    <v:path arrowok="t"/>
                  </v:shape>
                  <v:shape id="Graphic 726" o:spid="_x0000_s2251" style="position:absolute;left:28481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" path="m,1575910l,e" filled="f" strokecolor="#748d99" strokeweight=".19472mm">
                    <v:path arrowok="t"/>
                  </v:shape>
                  <v:shape id="Graphic 727" o:spid="_x0000_s2252" style="position:absolute;left:28481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" path="m,l,30671e" fillcolor="black" stroked="f">
                    <v:path arrowok="t"/>
                  </v:shape>
                  <v:shape id="Graphic 728" o:spid="_x0000_s2253" style="position:absolute;left:28481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" path="m,l,30671e" filled="f" strokeweight=".19472mm">
                    <v:path arrowok="t"/>
                  </v:shape>
                  <v:shape id="Graphic 729" o:spid="_x0000_s2254" style="position:absolute;left:306;top:15794;width:31033;height:12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" path="m,l3103191,e" filled="f" strokecolor="#748d99" strokeweight=".19472mm">
                    <v:path arrowok="t"/>
                  </v:shape>
                  <v:shape id="Graphic 730" o:spid="_x0000_s2255" style="position:absolute;top:15794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" path="m30671,l,e" fillcolor="black" stroked="f">
                    <v:path arrowok="t"/>
                  </v:shape>
                  <v:shape id="Graphic 731" o:spid="_x0000_s2256" style="position:absolute;top:15794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" path="m30671,l,e" filled="f" strokeweight=".19472mm">
                    <v:path arrowok="t"/>
                  </v:shape>
                  <v:shape id="Graphic 732" o:spid="_x0000_s2257" style="position:absolute;left:306;top:13496;width:31033;height:12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" path="m,l141054,em430396,r72335,em792073,l3103191,e" filled="f" strokecolor="#748d99" strokeweight=".19472mm">
                    <v:path arrowok="t"/>
                  </v:shape>
                  <v:shape id="Graphic 733" o:spid="_x0000_s2258" style="position:absolute;top:13496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" path="m30671,l,e" fillcolor="black" stroked="f">
                    <v:path arrowok="t"/>
                  </v:shape>
                  <v:shape id="Graphic 734" o:spid="_x0000_s2259" style="position:absolute;top:13496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" path="m30671,l,e" filled="f" strokeweight=".19472mm">
                    <v:path arrowok="t"/>
                  </v:shape>
                  <v:shape id="Graphic 735" o:spid="_x0000_s2260" style="position:absolute;left:306;top:11198;width:31033;height:12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" path="m,l141054,em430396,r72335,em792073,l3103191,e" filled="f" strokecolor="#748d99" strokeweight=".19472mm">
                    <v:path arrowok="t"/>
                  </v:shape>
                  <v:shape id="Graphic 736" o:spid="_x0000_s2261" style="position:absolute;top:11198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" path="m30671,l,e" fillcolor="black" stroked="f">
                    <v:path arrowok="t"/>
                  </v:shape>
                  <v:shape id="Graphic 737" o:spid="_x0000_s2262" style="position:absolute;top:11198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" path="m30671,l,e" filled="f" strokeweight=".19472mm">
                    <v:path arrowok="t"/>
                  </v:shape>
                  <v:shape id="Graphic 738" o:spid="_x0000_s2263" style="position:absolute;left:306;top:8900;width:31033;height:13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" path="m430396,r72335,em792073,l3103191,em,l141054,e" filled="f" strokecolor="#748d99" strokeweight=".19472mm">
                    <v:path arrowok="t"/>
                  </v:shape>
                  <v:shape id="Graphic 739" o:spid="_x0000_s2264" style="position:absolute;top:8900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" path="m30671,l,e" fillcolor="black" stroked="f">
                    <v:path arrowok="t"/>
                  </v:shape>
                  <v:shape id="Graphic 740" o:spid="_x0000_s2265" style="position:absolute;top:8900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" path="m30671,l,e" filled="f" strokeweight=".19472mm">
                    <v:path arrowok="t"/>
                  </v:shape>
                  <v:shape id="Graphic 741" o:spid="_x0000_s2266" style="position:absolute;left:306;top:6602;width:31033;height:13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" path="m,l141054,em430396,r72335,em792073,l3103191,e" filled="f" strokecolor="#748d99" strokeweight=".19472mm">
                    <v:path arrowok="t"/>
                  </v:shape>
                  <v:shape id="Graphic 742" o:spid="_x0000_s2267" style="position:absolute;top:6602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" path="m30671,l,e" fillcolor="black" stroked="f">
                    <v:path arrowok="t"/>
                  </v:shape>
                  <v:shape id="Graphic 743" o:spid="_x0000_s2268" style="position:absolute;top:6602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" path="m30671,l,e" filled="f" strokeweight=".19472mm">
                    <v:path arrowok="t"/>
                  </v:shape>
                  <v:shape id="Graphic 744" o:spid="_x0000_s2269" style="position:absolute;left:306;top:4304;width:31033;height:13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" path="m,l141054,em430396,r72335,em792073,l3103191,e" filled="f" strokecolor="#748d99" strokeweight=".19472mm">
                    <v:path arrowok="t"/>
                  </v:shape>
                  <v:shape id="Graphic 745" o:spid="_x0000_s2270" style="position:absolute;top:4304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" path="m30671,l,e" fillcolor="black" stroked="f">
                    <v:path arrowok="t"/>
                  </v:shape>
                  <v:shape id="Graphic 746" o:spid="_x0000_s2271" style="position:absolute;top:4304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" path="m30671,l,e" filled="f" strokeweight=".19472mm">
                    <v:path arrowok="t"/>
                  </v:shape>
                  <v:shape id="Graphic 747" o:spid="_x0000_s2272" style="position:absolute;left:306;top:2006;width:31033;height:13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" path="m,l141054,em430396,r72335,em792073,l3103191,e" filled="f" strokecolor="#748d99" strokeweight=".19472mm">
                    <v:path arrowok="t"/>
                  </v:shape>
                  <v:shape id="Graphic 748" o:spid="_x0000_s2273" style="position:absolute;top:2006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" path="m30671,l,e" fillcolor="black" stroked="f">
                    <v:path arrowok="t"/>
                  </v:shape>
                  <v:shape id="Graphic 749" o:spid="_x0000_s2274" style="position:absolute;top:2006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" path="m30671,l,e" filled="f" strokeweight=".19472mm">
                    <v:path arrowok="t"/>
                  </v:shape>
                  <v:shape id="Graphic 750" o:spid="_x0000_s2275" style="position:absolute;left:1717;top:1467;width:2895;height:14332;visibility:visible;mso-wrap-style:square;v-text-anchor:top" coordsize="289560,143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" path="m289341,l,,,1432645r289341,l289341,xe" fillcolor="#6c5e5b" stroked="f">
                    <v:path arrowok="t"/>
                  </v:shape>
                  <v:shape id="Graphic 751" o:spid="_x0000_s2276" style="position:absolute;left:8950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" path="m289341,l,,289341,xe" fillcolor="#ec7c30" stroked="f">
                    <v:path arrowok="t"/>
                  </v:shape>
                  <v:shape id="Graphic 752" o:spid="_x0000_s2277" style="position:absolute;left:8950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" path="m,l289341,,,xe" filled="f" strokecolor="#6c5e5b" strokeweight=".69pt">
                    <v:path arrowok="t"/>
                  </v:shape>
                  <v:shape id="Graphic 753" o:spid="_x0000_s2278" style="position:absolute;left:12567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" path="m289341,l,,289341,xe" fillcolor="#ec7c30" stroked="f">
                    <v:path arrowok="t"/>
                  </v:shape>
                  <v:shape id="Graphic 754" o:spid="_x0000_s2279" style="position:absolute;left:12567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" path="m,l289341,,,xe" filled="f" strokecolor="#6c5e5b" strokeweight=".69pt">
                    <v:path arrowok="t"/>
                  </v:shape>
                  <v:shape id="Graphic 755" o:spid="_x0000_s2280" style="position:absolute;left:16184;top:15794;width:2895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" path="m289341,l,,289341,xe" fillcolor="#ec7c30" stroked="f">
                    <v:path arrowok="t"/>
                  </v:shape>
                  <v:shape id="Graphic 756" o:spid="_x0000_s2281" style="position:absolute;left:16184;top:15794;width:2895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" path="m,l289341,,,xe" filled="f" strokecolor="#6c5e5b" strokeweight=".69pt">
                    <v:path arrowok="t"/>
                  </v:shape>
                  <v:shape id="Graphic 757" o:spid="_x0000_s2282" style="position:absolute;left:19801;top:15794;width:2895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" path="m289341,l,,289341,xe" fillcolor="#ec7c30" stroked="f">
                    <v:path arrowok="t"/>
                  </v:shape>
                  <v:shape id="Graphic 758" o:spid="_x0000_s2283" style="position:absolute;left:19801;top:15794;width:2895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" path="m,l289341,,,xe" filled="f" strokecolor="#6c5e5b" strokeweight=".69pt">
                    <v:path arrowok="t"/>
                  </v:shape>
                  <v:shape id="Graphic 759" o:spid="_x0000_s2284" style="position:absolute;left:23417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" path="m289341,l,,289341,xe" fillcolor="#ec7c30" stroked="f">
                    <v:path arrowok="t"/>
                  </v:shape>
                  <v:shape id="Graphic 760" o:spid="_x0000_s2285" style="position:absolute;left:23417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" path="m,l289341,,,xe" filled="f" strokecolor="#6c5e5b" strokeweight=".69pt">
                    <v:path arrowok="t"/>
                  </v:shape>
                  <v:shape id="Graphic 761" o:spid="_x0000_s2286" style="position:absolute;left:27034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" path="m289341,l,,289341,xe" fillcolor="#ec7c30" stroked="f">
                    <v:path arrowok="t"/>
                  </v:shape>
                  <v:shape id="Graphic 762" o:spid="_x0000_s2287" style="position:absolute;left:27034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" path="m,l289341,,,xe" filled="f" strokecolor="#6c5e5b" strokeweight=".69pt">
                    <v:path arrowok="t"/>
                  </v:shape>
                  <v:shape id="Graphic 763" o:spid="_x0000_s2288" style="position:absolute;left:306;top:35;width:31033;height:15760;visibility:visible;mso-wrap-style:square;v-text-anchor:top" coordsize="3103245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" path="m,1575910l,em3103191,1575910l3103191,em,1575910r3103191,em,l3103191,e" filled="f" strokeweight=".19472mm">
                    <v:path arrowok="t"/>
                  </v:shape>
                  <v:shape id="Image 764" o:spid="_x0000_s2289" type="#_x0000_t75" style="position:absolute;left:5334;top:1592;width:2893;height:14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">
                    <v:imagedata r:id="rId17" o:title=""/>
                  </v:shape>
                  <v:shape id="Graphic 765" o:spid="_x0000_s2290" style="position:absolute;left:5334;top:1592;width:2895;height:14205;visibility:visible;mso-wrap-style:square;v-text-anchor:top" coordsize="289560,142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" path="m,1420151r289341,l289341,,,,,1420151xe" filled="f" strokecolor="#ec7c30" strokeweight=".02433mm">
                    <v:path arrowok="t"/>
                  </v:shape>
                  <v:shape id="Textbox 766" o:spid="_x0000_s2291" type="#_x0000_t202" style="position:absolute;left:5807;top:571;width:20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rI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dPXmbw9008Qa5+AQAA//8DAFBLAQItABQABgAIAAAAIQDb4fbL7gAAAIUBAAATAAAAAAAAAAAA&#10;AAAAAAAAAABbQ29udGVudF9UeXBlc10ueG1sUEsBAi0AFAAGAAgAAAAhAFr0LFu/AAAAFQEAAAsA&#10;AAAAAAAAAAAAAAAAHwEAAF9yZWxzLy5yZWxzUEsBAi0AFAAGAAgAAAAhACRNesjEAAAA3QAAAA8A&#10;AAAAAAAAAAAAAAAABwIAAGRycy9kb3ducmV2LnhtbFBLBQYAAAAAAwADALcAAAD4AgAAAAA=&#10;" filled="f" stroked="f">
                    <v:textbox inset="0,0,0,0">
                      <w:txbxContent>
                        <w:p w14:paraId="4B9CF810" w14:textId="77777777" w:rsidR="009D3118" w:rsidRDefault="009D3118">
                          <w:pPr>
                            <w:spacing w:line="133" w:lineRule="exact"/>
                            <w:rPr>
                              <w:del w:id="1138" w:author="Author" w:date="2024-02-01T10:43:00Z"/>
                              <w:rFonts w:ascii="Verdana"/>
                              <w:sz w:val="15"/>
                            </w:rPr>
                          </w:pPr>
                          <w:del w:id="1139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delText>99%</w:delText>
                            </w:r>
                          </w:del>
                        </w:p>
                      </w:txbxContent>
                    </v:textbox>
                  </v:shape>
                  <v:shape id="Textbox 767" o:spid="_x0000_s2292" type="#_x0000_t202" style="position:absolute;left:9702;top:14773;width:1960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66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6Vlw5RsZQS/+AAAA//8DAFBLAQItABQABgAIAAAAIQDb4fbL7gAAAIUBAAATAAAAAAAA&#10;AAAAAAAAAAAAAABbQ29udGVudF9UeXBlc10ueG1sUEsBAi0AFAAGAAgAAAAhAFr0LFu/AAAAFQEA&#10;AAsAAAAAAAAAAAAAAAAAHwEAAF9yZWxzLy5yZWxzUEsBAi0AFAAGAAgAAAAhAFXS7rrHAAAA3QAA&#10;AA8AAAAAAAAAAAAAAAAABwIAAGRycy9kb3ducmV2LnhtbFBLBQYAAAAAAwADALcAAAD7AgAAAAA=&#10;" filled="f" stroked="f">
                    <v:textbox inset="0,0,0,0">
                      <w:txbxContent>
                        <w:p w14:paraId="7A32CC6D" w14:textId="77777777" w:rsidR="009D3118" w:rsidRDefault="009D3118">
                          <w:pPr>
                            <w:tabs>
                              <w:tab w:val="left" w:pos="569"/>
                              <w:tab w:val="left" w:pos="1139"/>
                              <w:tab w:val="left" w:pos="1708"/>
                              <w:tab w:val="left" w:pos="2278"/>
                              <w:tab w:val="left" w:pos="2847"/>
                            </w:tabs>
                            <w:spacing w:line="133" w:lineRule="exact"/>
                            <w:rPr>
                              <w:del w:id="1140" w:author="Author" w:date="2024-02-01T10:43:00Z"/>
                              <w:rFonts w:ascii="Verdana"/>
                              <w:sz w:val="15"/>
                            </w:rPr>
                          </w:pPr>
                          <w:del w:id="1141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delText>0%</w:delTex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delText>0%</w:delTex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delText>0%</w:delTex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delText>0%</w:delTex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delText>0%</w:delTex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delText>0%</w:delText>
                            </w:r>
                          </w:del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1142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15775232" behindDoc="0" locked="0" layoutInCell="1" allowOverlap="1" wp14:anchorId="7DF417D1" wp14:editId="1842A5B7">
                  <wp:simplePos x="0" y="0"/>
                  <wp:positionH relativeFrom="page">
                    <wp:posOffset>2550651</wp:posOffset>
                  </wp:positionH>
                  <wp:positionV relativeFrom="paragraph">
                    <wp:posOffset>-132735</wp:posOffset>
                  </wp:positionV>
                  <wp:extent cx="3137535" cy="1610360"/>
                  <wp:effectExtent l="0" t="0" r="0" b="0"/>
                  <wp:wrapNone/>
                  <wp:docPr id="704" name="Group 7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137535" cy="1610360"/>
                            <a:chOff x="0" y="0"/>
                            <a:chExt cx="3137535" cy="1610360"/>
                          </a:xfrm>
                        </wpg:grpSpPr>
                        <wps:wsp>
                          <wps:cNvPr id="706" name="Graphic 705"/>
                          <wps:cNvSpPr/>
                          <wps:spPr>
                            <a:xfrm>
                              <a:off x="316396" y="3505"/>
                              <a:ext cx="1270" cy="143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43510">
                                  <a:moveTo>
                                    <a:pt x="0" y="0"/>
                                  </a:moveTo>
                                  <a:lnTo>
                                    <a:pt x="0" y="143264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" name="Graphic 706"/>
                          <wps:cNvSpPr/>
                          <wps:spPr>
                            <a:xfrm>
                              <a:off x="31639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" name="Graphic 707"/>
                          <wps:cNvSpPr/>
                          <wps:spPr>
                            <a:xfrm>
                              <a:off x="31639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Graphic 708"/>
                          <wps:cNvSpPr/>
                          <wps:spPr>
                            <a:xfrm>
                              <a:off x="678074" y="3505"/>
                              <a:ext cx="1270" cy="156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6210">
                                  <a:moveTo>
                                    <a:pt x="0" y="0"/>
                                  </a:moveTo>
                                  <a:lnTo>
                                    <a:pt x="0" y="155759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Graphic 709"/>
                          <wps:cNvSpPr/>
                          <wps:spPr>
                            <a:xfrm>
                              <a:off x="678074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" name="Graphic 710"/>
                          <wps:cNvSpPr/>
                          <wps:spPr>
                            <a:xfrm>
                              <a:off x="678074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2" name="Graphic 711"/>
                          <wps:cNvSpPr/>
                          <wps:spPr>
                            <a:xfrm>
                              <a:off x="1039751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" name="Graphic 712"/>
                          <wps:cNvSpPr/>
                          <wps:spPr>
                            <a:xfrm>
                              <a:off x="103975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4" name="Graphic 713"/>
                          <wps:cNvSpPr/>
                          <wps:spPr>
                            <a:xfrm>
                              <a:off x="103975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5" name="Graphic 714"/>
                          <wps:cNvSpPr/>
                          <wps:spPr>
                            <a:xfrm>
                              <a:off x="1401429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6" name="Graphic 715"/>
                          <wps:cNvSpPr/>
                          <wps:spPr>
                            <a:xfrm>
                              <a:off x="1401429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7" name="Graphic 716"/>
                          <wps:cNvSpPr/>
                          <wps:spPr>
                            <a:xfrm>
                              <a:off x="1401429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Graphic 717"/>
                          <wps:cNvSpPr/>
                          <wps:spPr>
                            <a:xfrm>
                              <a:off x="1763106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9" name="Graphic 718"/>
                          <wps:cNvSpPr/>
                          <wps:spPr>
                            <a:xfrm>
                              <a:off x="176310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Graphic 719"/>
                          <wps:cNvSpPr/>
                          <wps:spPr>
                            <a:xfrm>
                              <a:off x="176310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Graphic 720"/>
                          <wps:cNvSpPr/>
                          <wps:spPr>
                            <a:xfrm>
                              <a:off x="2124783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2" name="Graphic 721"/>
                          <wps:cNvSpPr/>
                          <wps:spPr>
                            <a:xfrm>
                              <a:off x="2124783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3" name="Graphic 722"/>
                          <wps:cNvSpPr/>
                          <wps:spPr>
                            <a:xfrm>
                              <a:off x="2124783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" name="Graphic 723"/>
                          <wps:cNvSpPr/>
                          <wps:spPr>
                            <a:xfrm>
                              <a:off x="2486461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Graphic 724"/>
                          <wps:cNvSpPr/>
                          <wps:spPr>
                            <a:xfrm>
                              <a:off x="248646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" name="Graphic 725"/>
                          <wps:cNvSpPr/>
                          <wps:spPr>
                            <a:xfrm>
                              <a:off x="248646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7" name="Graphic 726"/>
                          <wps:cNvSpPr/>
                          <wps:spPr>
                            <a:xfrm>
                              <a:off x="2848138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Graphic 727"/>
                          <wps:cNvSpPr/>
                          <wps:spPr>
                            <a:xfrm>
                              <a:off x="2848138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Graphic 728"/>
                          <wps:cNvSpPr/>
                          <wps:spPr>
                            <a:xfrm>
                              <a:off x="2848138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0" name="Graphic 729"/>
                          <wps:cNvSpPr/>
                          <wps:spPr>
                            <a:xfrm>
                              <a:off x="30671" y="1579415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Graphic 730"/>
                          <wps:cNvSpPr/>
                          <wps:spPr>
                            <a:xfrm>
                              <a:off x="0" y="157941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Graphic 731"/>
                          <wps:cNvSpPr/>
                          <wps:spPr>
                            <a:xfrm>
                              <a:off x="0" y="157941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Graphic 732"/>
                          <wps:cNvSpPr/>
                          <wps:spPr>
                            <a:xfrm>
                              <a:off x="30671" y="1349622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" name="Graphic 733"/>
                          <wps:cNvSpPr/>
                          <wps:spPr>
                            <a:xfrm>
                              <a:off x="0" y="1349622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5" name="Graphic 734"/>
                          <wps:cNvSpPr/>
                          <wps:spPr>
                            <a:xfrm>
                              <a:off x="0" y="1349622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6" name="Graphic 735"/>
                          <wps:cNvSpPr/>
                          <wps:spPr>
                            <a:xfrm>
                              <a:off x="30671" y="1119829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7" name="Graphic 736"/>
                          <wps:cNvSpPr/>
                          <wps:spPr>
                            <a:xfrm>
                              <a:off x="0" y="111982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Graphic 737"/>
                          <wps:cNvSpPr/>
                          <wps:spPr>
                            <a:xfrm>
                              <a:off x="0" y="111982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9" name="Graphic 738"/>
                          <wps:cNvSpPr/>
                          <wps:spPr>
                            <a:xfrm>
                              <a:off x="30671" y="890035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0" name="Graphic 739"/>
                          <wps:cNvSpPr/>
                          <wps:spPr>
                            <a:xfrm>
                              <a:off x="0" y="89003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1" name="Graphic 740"/>
                          <wps:cNvSpPr/>
                          <wps:spPr>
                            <a:xfrm>
                              <a:off x="0" y="89003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2" name="Graphic 741"/>
                          <wps:cNvSpPr/>
                          <wps:spPr>
                            <a:xfrm>
                              <a:off x="30671" y="660242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3" name="Graphic 742"/>
                          <wps:cNvSpPr/>
                          <wps:spPr>
                            <a:xfrm>
                              <a:off x="0" y="660242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4" name="Graphic 743"/>
                          <wps:cNvSpPr/>
                          <wps:spPr>
                            <a:xfrm>
                              <a:off x="0" y="660242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5" name="Graphic 744"/>
                          <wps:cNvSpPr/>
                          <wps:spPr>
                            <a:xfrm>
                              <a:off x="30671" y="430449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6" name="Graphic 745"/>
                          <wps:cNvSpPr/>
                          <wps:spPr>
                            <a:xfrm>
                              <a:off x="0" y="43044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7" name="Graphic 746"/>
                          <wps:cNvSpPr/>
                          <wps:spPr>
                            <a:xfrm>
                              <a:off x="0" y="43044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8" name="Graphic 747"/>
                          <wps:cNvSpPr/>
                          <wps:spPr>
                            <a:xfrm>
                              <a:off x="30671" y="200655"/>
                              <a:ext cx="31032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>
                                  <a:moveTo>
                                    <a:pt x="0" y="0"/>
                                  </a:moveTo>
                                  <a:lnTo>
                                    <a:pt x="141054" y="0"/>
                                  </a:lnTo>
                                </a:path>
                                <a:path w="3103245">
                                  <a:moveTo>
                                    <a:pt x="430396" y="0"/>
                                  </a:moveTo>
                                  <a:lnTo>
                                    <a:pt x="502731" y="0"/>
                                  </a:lnTo>
                                </a:path>
                                <a:path w="3103245">
                                  <a:moveTo>
                                    <a:pt x="792073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9" name="Graphic 748"/>
                          <wps:cNvSpPr/>
                          <wps:spPr>
                            <a:xfrm>
                              <a:off x="0" y="20065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" name="Graphic 749"/>
                          <wps:cNvSpPr/>
                          <wps:spPr>
                            <a:xfrm>
                              <a:off x="0" y="20065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1" name="Graphic 750"/>
                          <wps:cNvSpPr/>
                          <wps:spPr>
                            <a:xfrm>
                              <a:off x="171726" y="146769"/>
                              <a:ext cx="289560" cy="14331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 h="1433195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32645"/>
                                  </a:lnTo>
                                  <a:lnTo>
                                    <a:pt x="289341" y="1432645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5E5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2" name="Graphic 751"/>
                          <wps:cNvSpPr/>
                          <wps:spPr>
                            <a:xfrm>
                              <a:off x="895080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3" name="Graphic 752"/>
                          <wps:cNvSpPr/>
                          <wps:spPr>
                            <a:xfrm>
                              <a:off x="895080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4" name="Graphic 753"/>
                          <wps:cNvSpPr/>
                          <wps:spPr>
                            <a:xfrm>
                              <a:off x="1256758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5" name="Graphic 754"/>
                          <wps:cNvSpPr/>
                          <wps:spPr>
                            <a:xfrm>
                              <a:off x="1256758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" name="Graphic 755"/>
                          <wps:cNvSpPr/>
                          <wps:spPr>
                            <a:xfrm>
                              <a:off x="1618435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7" name="Graphic 756"/>
                          <wps:cNvSpPr/>
                          <wps:spPr>
                            <a:xfrm>
                              <a:off x="1618435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8" name="Graphic 757"/>
                          <wps:cNvSpPr/>
                          <wps:spPr>
                            <a:xfrm>
                              <a:off x="1980112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9" name="Graphic 758"/>
                          <wps:cNvSpPr/>
                          <wps:spPr>
                            <a:xfrm>
                              <a:off x="1980112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0" name="Graphic 759"/>
                          <wps:cNvSpPr/>
                          <wps:spPr>
                            <a:xfrm>
                              <a:off x="2341790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1" name="Graphic 760"/>
                          <wps:cNvSpPr/>
                          <wps:spPr>
                            <a:xfrm>
                              <a:off x="2341790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2" name="Graphic 761"/>
                          <wps:cNvSpPr/>
                          <wps:spPr>
                            <a:xfrm>
                              <a:off x="2703467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2893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89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3" name="Graphic 762"/>
                          <wps:cNvSpPr/>
                          <wps:spPr>
                            <a:xfrm>
                              <a:off x="2703467" y="1579415"/>
                              <a:ext cx="28956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>
                                  <a:moveTo>
                                    <a:pt x="0" y="0"/>
                                  </a:move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4" name="Graphic 763"/>
                          <wps:cNvSpPr/>
                          <wps:spPr>
                            <a:xfrm>
                              <a:off x="30671" y="3505"/>
                              <a:ext cx="3103245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03245"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  <a:path w="3103245" h="1576070">
                                  <a:moveTo>
                                    <a:pt x="3103191" y="1575910"/>
                                  </a:moveTo>
                                  <a:lnTo>
                                    <a:pt x="3103191" y="0"/>
                                  </a:lnTo>
                                </a:path>
                                <a:path w="3103245" h="1576070">
                                  <a:moveTo>
                                    <a:pt x="0" y="1575910"/>
                                  </a:moveTo>
                                  <a:lnTo>
                                    <a:pt x="3103191" y="1575910"/>
                                  </a:lnTo>
                                </a:path>
                                <a:path w="3103245" h="1576070">
                                  <a:moveTo>
                                    <a:pt x="0" y="0"/>
                                  </a:moveTo>
                                  <a:lnTo>
                                    <a:pt x="3103191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65" name="Image 764"/>
                            <pic:cNvPicPr/>
                          </pic:nvPicPr>
                          <pic:blipFill>
                            <a:blip r:embed="rId16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3403" y="159264"/>
                              <a:ext cx="289341" cy="142015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66" name="Graphic 765"/>
                          <wps:cNvSpPr/>
                          <wps:spPr>
                            <a:xfrm>
                              <a:off x="533403" y="159264"/>
                              <a:ext cx="289560" cy="1420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560" h="1420495">
                                  <a:moveTo>
                                    <a:pt x="0" y="1420151"/>
                                  </a:moveTo>
                                  <a:lnTo>
                                    <a:pt x="289341" y="1420151"/>
                                  </a:lnTo>
                                  <a:lnTo>
                                    <a:pt x="2893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20151"/>
                                  </a:lnTo>
                                  <a:close/>
                                </a:path>
                              </a:pathLst>
                            </a:custGeom>
                            <a:ln w="876">
                              <a:solidFill>
                                <a:srgbClr val="EC7C3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7" name="Textbox 766"/>
                          <wps:cNvSpPr txBox="1"/>
                          <wps:spPr>
                            <a:xfrm>
                              <a:off x="580718" y="57158"/>
                              <a:ext cx="20764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4F2A299" w14:textId="77777777" w:rsidR="009D3118" w:rsidRDefault="009D3118">
                                <w:pPr>
                                  <w:spacing w:line="133" w:lineRule="exact"/>
                                  <w:rPr>
                                    <w:ins w:id="1143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ins w:id="1144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t>99%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768" name="Textbox 767"/>
                          <wps:cNvSpPr txBox="1"/>
                          <wps:spPr>
                            <a:xfrm>
                              <a:off x="970260" y="1477310"/>
                              <a:ext cx="196024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C5674CE" w14:textId="77777777" w:rsidR="009D3118" w:rsidRDefault="009D3118">
                                <w:pPr>
                                  <w:tabs>
                                    <w:tab w:val="left" w:pos="569"/>
                                    <w:tab w:val="left" w:pos="1139"/>
                                    <w:tab w:val="left" w:pos="1708"/>
                                    <w:tab w:val="left" w:pos="2278"/>
                                    <w:tab w:val="left" w:pos="2847"/>
                                  </w:tabs>
                                  <w:spacing w:line="133" w:lineRule="exact"/>
                                  <w:rPr>
                                    <w:ins w:id="1145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ins w:id="1146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t>0%</w: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t>0%</w: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t>0%</w: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t>0%</w: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t>0%</w: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t>0%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7DF417D1" id="Group 704" o:spid="_x0000_s2293" style="position:absolute;left:0;text-align:left;margin-left:200.85pt;margin-top:-10.45pt;width:247.05pt;height:126.8pt;z-index:15775232;mso-wrap-distance-left:0;mso-wrap-distance-right:0;mso-position-horizontal-relative:page" coordsize="31375,16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">
                  <v:shape id="Graphic 705" o:spid="_x0000_s2294" style="position:absolute;left:3163;top:35;width:13;height:1435;visibility:visible;mso-wrap-style:square;v-text-anchor:top" coordsize="1270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" path="m,l,143264e" filled="f" strokecolor="#748d99" strokeweight=".19472mm">
                    <v:path arrowok="t"/>
                  </v:shape>
                  <v:shape id="Graphic 706" o:spid="_x0000_s2295" style="position:absolute;left:3163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" path="m,l,30671e" fillcolor="black" stroked="f">
                    <v:path arrowok="t"/>
                  </v:shape>
                  <v:shape id="Graphic 707" o:spid="_x0000_s2296" style="position:absolute;left:3163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" path="m,l,30671e" filled="f" strokeweight=".19472mm">
                    <v:path arrowok="t"/>
                  </v:shape>
                  <v:shape id="Graphic 708" o:spid="_x0000_s2297" style="position:absolute;left:6780;top:35;width:13;height:1562;visibility:visible;mso-wrap-style:square;v-text-anchor:top" coordsize="127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" path="m,l,155759e" filled="f" strokecolor="#748d99" strokeweight=".19472mm">
                    <v:path arrowok="t"/>
                  </v:shape>
                  <v:shape id="Graphic 709" o:spid="_x0000_s2298" style="position:absolute;left:6780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" path="m,l,30671e" fillcolor="black" stroked="f">
                    <v:path arrowok="t"/>
                  </v:shape>
                  <v:shape id="Graphic 710" o:spid="_x0000_s2299" style="position:absolute;left:6780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" path="m,l,30671e" filled="f" strokeweight=".19472mm">
                    <v:path arrowok="t"/>
                  </v:shape>
                  <v:shape id="Graphic 711" o:spid="_x0000_s2300" style="position:absolute;left:10397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" path="m,1575910l,e" filled="f" strokecolor="#748d99" strokeweight=".19472mm">
                    <v:path arrowok="t"/>
                  </v:shape>
                  <v:shape id="Graphic 712" o:spid="_x0000_s2301" style="position:absolute;left:1039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" path="m,l,30671e" fillcolor="black" stroked="f">
                    <v:path arrowok="t"/>
                  </v:shape>
                  <v:shape id="Graphic 713" o:spid="_x0000_s2302" style="position:absolute;left:1039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" path="m,l,30671e" filled="f" strokeweight=".19472mm">
                    <v:path arrowok="t"/>
                  </v:shape>
                  <v:shape id="Graphic 714" o:spid="_x0000_s2303" style="position:absolute;left:14014;top:35;width:12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" path="m,1575910l,e" filled="f" strokecolor="#748d99" strokeweight=".19472mm">
                    <v:path arrowok="t"/>
                  </v:shape>
                  <v:shape id="Graphic 715" o:spid="_x0000_s2304" style="position:absolute;left:14014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" path="m,l,30671e" fillcolor="black" stroked="f">
                    <v:path arrowok="t"/>
                  </v:shape>
                  <v:shape id="Graphic 716" o:spid="_x0000_s2305" style="position:absolute;left:14014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" path="m,l,30671e" filled="f" strokeweight=".19472mm">
                    <v:path arrowok="t"/>
                  </v:shape>
                  <v:shape id="Graphic 717" o:spid="_x0000_s2306" style="position:absolute;left:17631;top:35;width:12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" path="m,1575910l,e" filled="f" strokecolor="#748d99" strokeweight=".19472mm">
                    <v:path arrowok="t"/>
                  </v:shape>
                  <v:shape id="Graphic 718" o:spid="_x0000_s2307" style="position:absolute;left:17631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" path="m,l,30671e" fillcolor="black" stroked="f">
                    <v:path arrowok="t"/>
                  </v:shape>
                  <v:shape id="Graphic 719" o:spid="_x0000_s2308" style="position:absolute;left:17631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" path="m,l,30671e" filled="f" strokeweight=".19472mm">
                    <v:path arrowok="t"/>
                  </v:shape>
                  <v:shape id="Graphic 720" o:spid="_x0000_s2309" style="position:absolute;left:21247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" path="m,1575910l,e" filled="f" strokecolor="#748d99" strokeweight=".19472mm">
                    <v:path arrowok="t"/>
                  </v:shape>
                  <v:shape id="Graphic 721" o:spid="_x0000_s2310" style="position:absolute;left:2124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" path="m,l,30671e" fillcolor="black" stroked="f">
                    <v:path arrowok="t"/>
                  </v:shape>
                  <v:shape id="Graphic 722" o:spid="_x0000_s2311" style="position:absolute;left:2124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" path="m,l,30671e" filled="f" strokeweight=".19472mm">
                    <v:path arrowok="t"/>
                  </v:shape>
                  <v:shape id="Graphic 723" o:spid="_x0000_s2312" style="position:absolute;left:24864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" path="m,1575910l,e" filled="f" strokecolor="#748d99" strokeweight=".19472mm">
                    <v:path arrowok="t"/>
                  </v:shape>
                  <v:shape id="Graphic 724" o:spid="_x0000_s2313" style="position:absolute;left:24864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" path="m,l,30671e" fillcolor="black" stroked="f">
                    <v:path arrowok="t"/>
                  </v:shape>
                  <v:shape id="Graphic 725" o:spid="_x0000_s2314" style="position:absolute;left:24864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" path="m,l,30671e" filled="f" strokeweight=".19472mm">
                    <v:path arrowok="t"/>
                  </v:shape>
                  <v:shape id="Graphic 726" o:spid="_x0000_s2315" style="position:absolute;left:28481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" path="m,1575910l,e" filled="f" strokecolor="#748d99" strokeweight=".19472mm">
                    <v:path arrowok="t"/>
                  </v:shape>
                  <v:shape id="Graphic 727" o:spid="_x0000_s2316" style="position:absolute;left:28481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" path="m,l,30671e" fillcolor="black" stroked="f">
                    <v:path arrowok="t"/>
                  </v:shape>
                  <v:shape id="Graphic 728" o:spid="_x0000_s2317" style="position:absolute;left:28481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" path="m,l,30671e" filled="f" strokeweight=".19472mm">
                    <v:path arrowok="t"/>
                  </v:shape>
                  <v:shape id="Graphic 729" o:spid="_x0000_s2318" style="position:absolute;left:306;top:15794;width:31033;height:12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" path="m,l3103191,e" filled="f" strokecolor="#748d99" strokeweight=".19472mm">
                    <v:path arrowok="t"/>
                  </v:shape>
                  <v:shape id="Graphic 730" o:spid="_x0000_s2319" style="position:absolute;top:15794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" path="m30671,l,e" fillcolor="black" stroked="f">
                    <v:path arrowok="t"/>
                  </v:shape>
                  <v:shape id="Graphic 731" o:spid="_x0000_s2320" style="position:absolute;top:15794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" path="m30671,l,e" filled="f" strokeweight=".19472mm">
                    <v:path arrowok="t"/>
                  </v:shape>
                  <v:shape id="Graphic 732" o:spid="_x0000_s2321" style="position:absolute;left:306;top:13496;width:31033;height:12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" path="m,l141054,em430396,r72335,em792073,l3103191,e" filled="f" strokecolor="#748d99" strokeweight=".19472mm">
                    <v:path arrowok="t"/>
                  </v:shape>
                  <v:shape id="Graphic 733" o:spid="_x0000_s2322" style="position:absolute;top:13496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" path="m30671,l,e" fillcolor="black" stroked="f">
                    <v:path arrowok="t"/>
                  </v:shape>
                  <v:shape id="Graphic 734" o:spid="_x0000_s2323" style="position:absolute;top:13496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" path="m30671,l,e" filled="f" strokeweight=".19472mm">
                    <v:path arrowok="t"/>
                  </v:shape>
                  <v:shape id="Graphic 735" o:spid="_x0000_s2324" style="position:absolute;left:306;top:11198;width:31033;height:12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" path="m,l141054,em430396,r72335,em792073,l3103191,e" filled="f" strokecolor="#748d99" strokeweight=".19472mm">
                    <v:path arrowok="t"/>
                  </v:shape>
                  <v:shape id="Graphic 736" o:spid="_x0000_s2325" style="position:absolute;top:11198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" path="m30671,l,e" fillcolor="black" stroked="f">
                    <v:path arrowok="t"/>
                  </v:shape>
                  <v:shape id="Graphic 737" o:spid="_x0000_s2326" style="position:absolute;top:11198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" path="m30671,l,e" filled="f" strokeweight=".19472mm">
                    <v:path arrowok="t"/>
                  </v:shape>
                  <v:shape id="Graphic 738" o:spid="_x0000_s2327" style="position:absolute;left:306;top:8900;width:31033;height:13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" path="m430396,r72335,em792073,l3103191,em,l141054,e" filled="f" strokecolor="#748d99" strokeweight=".19472mm">
                    <v:path arrowok="t"/>
                  </v:shape>
                  <v:shape id="Graphic 739" o:spid="_x0000_s2328" style="position:absolute;top:8900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" path="m30671,l,e" fillcolor="black" stroked="f">
                    <v:path arrowok="t"/>
                  </v:shape>
                  <v:shape id="Graphic 740" o:spid="_x0000_s2329" style="position:absolute;top:8900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" path="m30671,l,e" filled="f" strokeweight=".19472mm">
                    <v:path arrowok="t"/>
                  </v:shape>
                  <v:shape id="Graphic 741" o:spid="_x0000_s2330" style="position:absolute;left:306;top:6602;width:31033;height:13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" path="m,l141054,em430396,r72335,em792073,l3103191,e" filled="f" strokecolor="#748d99" strokeweight=".19472mm">
                    <v:path arrowok="t"/>
                  </v:shape>
                  <v:shape id="Graphic 742" o:spid="_x0000_s2331" style="position:absolute;top:6602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" path="m30671,l,e" fillcolor="black" stroked="f">
                    <v:path arrowok="t"/>
                  </v:shape>
                  <v:shape id="Graphic 743" o:spid="_x0000_s2332" style="position:absolute;top:6602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" path="m30671,l,e" filled="f" strokeweight=".19472mm">
                    <v:path arrowok="t"/>
                  </v:shape>
                  <v:shape id="Graphic 744" o:spid="_x0000_s2333" style="position:absolute;left:306;top:4304;width:31033;height:13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" path="m,l141054,em430396,r72335,em792073,l3103191,e" filled="f" strokecolor="#748d99" strokeweight=".19472mm">
                    <v:path arrowok="t"/>
                  </v:shape>
                  <v:shape id="Graphic 745" o:spid="_x0000_s2334" style="position:absolute;top:4304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" path="m30671,l,e" fillcolor="black" stroked="f">
                    <v:path arrowok="t"/>
                  </v:shape>
                  <v:shape id="Graphic 746" o:spid="_x0000_s2335" style="position:absolute;top:4304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" path="m30671,l,e" filled="f" strokeweight=".19472mm">
                    <v:path arrowok="t"/>
                  </v:shape>
                  <v:shape id="Graphic 747" o:spid="_x0000_s2336" style="position:absolute;left:306;top:2006;width:31033;height:13;visibility:visible;mso-wrap-style:square;v-text-anchor:top" coordsize="310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" path="m,l141054,em430396,r72335,em792073,l3103191,e" filled="f" strokecolor="#748d99" strokeweight=".19472mm">
                    <v:path arrowok="t"/>
                  </v:shape>
                  <v:shape id="Graphic 748" o:spid="_x0000_s2337" style="position:absolute;top:2006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" path="m30671,l,e" fillcolor="black" stroked="f">
                    <v:path arrowok="t"/>
                  </v:shape>
                  <v:shape id="Graphic 749" o:spid="_x0000_s2338" style="position:absolute;top:2006;width:311;height:13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" path="m30671,l,e" filled="f" strokeweight=".19472mm">
                    <v:path arrowok="t"/>
                  </v:shape>
                  <v:shape id="Graphic 750" o:spid="_x0000_s2339" style="position:absolute;left:1717;top:1467;width:2895;height:14332;visibility:visible;mso-wrap-style:square;v-text-anchor:top" coordsize="289560,143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" path="m289341,l,,,1432645r289341,l289341,xe" fillcolor="#6c5e5b" stroked="f">
                    <v:path arrowok="t"/>
                  </v:shape>
                  <v:shape id="Graphic 751" o:spid="_x0000_s2340" style="position:absolute;left:8950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" path="m289341,l,,289341,xe" fillcolor="#ec7c30" stroked="f">
                    <v:path arrowok="t"/>
                  </v:shape>
                  <v:shape id="Graphic 752" o:spid="_x0000_s2341" style="position:absolute;left:8950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" path="m,l289341,,,xe" filled="f" strokecolor="#6c5e5b" strokeweight=".69pt">
                    <v:path arrowok="t"/>
                  </v:shape>
                  <v:shape id="Graphic 753" o:spid="_x0000_s2342" style="position:absolute;left:12567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" path="m289341,l,,289341,xe" fillcolor="#ec7c30" stroked="f">
                    <v:path arrowok="t"/>
                  </v:shape>
                  <v:shape id="Graphic 754" o:spid="_x0000_s2343" style="position:absolute;left:12567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" path="m,l289341,,,xe" filled="f" strokecolor="#6c5e5b" strokeweight=".69pt">
                    <v:path arrowok="t"/>
                  </v:shape>
                  <v:shape id="Graphic 755" o:spid="_x0000_s2344" style="position:absolute;left:16184;top:15794;width:2895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" path="m289341,l,,289341,xe" fillcolor="#ec7c30" stroked="f">
                    <v:path arrowok="t"/>
                  </v:shape>
                  <v:shape id="Graphic 756" o:spid="_x0000_s2345" style="position:absolute;left:16184;top:15794;width:2895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" path="m,l289341,,,xe" filled="f" strokecolor="#6c5e5b" strokeweight=".69pt">
                    <v:path arrowok="t"/>
                  </v:shape>
                  <v:shape id="Graphic 757" o:spid="_x0000_s2346" style="position:absolute;left:19801;top:15794;width:2895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" path="m289341,l,,289341,xe" fillcolor="#ec7c30" stroked="f">
                    <v:path arrowok="t"/>
                  </v:shape>
                  <v:shape id="Graphic 758" o:spid="_x0000_s2347" style="position:absolute;left:19801;top:15794;width:2895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" path="m,l289341,,,xe" filled="f" strokecolor="#6c5e5b" strokeweight=".69pt">
                    <v:path arrowok="t"/>
                  </v:shape>
                  <v:shape id="Graphic 759" o:spid="_x0000_s2348" style="position:absolute;left:23417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" path="m289341,l,,289341,xe" fillcolor="#ec7c30" stroked="f">
                    <v:path arrowok="t"/>
                  </v:shape>
                  <v:shape id="Graphic 760" o:spid="_x0000_s2349" style="position:absolute;left:23417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" path="m,l289341,,,xe" filled="f" strokecolor="#6c5e5b" strokeweight=".69pt">
                    <v:path arrowok="t"/>
                  </v:shape>
                  <v:shape id="Graphic 761" o:spid="_x0000_s2350" style="position:absolute;left:27034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" path="m289341,l,,289341,xe" fillcolor="#ec7c30" stroked="f">
                    <v:path arrowok="t"/>
                  </v:shape>
                  <v:shape id="Graphic 762" o:spid="_x0000_s2351" style="position:absolute;left:27034;top:15794;width:2896;height:12;visibility:visible;mso-wrap-style:square;v-text-anchor:top" coordsize="289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" path="m,l289341,,,xe" filled="f" strokecolor="#6c5e5b" strokeweight=".69pt">
                    <v:path arrowok="t"/>
                  </v:shape>
                  <v:shape id="Graphic 763" o:spid="_x0000_s2352" style="position:absolute;left:306;top:35;width:31033;height:15760;visibility:visible;mso-wrap-style:square;v-text-anchor:top" coordsize="3103245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" path="m,1575910l,em3103191,1575910l3103191,em,1575910r3103191,em,l3103191,e" filled="f" strokeweight=".19472mm">
                    <v:path arrowok="t"/>
                  </v:shape>
                  <v:shape id="Image 764" o:spid="_x0000_s2353" type="#_x0000_t75" style="position:absolute;left:5334;top:1592;width:2893;height:14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">
                    <v:imagedata r:id="rId17" o:title=""/>
                  </v:shape>
                  <v:shape id="Graphic 765" o:spid="_x0000_s2354" style="position:absolute;left:5334;top:1592;width:2895;height:14205;visibility:visible;mso-wrap-style:square;v-text-anchor:top" coordsize="289560,142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" path="m,1420151r289341,l289341,,,,,1420151xe" filled="f" strokecolor="#ec7c30" strokeweight=".02433mm">
                    <v:path arrowok="t"/>
                  </v:shape>
                  <v:shape id="Textbox 766" o:spid="_x0000_s2355" type="#_x0000_t202" style="position:absolute;left:5807;top:571;width:20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+7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" filled="f" stroked="f">
                    <v:textbox inset="0,0,0,0">
                      <w:txbxContent>
                        <w:p w14:paraId="74F2A299" w14:textId="77777777" w:rsidR="009D3118" w:rsidRDefault="009D3118">
                          <w:pPr>
                            <w:spacing w:line="133" w:lineRule="exact"/>
                            <w:rPr>
                              <w:ins w:id="1147" w:author="Author" w:date="2024-02-01T10:43:00Z"/>
                              <w:rFonts w:ascii="Verdana"/>
                              <w:sz w:val="15"/>
                            </w:rPr>
                          </w:pPr>
                          <w:ins w:id="1148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t>99%</w:t>
                            </w:r>
                          </w:ins>
                        </w:p>
                      </w:txbxContent>
                    </v:textbox>
                  </v:shape>
                  <v:shape id="Textbox 767" o:spid="_x0000_s2356" type="#_x0000_t202" style="position:absolute;left:9702;top:14773;width:1960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q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" filled="f" stroked="f">
                    <v:textbox inset="0,0,0,0">
                      <w:txbxContent>
                        <w:p w14:paraId="1C5674CE" w14:textId="77777777" w:rsidR="009D3118" w:rsidRDefault="009D3118">
                          <w:pPr>
                            <w:tabs>
                              <w:tab w:val="left" w:pos="569"/>
                              <w:tab w:val="left" w:pos="1139"/>
                              <w:tab w:val="left" w:pos="1708"/>
                              <w:tab w:val="left" w:pos="2278"/>
                              <w:tab w:val="left" w:pos="2847"/>
                            </w:tabs>
                            <w:spacing w:line="133" w:lineRule="exact"/>
                            <w:rPr>
                              <w:ins w:id="1149" w:author="Author" w:date="2024-02-01T10:43:00Z"/>
                              <w:rFonts w:ascii="Verdana"/>
                              <w:sz w:val="15"/>
                            </w:rPr>
                          </w:pPr>
                          <w:ins w:id="1150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t>0%</w: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t>0%</w: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t>0%</w: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t>0%</w: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t>0%</w: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t>0%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r w:rsidR="00FF3C28" w:rsidRPr="00E60ED9">
        <w:rPr>
          <w:rFonts w:ascii="Verdana"/>
          <w:spacing w:val="-5"/>
          <w:sz w:val="15"/>
        </w:rPr>
        <w:t>1.2</w:t>
      </w:r>
    </w:p>
    <w:p w14:paraId="68949992" w14:textId="77777777" w:rsidR="007F257B" w:rsidRPr="00E60ED9" w:rsidRDefault="007F257B">
      <w:pPr>
        <w:pStyle w:val="Textkrper"/>
        <w:spacing w:before="10"/>
        <w:rPr>
          <w:rFonts w:ascii="Verdana"/>
          <w:sz w:val="14"/>
        </w:rPr>
      </w:pPr>
    </w:p>
    <w:p w14:paraId="27D45A86" w14:textId="77777777" w:rsidR="007F257B" w:rsidRPr="00E60ED9" w:rsidRDefault="00FF3C28">
      <w:pPr>
        <w:ind w:left="2707"/>
        <w:rPr>
          <w:rFonts w:ascii="Verdana"/>
          <w:sz w:val="15"/>
        </w:rPr>
      </w:pPr>
      <w:r w:rsidRPr="00E60ED9">
        <w:rPr>
          <w:rFonts w:ascii="Verdana"/>
          <w:spacing w:val="-5"/>
          <w:sz w:val="15"/>
        </w:rPr>
        <w:t>1.0</w:t>
      </w:r>
    </w:p>
    <w:p w14:paraId="18A1810D" w14:textId="77777777" w:rsidR="007F257B" w:rsidRPr="00E60ED9" w:rsidRDefault="007F257B">
      <w:pPr>
        <w:pStyle w:val="Textkrper"/>
        <w:spacing w:before="9"/>
        <w:rPr>
          <w:rFonts w:ascii="Verdana"/>
          <w:sz w:val="14"/>
        </w:rPr>
      </w:pPr>
    </w:p>
    <w:p w14:paraId="06E0964F" w14:textId="77777777" w:rsidR="007F257B" w:rsidRPr="00E60ED9" w:rsidRDefault="00FF3C28">
      <w:pPr>
        <w:ind w:left="2707"/>
        <w:rPr>
          <w:rFonts w:ascii="Verdana"/>
          <w:sz w:val="15"/>
        </w:rPr>
      </w:pPr>
      <w:r w:rsidRPr="00E60ED9">
        <w:rPr>
          <w:rFonts w:ascii="Verdana"/>
          <w:spacing w:val="-5"/>
          <w:sz w:val="15"/>
        </w:rPr>
        <w:t>0.8</w:t>
      </w:r>
    </w:p>
    <w:p w14:paraId="70F30C38" w14:textId="77777777" w:rsidR="007F257B" w:rsidRPr="00E60ED9" w:rsidRDefault="007F257B">
      <w:pPr>
        <w:pStyle w:val="Textkrper"/>
        <w:spacing w:before="9"/>
        <w:rPr>
          <w:rFonts w:ascii="Verdana"/>
          <w:sz w:val="14"/>
        </w:rPr>
      </w:pPr>
    </w:p>
    <w:p w14:paraId="3728B109" w14:textId="77777777" w:rsidR="007F257B" w:rsidRPr="00E60ED9" w:rsidRDefault="00FF3C28">
      <w:pPr>
        <w:spacing w:before="1"/>
        <w:ind w:left="2707"/>
        <w:rPr>
          <w:rFonts w:ascii="Verdana"/>
          <w:sz w:val="15"/>
        </w:rPr>
      </w:pPr>
      <w:r w:rsidRPr="00E60ED9">
        <w:rPr>
          <w:rFonts w:ascii="Verdana"/>
          <w:spacing w:val="-5"/>
          <w:sz w:val="15"/>
        </w:rPr>
        <w:t>0.6</w:t>
      </w:r>
    </w:p>
    <w:p w14:paraId="2F1C874E" w14:textId="77777777" w:rsidR="007F257B" w:rsidRPr="00E60ED9" w:rsidRDefault="007F257B">
      <w:pPr>
        <w:pStyle w:val="Textkrper"/>
        <w:spacing w:before="9"/>
        <w:rPr>
          <w:rFonts w:ascii="Verdana"/>
          <w:sz w:val="14"/>
        </w:rPr>
      </w:pPr>
    </w:p>
    <w:p w14:paraId="747F776D" w14:textId="77777777" w:rsidR="007F257B" w:rsidRPr="00E60ED9" w:rsidRDefault="00FF3C28">
      <w:pPr>
        <w:ind w:left="2707"/>
        <w:rPr>
          <w:rFonts w:ascii="Verdana"/>
          <w:sz w:val="15"/>
        </w:rPr>
      </w:pPr>
      <w:r w:rsidRPr="00E60ED9">
        <w:rPr>
          <w:rFonts w:ascii="Verdana"/>
          <w:spacing w:val="-5"/>
          <w:sz w:val="15"/>
        </w:rPr>
        <w:t>0.4</w:t>
      </w:r>
    </w:p>
    <w:p w14:paraId="5915845C" w14:textId="77777777" w:rsidR="007F257B" w:rsidRPr="00E60ED9" w:rsidRDefault="007F257B">
      <w:pPr>
        <w:pStyle w:val="Textkrper"/>
        <w:spacing w:before="9"/>
        <w:rPr>
          <w:rFonts w:ascii="Verdana"/>
          <w:sz w:val="14"/>
        </w:rPr>
      </w:pPr>
    </w:p>
    <w:p w14:paraId="2983AFB0" w14:textId="77777777" w:rsidR="007F257B" w:rsidRPr="00E60ED9" w:rsidRDefault="00FF3C28">
      <w:pPr>
        <w:ind w:left="2707"/>
        <w:rPr>
          <w:rFonts w:ascii="Verdana"/>
          <w:sz w:val="15"/>
        </w:rPr>
      </w:pPr>
      <w:r w:rsidRPr="00E60ED9">
        <w:rPr>
          <w:rFonts w:ascii="Verdana"/>
          <w:spacing w:val="-5"/>
          <w:sz w:val="15"/>
        </w:rPr>
        <w:t>0.2</w:t>
      </w:r>
    </w:p>
    <w:p w14:paraId="3BF7CCDA" w14:textId="77777777" w:rsidR="007F257B" w:rsidRPr="00E60ED9" w:rsidRDefault="007F257B">
      <w:pPr>
        <w:pStyle w:val="Textkrper"/>
        <w:spacing w:before="10"/>
        <w:rPr>
          <w:rFonts w:ascii="Verdana"/>
          <w:sz w:val="14"/>
        </w:rPr>
      </w:pPr>
    </w:p>
    <w:p w14:paraId="2C7A9FD6" w14:textId="77777777" w:rsidR="007F257B" w:rsidRPr="00E60ED9" w:rsidRDefault="00FF3C28">
      <w:pPr>
        <w:ind w:left="2707"/>
        <w:rPr>
          <w:rFonts w:ascii="Verdana"/>
          <w:sz w:val="15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4FDC208A" wp14:editId="4AD93DC7">
                <wp:simplePos x="0" y="0"/>
                <wp:positionH relativeFrom="page">
                  <wp:posOffset>2729595</wp:posOffset>
                </wp:positionH>
                <wp:positionV relativeFrom="paragraph">
                  <wp:posOffset>241640</wp:posOffset>
                </wp:positionV>
                <wp:extent cx="205104" cy="87630"/>
                <wp:effectExtent l="0" t="0" r="0" b="0"/>
                <wp:wrapNone/>
                <wp:docPr id="636" name="Textbox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0510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99872D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15"/>
                              </w:rPr>
                              <w:t>Total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C208A" id="Textbox 768" o:spid="_x0000_s2357" type="#_x0000_t202" style="position:absolute;left:0;text-align:left;margin-left:214.95pt;margin-top:19.05pt;width:16.15pt;height:6.9pt;rotation:-45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" filled="f" stroked="f">
                <v:path arrowok="t"/>
                <v:textbox inset="0,0,0,0">
                  <w:txbxContent>
                    <w:p w14:paraId="1199872D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6"/>
                          <w:w w:val="90"/>
                          <w:sz w:val="15"/>
                        </w:rPr>
                        <w:t>Total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7792" behindDoc="0" locked="0" layoutInCell="1" allowOverlap="1" wp14:anchorId="0B23C780" wp14:editId="76A9228F">
                <wp:simplePos x="0" y="0"/>
                <wp:positionH relativeFrom="page">
                  <wp:posOffset>2721244</wp:posOffset>
                </wp:positionH>
                <wp:positionV relativeFrom="paragraph">
                  <wp:posOffset>311178</wp:posOffset>
                </wp:positionV>
                <wp:extent cx="360045" cy="87630"/>
                <wp:effectExtent l="0" t="0" r="0" b="0"/>
                <wp:wrapNone/>
                <wp:docPr id="769" name="Text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600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57C3E2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demand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3C780" id="Textbox 769" o:spid="_x0000_s2358" type="#_x0000_t202" style="position:absolute;left:0;text-align:left;margin-left:214.25pt;margin-top:24.5pt;width:28.35pt;height:6.9pt;rotation:-45;z-index: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" filled="f" stroked="f">
                <v:path arrowok="t"/>
                <v:textbox inset="0,0,0,0">
                  <w:txbxContent>
                    <w:p w14:paraId="3957C3E2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demand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519FB678" wp14:editId="7727F06F">
                <wp:simplePos x="0" y="0"/>
                <wp:positionH relativeFrom="page">
                  <wp:posOffset>2960212</wp:posOffset>
                </wp:positionH>
                <wp:positionV relativeFrom="paragraph">
                  <wp:posOffset>279682</wp:posOffset>
                </wp:positionV>
                <wp:extent cx="466725" cy="87630"/>
                <wp:effectExtent l="0" t="0" r="0" b="0"/>
                <wp:wrapNone/>
                <wp:docPr id="770" name="Textbox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67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63BA0C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Production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FB678" id="Textbox 770" o:spid="_x0000_s2359" type="#_x0000_t202" style="position:absolute;left:0;text-align:left;margin-left:233.1pt;margin-top:22pt;width:36.75pt;height:6.9pt;rotation:-45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" filled="f" stroked="f">
                <v:path arrowok="t"/>
                <v:textbox inset="0,0,0,0">
                  <w:txbxContent>
                    <w:p w14:paraId="3663BA0C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Production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23FC02B" wp14:editId="72BC168C">
                <wp:simplePos x="0" y="0"/>
                <wp:positionH relativeFrom="page">
                  <wp:posOffset>3077838</wp:posOffset>
                </wp:positionH>
                <wp:positionV relativeFrom="paragraph">
                  <wp:posOffset>348896</wp:posOffset>
                </wp:positionV>
                <wp:extent cx="370205" cy="87630"/>
                <wp:effectExtent l="0" t="0" r="0" b="0"/>
                <wp:wrapNone/>
                <wp:docPr id="771" name="Textbox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702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8DBD89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capacity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FC02B" id="Textbox 771" o:spid="_x0000_s2360" type="#_x0000_t202" style="position:absolute;left:0;text-align:left;margin-left:242.35pt;margin-top:27.45pt;width:29.15pt;height:6.9pt;rotation:-45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" filled="f" stroked="f">
                <v:path arrowok="t"/>
                <v:textbox inset="0,0,0,0">
                  <w:txbxContent>
                    <w:p w14:paraId="328DBD89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capacity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9328" behindDoc="0" locked="0" layoutInCell="1" allowOverlap="1" wp14:anchorId="34B9EC66" wp14:editId="5BAEE27D">
                <wp:simplePos x="0" y="0"/>
                <wp:positionH relativeFrom="page">
                  <wp:posOffset>3398159</wp:posOffset>
                </wp:positionH>
                <wp:positionV relativeFrom="paragraph">
                  <wp:posOffset>250180</wp:posOffset>
                </wp:positionV>
                <wp:extent cx="383540" cy="87630"/>
                <wp:effectExtent l="0" t="0" r="0" b="0"/>
                <wp:wrapNone/>
                <wp:docPr id="772" name="Textbox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35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D8262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Net</w:t>
                            </w:r>
                            <w:r>
                              <w:rPr>
                                <w:rFonts w:ascii="Verdana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7"/>
                                <w:w w:val="95"/>
                                <w:sz w:val="15"/>
                              </w:rPr>
                              <w:t>Zero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9EC66" id="Textbox 772" o:spid="_x0000_s2361" type="#_x0000_t202" style="position:absolute;left:0;text-align:left;margin-left:267.55pt;margin-top:19.7pt;width:30.2pt;height:6.9pt;rotation:-45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" filled="f" stroked="f">
                <v:path arrowok="t"/>
                <v:textbox inset="0,0,0,0">
                  <w:txbxContent>
                    <w:p w14:paraId="3F7D8262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Net</w:t>
                      </w:r>
                      <w:r>
                        <w:rPr>
                          <w:rFonts w:ascii="Verdana"/>
                          <w:spacing w:val="-3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7"/>
                          <w:w w:val="95"/>
                          <w:sz w:val="15"/>
                        </w:rPr>
                        <w:t>Zero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9840" behindDoc="0" locked="0" layoutInCell="1" allowOverlap="1" wp14:anchorId="5F33C2A7" wp14:editId="5FBF7A6D">
                <wp:simplePos x="0" y="0"/>
                <wp:positionH relativeFrom="page">
                  <wp:posOffset>3724211</wp:posOffset>
                </wp:positionH>
                <wp:positionV relativeFrom="paragraph">
                  <wp:posOffset>265123</wp:posOffset>
                </wp:positionV>
                <wp:extent cx="385445" cy="87630"/>
                <wp:effectExtent l="0" t="0" r="0" b="0"/>
                <wp:wrapNone/>
                <wp:docPr id="773" name="Text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54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4CDF78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Diversify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3C2A7" id="Textbox 773" o:spid="_x0000_s2362" type="#_x0000_t202" style="position:absolute;left:0;text-align:left;margin-left:293.25pt;margin-top:20.9pt;width:30.35pt;height:6.9pt;rotation:-45;z-index: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" filled="f" stroked="f">
                <v:path arrowok="t"/>
                <v:textbox inset="0,0,0,0">
                  <w:txbxContent>
                    <w:p w14:paraId="0C4CDF78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Diversify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0352" behindDoc="0" locked="0" layoutInCell="1" allowOverlap="1" wp14:anchorId="4FC887CE" wp14:editId="5B0ECC5E">
                <wp:simplePos x="0" y="0"/>
                <wp:positionH relativeFrom="page">
                  <wp:posOffset>3773649</wp:posOffset>
                </wp:positionH>
                <wp:positionV relativeFrom="paragraph">
                  <wp:posOffset>334342</wp:posOffset>
                </wp:positionV>
                <wp:extent cx="425450" cy="87630"/>
                <wp:effectExtent l="0" t="0" r="0" b="0"/>
                <wp:wrapNone/>
                <wp:docPr id="774" name="Textbox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25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9D492B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importers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887CE" id="Textbox 774" o:spid="_x0000_s2363" type="#_x0000_t202" style="position:absolute;left:0;text-align:left;margin-left:297.15pt;margin-top:26.35pt;width:33.5pt;height:6.9pt;rotation:-45;z-index:157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" filled="f" stroked="f">
                <v:path arrowok="t"/>
                <v:textbox inset="0,0,0,0">
                  <w:txbxContent>
                    <w:p w14:paraId="4D9D492B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importers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0864" behindDoc="0" locked="0" layoutInCell="1" allowOverlap="1" wp14:anchorId="61C30684" wp14:editId="11DDE407">
                <wp:simplePos x="0" y="0"/>
                <wp:positionH relativeFrom="page">
                  <wp:posOffset>4054793</wp:posOffset>
                </wp:positionH>
                <wp:positionV relativeFrom="paragraph">
                  <wp:posOffset>293682</wp:posOffset>
                </wp:positionV>
                <wp:extent cx="447675" cy="87630"/>
                <wp:effectExtent l="0" t="0" r="0" b="0"/>
                <wp:wrapNone/>
                <wp:docPr id="775" name="Textbox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476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80DDBB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High</w:t>
                            </w:r>
                            <w:r>
                              <w:rPr>
                                <w:rFonts w:ascii="Verdana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15"/>
                              </w:rPr>
                              <w:t>price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30684" id="Textbox 775" o:spid="_x0000_s2364" type="#_x0000_t202" style="position:absolute;left:0;text-align:left;margin-left:319.3pt;margin-top:23.1pt;width:35.25pt;height:6.9pt;rotation:-45;z-index:1578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" filled="f" stroked="f">
                <v:path arrowok="t"/>
                <v:textbox inset="0,0,0,0">
                  <w:txbxContent>
                    <w:p w14:paraId="5380DDBB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High</w:t>
                      </w:r>
                      <w:r>
                        <w:rPr>
                          <w:rFonts w:ascii="Verdana"/>
                          <w:spacing w:val="2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5"/>
                          <w:sz w:val="15"/>
                        </w:rPr>
                        <w:t>price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1376" behindDoc="0" locked="0" layoutInCell="1" allowOverlap="1" wp14:anchorId="08818D81" wp14:editId="6D1E40BD">
                <wp:simplePos x="0" y="0"/>
                <wp:positionH relativeFrom="page">
                  <wp:posOffset>4094622</wp:posOffset>
                </wp:positionH>
                <wp:positionV relativeFrom="paragraph">
                  <wp:posOffset>363009</wp:posOffset>
                </wp:positionV>
                <wp:extent cx="506730" cy="87630"/>
                <wp:effectExtent l="0" t="0" r="0" b="0"/>
                <wp:wrapNone/>
                <wp:docPr id="776" name="Text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0673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23893A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Middle</w:t>
                            </w:r>
                            <w:r>
                              <w:rPr>
                                <w:rFonts w:ascii="Verdana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9"/>
                                <w:sz w:val="15"/>
                              </w:rPr>
                              <w:t>East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18D81" id="Textbox 776" o:spid="_x0000_s2365" type="#_x0000_t202" style="position:absolute;left:0;text-align:left;margin-left:322.4pt;margin-top:28.6pt;width:39.9pt;height:6.9pt;rotation:-45;z-index:1578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" filled="f" stroked="f">
                <v:path arrowok="t"/>
                <v:textbox inset="0,0,0,0">
                  <w:txbxContent>
                    <w:p w14:paraId="2023893A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Middle</w:t>
                      </w:r>
                      <w:r>
                        <w:rPr>
                          <w:rFonts w:ascii="Verdana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9"/>
                          <w:sz w:val="15"/>
                        </w:rPr>
                        <w:t>East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3CA67950" wp14:editId="5988C635">
                <wp:simplePos x="0" y="0"/>
                <wp:positionH relativeFrom="page">
                  <wp:posOffset>4424501</wp:posOffset>
                </wp:positionH>
                <wp:positionV relativeFrom="paragraph">
                  <wp:posOffset>285038</wp:posOffset>
                </wp:positionV>
                <wp:extent cx="431165" cy="87630"/>
                <wp:effectExtent l="0" t="0" r="0" b="0"/>
                <wp:wrapNone/>
                <wp:docPr id="777" name="Text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311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C4F1CA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5"/>
                              </w:rPr>
                              <w:t>No</w:t>
                            </w:r>
                            <w:r>
                              <w:rPr>
                                <w:rFonts w:ascii="Verdan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10"/>
                                <w:sz w:val="15"/>
                              </w:rPr>
                              <w:t>export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67950" id="Textbox 777" o:spid="_x0000_s2366" type="#_x0000_t202" style="position:absolute;left:0;text-align:left;margin-left:348.4pt;margin-top:22.45pt;width:33.95pt;height:6.9pt;rotation:-45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" filled="f" stroked="f">
                <v:path arrowok="t"/>
                <v:textbox inset="0,0,0,0">
                  <w:txbxContent>
                    <w:p w14:paraId="4DC4F1CA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10"/>
                          <w:sz w:val="15"/>
                        </w:rPr>
                        <w:t>No</w:t>
                      </w:r>
                      <w:r>
                        <w:rPr>
                          <w:rFonts w:ascii="Verdana"/>
                          <w:spacing w:val="-4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0"/>
                          <w:sz w:val="15"/>
                        </w:rPr>
                        <w:t>export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6F28B86B" wp14:editId="0837C08F">
                <wp:simplePos x="0" y="0"/>
                <wp:positionH relativeFrom="page">
                  <wp:posOffset>4468768</wp:posOffset>
                </wp:positionH>
                <wp:positionV relativeFrom="paragraph">
                  <wp:posOffset>354005</wp:posOffset>
                </wp:positionV>
                <wp:extent cx="481965" cy="87630"/>
                <wp:effectExtent l="0" t="0" r="0" b="0"/>
                <wp:wrapNone/>
                <wp:docPr id="778" name="Textbox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819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12CAEE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15"/>
                              </w:rPr>
                              <w:t>Africa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8B86B" id="Textbox 778" o:spid="_x0000_s2367" type="#_x0000_t202" style="position:absolute;left:0;text-align:left;margin-left:351.85pt;margin-top:27.85pt;width:37.95pt;height:6.9pt;rotation:-45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" filled="f" stroked="f">
                <v:path arrowok="t"/>
                <v:textbox inset="0,0,0,0">
                  <w:txbxContent>
                    <w:p w14:paraId="2612CAEE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proofErr w:type="gramStart"/>
                      <w:r>
                        <w:rPr>
                          <w:rFonts w:ascii="Verdana"/>
                          <w:w w:val="90"/>
                          <w:sz w:val="15"/>
                        </w:rPr>
                        <w:t>from</w:t>
                      </w:r>
                      <w:proofErr w:type="gramEnd"/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5"/>
                          <w:sz w:val="15"/>
                        </w:rPr>
                        <w:t>Africa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5DE2DFC6" wp14:editId="63AFA71D">
                <wp:simplePos x="0" y="0"/>
                <wp:positionH relativeFrom="page">
                  <wp:posOffset>4694815</wp:posOffset>
                </wp:positionH>
                <wp:positionV relativeFrom="paragraph">
                  <wp:posOffset>331491</wp:posOffset>
                </wp:positionV>
                <wp:extent cx="614680" cy="87630"/>
                <wp:effectExtent l="0" t="0" r="0" b="0"/>
                <wp:wrapNone/>
                <wp:docPr id="779" name="Text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146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24B5CE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Panama</w:t>
                            </w:r>
                            <w:r>
                              <w:rPr>
                                <w:rFonts w:ascii="Verdana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Verdana"/>
                                <w:spacing w:val="-4"/>
                                <w:w w:val="95"/>
                                <w:sz w:val="15"/>
                              </w:rPr>
                              <w:t>canal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2DFC6" id="Textbox 779" o:spid="_x0000_s2368" type="#_x0000_t202" style="position:absolute;left:0;text-align:left;margin-left:369.65pt;margin-top:26.1pt;width:48.4pt;height:6.9pt;rotation:-45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" filled="f" stroked="f">
                <v:path arrowok="t"/>
                <v:textbox inset="0,0,0,0">
                  <w:txbxContent>
                    <w:p w14:paraId="2824B5CE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Panama</w:t>
                      </w:r>
                      <w:r>
                        <w:rPr>
                          <w:rFonts w:ascii="Verdana"/>
                          <w:sz w:val="1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Verdana"/>
                          <w:spacing w:val="-4"/>
                          <w:w w:val="95"/>
                          <w:sz w:val="15"/>
                        </w:rPr>
                        <w:t>canal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64AAEADC" wp14:editId="0C00E646">
                <wp:simplePos x="0" y="0"/>
                <wp:positionH relativeFrom="page">
                  <wp:posOffset>4861028</wp:posOffset>
                </wp:positionH>
                <wp:positionV relativeFrom="paragraph">
                  <wp:posOffset>400983</wp:posOffset>
                </wp:positionV>
                <wp:extent cx="421005" cy="87630"/>
                <wp:effectExtent l="0" t="0" r="0" b="0"/>
                <wp:wrapNone/>
                <wp:docPr id="780" name="Textbox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210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A700C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restricted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AEADC" id="Textbox 780" o:spid="_x0000_s2369" type="#_x0000_t202" style="position:absolute;left:0;text-align:left;margin-left:382.75pt;margin-top:31.55pt;width:33.15pt;height:6.9pt;rotation:-45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" filled="f" stroked="f">
                <v:path arrowok="t"/>
                <v:textbox inset="0,0,0,0">
                  <w:txbxContent>
                    <w:p w14:paraId="1B8A700C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restricted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198EB192" wp14:editId="123EF2FA">
                <wp:simplePos x="0" y="0"/>
                <wp:positionH relativeFrom="page">
                  <wp:posOffset>5164708</wp:posOffset>
                </wp:positionH>
                <wp:positionV relativeFrom="paragraph">
                  <wp:posOffset>255102</wp:posOffset>
                </wp:positionV>
                <wp:extent cx="398145" cy="87630"/>
                <wp:effectExtent l="0" t="0" r="0" b="0"/>
                <wp:wrapNone/>
                <wp:docPr id="781" name="Textbox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81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2E2515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Russia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10"/>
                                <w:sz w:val="15"/>
                              </w:rPr>
                              <w:t>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EB192" id="Textbox 781" o:spid="_x0000_s2370" type="#_x0000_t202" style="position:absolute;left:0;text-align:left;margin-left:406.65pt;margin-top:20.1pt;width:31.35pt;height:6.9pt;rotation:-45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" filled="f" stroked="f">
                <v:path arrowok="t"/>
                <v:textbox inset="0,0,0,0">
                  <w:txbxContent>
                    <w:p w14:paraId="7C2E2515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Russia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0"/>
                          <w:sz w:val="15"/>
                        </w:rPr>
                        <w:t>to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3FC187F" wp14:editId="4944720A">
                <wp:simplePos x="0" y="0"/>
                <wp:positionH relativeFrom="page">
                  <wp:posOffset>5234328</wp:posOffset>
                </wp:positionH>
                <wp:positionV relativeFrom="paragraph">
                  <wp:posOffset>324619</wp:posOffset>
                </wp:positionV>
                <wp:extent cx="397510" cy="87630"/>
                <wp:effectExtent l="0" t="0" r="0" b="0"/>
                <wp:wrapNone/>
                <wp:docPr id="782" name="Text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751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BE5606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Asia</w:t>
                            </w:r>
                            <w:r>
                              <w:rPr>
                                <w:rFonts w:ascii="Verdana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15"/>
                              </w:rPr>
                              <w:t>only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C187F" id="Textbox 782" o:spid="_x0000_s2371" type="#_x0000_t202" style="position:absolute;left:0;text-align:left;margin-left:412.15pt;margin-top:25.55pt;width:31.3pt;height:6.9pt;rotation:-45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" filled="f" stroked="f">
                <v:path arrowok="t"/>
                <v:textbox inset="0,0,0,0">
                  <w:txbxContent>
                    <w:p w14:paraId="7FBE5606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Asia</w:t>
                      </w:r>
                      <w:r>
                        <w:rPr>
                          <w:rFonts w:ascii="Verdana"/>
                          <w:spacing w:val="-2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5"/>
                          <w:sz w:val="15"/>
                        </w:rPr>
                        <w:t>only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Verdana"/>
          <w:spacing w:val="-5"/>
          <w:sz w:val="15"/>
        </w:rPr>
        <w:t>0.0</w:t>
      </w:r>
    </w:p>
    <w:p w14:paraId="7752AA02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395103B1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7407659B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5AD1D003" w14:textId="77777777" w:rsidR="007F257B" w:rsidRPr="00E60ED9" w:rsidRDefault="007F257B">
      <w:pPr>
        <w:pStyle w:val="Textkrper"/>
        <w:spacing w:before="147"/>
        <w:rPr>
          <w:rFonts w:ascii="Verdana"/>
          <w:sz w:val="20"/>
        </w:rPr>
      </w:pPr>
    </w:p>
    <w:p w14:paraId="3E25E1BA" w14:textId="77777777" w:rsidR="007F257B" w:rsidRPr="00E60ED9" w:rsidRDefault="00FF3C28" w:rsidP="003741D5">
      <w:pPr>
        <w:pStyle w:val="Listenabsatz"/>
        <w:numPr>
          <w:ilvl w:val="3"/>
          <w:numId w:val="10"/>
        </w:numPr>
        <w:tabs>
          <w:tab w:val="left" w:pos="4849"/>
        </w:tabs>
        <w:ind w:left="4849" w:hanging="320"/>
        <w:jc w:val="left"/>
        <w:rPr>
          <w:rFonts w:ascii="Euclid"/>
          <w:i/>
          <w:sz w:val="20"/>
        </w:rPr>
      </w:pPr>
      <w:r w:rsidRPr="00E60ED9">
        <w:rPr>
          <w:rFonts w:ascii="Euclid"/>
          <w:i/>
          <w:sz w:val="20"/>
        </w:rPr>
        <w:t xml:space="preserve">Net </w:t>
      </w:r>
      <w:r w:rsidRPr="00E60ED9">
        <w:rPr>
          <w:rFonts w:ascii="Euclid"/>
          <w:i/>
          <w:spacing w:val="-4"/>
          <w:sz w:val="20"/>
        </w:rPr>
        <w:t>Zero</w:t>
      </w:r>
    </w:p>
    <w:p w14:paraId="4E515FDB" w14:textId="77777777" w:rsidR="007F257B" w:rsidRPr="00E60ED9" w:rsidRDefault="00FF3C28">
      <w:pPr>
        <w:spacing w:before="138" w:line="156" w:lineRule="exact"/>
        <w:ind w:left="2893"/>
        <w:rPr>
          <w:rFonts w:ascii="Verdana" w:hAnsi="Verdana"/>
          <w:sz w:val="15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61D7C26C" wp14:editId="2D4A8C71">
                <wp:simplePos x="0" y="0"/>
                <wp:positionH relativeFrom="page">
                  <wp:posOffset>2107436</wp:posOffset>
                </wp:positionH>
                <wp:positionV relativeFrom="paragraph">
                  <wp:posOffset>186510</wp:posOffset>
                </wp:positionV>
                <wp:extent cx="245110" cy="1640205"/>
                <wp:effectExtent l="0" t="0" r="0" b="0"/>
                <wp:wrapNone/>
                <wp:docPr id="783" name="Text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110" cy="164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6FD59F" w14:textId="77777777" w:rsidR="009D3118" w:rsidRDefault="009D3118">
                            <w:pPr>
                              <w:spacing w:line="204" w:lineRule="auto"/>
                              <w:ind w:left="485" w:hanging="466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 xml:space="preserve">European domestic production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(incl.</w:t>
                            </w:r>
                            <w:r>
                              <w:rPr>
                                <w:rFonts w:ascii="Verdana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CCS)</w:t>
                            </w:r>
                            <w:r>
                              <w:rPr>
                                <w:rFonts w:ascii="Verdana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[MMBtu]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7C26C" id="Textbox 783" o:spid="_x0000_s2372" type="#_x0000_t202" style="position:absolute;left:0;text-align:left;margin-left:165.95pt;margin-top:14.7pt;width:19.3pt;height:129.1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" filled="f" stroked="f">
                <v:path arrowok="t"/>
                <v:textbox style="layout-flow:vertical;mso-layout-flow-alt:bottom-to-top" inset="0,0,0,0">
                  <w:txbxContent>
                    <w:p w14:paraId="786FD59F" w14:textId="77777777" w:rsidR="009D3118" w:rsidRDefault="009D3118">
                      <w:pPr>
                        <w:spacing w:line="204" w:lineRule="auto"/>
                        <w:ind w:left="485" w:hanging="466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w w:val="90"/>
                          <w:sz w:val="18"/>
                        </w:rPr>
                        <w:t xml:space="preserve">European domestic production </w:t>
                      </w:r>
                      <w:r>
                        <w:rPr>
                          <w:rFonts w:ascii="Verdana"/>
                          <w:sz w:val="18"/>
                        </w:rPr>
                        <w:t>(incl.</w:t>
                      </w:r>
                      <w:r>
                        <w:rPr>
                          <w:rFonts w:ascii="Verdana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/>
                          <w:sz w:val="18"/>
                        </w:rPr>
                        <w:t>CCS)</w:t>
                      </w:r>
                      <w:r>
                        <w:rPr>
                          <w:rFonts w:ascii="Verdana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/>
                          <w:sz w:val="18"/>
                        </w:rPr>
                        <w:t>[MMBtu]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Verdana" w:hAnsi="Verdana"/>
          <w:spacing w:val="-4"/>
          <w:sz w:val="15"/>
        </w:rPr>
        <w:t>×10</w:t>
      </w:r>
      <w:r w:rsidRPr="00E60ED9">
        <w:rPr>
          <w:rFonts w:ascii="Verdana" w:hAnsi="Verdana"/>
          <w:spacing w:val="-4"/>
          <w:sz w:val="15"/>
          <w:vertAlign w:val="superscript"/>
        </w:rPr>
        <w:t>9</w:t>
      </w:r>
    </w:p>
    <w:p w14:paraId="22D732BF" w14:textId="77777777" w:rsidR="007F257B" w:rsidRPr="00E60ED9" w:rsidRDefault="00581875">
      <w:pPr>
        <w:spacing w:line="156" w:lineRule="exact"/>
        <w:ind w:left="2699"/>
        <w:rPr>
          <w:rFonts w:ascii="Verdana"/>
          <w:sz w:val="15"/>
        </w:rPr>
      </w:pPr>
      <w:del w:id="1151" w:author="Author" w:date="2024-02-01T10:43:00Z">
        <w:r>
          <w:rPr>
            <w:noProof/>
          </w:rPr>
          <mc:AlternateContent>
            <mc:Choice Requires="wpg">
              <w:drawing>
                <wp:anchor distT="0" distB="0" distL="0" distR="0" simplePos="0" relativeHeight="487677952" behindDoc="0" locked="0" layoutInCell="1" allowOverlap="1" wp14:anchorId="1FFA9169" wp14:editId="6AA9321F">
                  <wp:simplePos x="0" y="0"/>
                  <wp:positionH relativeFrom="page">
                    <wp:posOffset>2466903</wp:posOffset>
                  </wp:positionH>
                  <wp:positionV relativeFrom="paragraph">
                    <wp:posOffset>28110</wp:posOffset>
                  </wp:positionV>
                  <wp:extent cx="3221355" cy="1610360"/>
                  <wp:effectExtent l="0" t="0" r="0" b="0"/>
                  <wp:wrapNone/>
                  <wp:docPr id="1459" name="Group 14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221355" cy="1610360"/>
                            <a:chOff x="0" y="0"/>
                            <a:chExt cx="3221355" cy="1610360"/>
                          </a:xfrm>
                        </wpg:grpSpPr>
                        <wps:wsp>
                          <wps:cNvPr id="1460" name="Graphic 785"/>
                          <wps:cNvSpPr/>
                          <wps:spPr>
                            <a:xfrm>
                              <a:off x="324108" y="3505"/>
                              <a:ext cx="1270" cy="755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75565">
                                  <a:moveTo>
                                    <a:pt x="0" y="0"/>
                                  </a:moveTo>
                                  <a:lnTo>
                                    <a:pt x="0" y="75043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" name="Graphic 786"/>
                          <wps:cNvSpPr/>
                          <wps:spPr>
                            <a:xfrm>
                              <a:off x="324108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2" name="Graphic 787"/>
                          <wps:cNvSpPr/>
                          <wps:spPr>
                            <a:xfrm>
                              <a:off x="324108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3" name="Graphic 788"/>
                          <wps:cNvSpPr/>
                          <wps:spPr>
                            <a:xfrm>
                              <a:off x="695546" y="3505"/>
                              <a:ext cx="1270" cy="1191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91895">
                                  <a:moveTo>
                                    <a:pt x="0" y="0"/>
                                  </a:moveTo>
                                  <a:lnTo>
                                    <a:pt x="0" y="1191385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4" name="Graphic 789"/>
                          <wps:cNvSpPr/>
                          <wps:spPr>
                            <a:xfrm>
                              <a:off x="69554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5" name="Graphic 790"/>
                          <wps:cNvSpPr/>
                          <wps:spPr>
                            <a:xfrm>
                              <a:off x="69554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6" name="Graphic 791"/>
                          <wps:cNvSpPr/>
                          <wps:spPr>
                            <a:xfrm>
                              <a:off x="1066984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7" name="Graphic 792"/>
                          <wps:cNvSpPr/>
                          <wps:spPr>
                            <a:xfrm>
                              <a:off x="1066984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8" name="Graphic 793"/>
                          <wps:cNvSpPr/>
                          <wps:spPr>
                            <a:xfrm>
                              <a:off x="1066984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9" name="Graphic 794"/>
                          <wps:cNvSpPr/>
                          <wps:spPr>
                            <a:xfrm>
                              <a:off x="1438422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0" name="Graphic 795"/>
                          <wps:cNvSpPr/>
                          <wps:spPr>
                            <a:xfrm>
                              <a:off x="1438422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1" name="Graphic 796"/>
                          <wps:cNvSpPr/>
                          <wps:spPr>
                            <a:xfrm>
                              <a:off x="1438422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7" name="Graphic 797"/>
                          <wps:cNvSpPr/>
                          <wps:spPr>
                            <a:xfrm>
                              <a:off x="1809861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8" name="Graphic 798"/>
                          <wps:cNvSpPr/>
                          <wps:spPr>
                            <a:xfrm>
                              <a:off x="180986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9" name="Graphic 799"/>
                          <wps:cNvSpPr/>
                          <wps:spPr>
                            <a:xfrm>
                              <a:off x="180986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0" name="Graphic 800"/>
                          <wps:cNvSpPr/>
                          <wps:spPr>
                            <a:xfrm>
                              <a:off x="2181299" y="3505"/>
                              <a:ext cx="1270" cy="1191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91895">
                                  <a:moveTo>
                                    <a:pt x="0" y="0"/>
                                  </a:moveTo>
                                  <a:lnTo>
                                    <a:pt x="0" y="1191385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1" name="Graphic 801"/>
                          <wps:cNvSpPr/>
                          <wps:spPr>
                            <a:xfrm>
                              <a:off x="2181299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2" name="Graphic 802"/>
                          <wps:cNvSpPr/>
                          <wps:spPr>
                            <a:xfrm>
                              <a:off x="2181299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3" name="Graphic 803"/>
                          <wps:cNvSpPr/>
                          <wps:spPr>
                            <a:xfrm>
                              <a:off x="2552737" y="3505"/>
                              <a:ext cx="1270" cy="1191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91895">
                                  <a:moveTo>
                                    <a:pt x="0" y="0"/>
                                  </a:moveTo>
                                  <a:lnTo>
                                    <a:pt x="0" y="1191385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4" name="Graphic 804"/>
                          <wps:cNvSpPr/>
                          <wps:spPr>
                            <a:xfrm>
                              <a:off x="2552737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5" name="Graphic 805"/>
                          <wps:cNvSpPr/>
                          <wps:spPr>
                            <a:xfrm>
                              <a:off x="2552737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6" name="Graphic 806"/>
                          <wps:cNvSpPr/>
                          <wps:spPr>
                            <a:xfrm>
                              <a:off x="2924175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7" name="Graphic 807"/>
                          <wps:cNvSpPr/>
                          <wps:spPr>
                            <a:xfrm>
                              <a:off x="2924175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8" name="Graphic 808"/>
                          <wps:cNvSpPr/>
                          <wps:spPr>
                            <a:xfrm>
                              <a:off x="2924175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9" name="Graphic 809"/>
                          <wps:cNvSpPr/>
                          <wps:spPr>
                            <a:xfrm>
                              <a:off x="30671" y="1579415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0" name="Graphic 810"/>
                          <wps:cNvSpPr/>
                          <wps:spPr>
                            <a:xfrm>
                              <a:off x="0" y="157941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1" name="Graphic 811"/>
                          <wps:cNvSpPr/>
                          <wps:spPr>
                            <a:xfrm>
                              <a:off x="0" y="157941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2" name="Graphic 812"/>
                          <wps:cNvSpPr/>
                          <wps:spPr>
                            <a:xfrm>
                              <a:off x="30671" y="1268317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144860" y="0"/>
                                  </a:lnTo>
                                </a:path>
                                <a:path w="3187065">
                                  <a:moveTo>
                                    <a:pt x="442011" y="0"/>
                                  </a:moveTo>
                                  <a:lnTo>
                                    <a:pt x="516299" y="0"/>
                                  </a:lnTo>
                                </a:path>
                                <a:path w="3187065">
                                  <a:moveTo>
                                    <a:pt x="813449" y="0"/>
                                  </a:moveTo>
                                  <a:lnTo>
                                    <a:pt x="2002052" y="0"/>
                                  </a:lnTo>
                                </a:path>
                                <a:path w="3187065">
                                  <a:moveTo>
                                    <a:pt x="2299202" y="0"/>
                                  </a:moveTo>
                                  <a:lnTo>
                                    <a:pt x="2373490" y="0"/>
                                  </a:lnTo>
                                </a:path>
                                <a:path w="3187065">
                                  <a:moveTo>
                                    <a:pt x="2670641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3" name="Graphic 813"/>
                          <wps:cNvSpPr/>
                          <wps:spPr>
                            <a:xfrm>
                              <a:off x="0" y="1268317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4" name="Graphic 814"/>
                          <wps:cNvSpPr/>
                          <wps:spPr>
                            <a:xfrm>
                              <a:off x="0" y="1268317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5" name="Graphic 815"/>
                          <wps:cNvSpPr/>
                          <wps:spPr>
                            <a:xfrm>
                              <a:off x="30671" y="957219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144860" y="0"/>
                                  </a:lnTo>
                                </a:path>
                                <a:path w="3187065">
                                  <a:moveTo>
                                    <a:pt x="442011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6" name="Graphic 816"/>
                          <wps:cNvSpPr/>
                          <wps:spPr>
                            <a:xfrm>
                              <a:off x="0" y="95721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7" name="Graphic 817"/>
                          <wps:cNvSpPr/>
                          <wps:spPr>
                            <a:xfrm>
                              <a:off x="0" y="95721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8" name="Graphic 818"/>
                          <wps:cNvSpPr/>
                          <wps:spPr>
                            <a:xfrm>
                              <a:off x="30671" y="646121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144860" y="0"/>
                                  </a:lnTo>
                                </a:path>
                                <a:path w="3187065">
                                  <a:moveTo>
                                    <a:pt x="442011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9" name="Graphic 819"/>
                          <wps:cNvSpPr/>
                          <wps:spPr>
                            <a:xfrm>
                              <a:off x="0" y="646121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0" name="Graphic 820"/>
                          <wps:cNvSpPr/>
                          <wps:spPr>
                            <a:xfrm>
                              <a:off x="0" y="646121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1" name="Graphic 821"/>
                          <wps:cNvSpPr/>
                          <wps:spPr>
                            <a:xfrm>
                              <a:off x="30671" y="335023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144860" y="0"/>
                                  </a:lnTo>
                                </a:path>
                                <a:path w="3187065">
                                  <a:moveTo>
                                    <a:pt x="442011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" name="Graphic 822"/>
                          <wps:cNvSpPr/>
                          <wps:spPr>
                            <a:xfrm>
                              <a:off x="0" y="335023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3" name="Graphic 823"/>
                          <wps:cNvSpPr/>
                          <wps:spPr>
                            <a:xfrm>
                              <a:off x="0" y="335023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4" name="Graphic 824"/>
                          <wps:cNvSpPr/>
                          <wps:spPr>
                            <a:xfrm>
                              <a:off x="30671" y="23925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5" name="Graphic 825"/>
                          <wps:cNvSpPr/>
                          <wps:spPr>
                            <a:xfrm>
                              <a:off x="0" y="2392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6" name="Graphic 826"/>
                          <wps:cNvSpPr/>
                          <wps:spPr>
                            <a:xfrm>
                              <a:off x="0" y="2392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" name="Graphic 827"/>
                          <wps:cNvSpPr/>
                          <wps:spPr>
                            <a:xfrm>
                              <a:off x="175532" y="78548"/>
                              <a:ext cx="297180" cy="15011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150114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00866"/>
                                  </a:lnTo>
                                  <a:lnTo>
                                    <a:pt x="297150" y="1500866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5E5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8" name="Graphic 828"/>
                          <wps:cNvSpPr/>
                          <wps:spPr>
                            <a:xfrm>
                              <a:off x="918409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9" name="Graphic 829"/>
                          <wps:cNvSpPr/>
                          <wps:spPr>
                            <a:xfrm>
                              <a:off x="918409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0" y="0"/>
                                  </a:move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0" name="Graphic 830"/>
                          <wps:cNvSpPr/>
                          <wps:spPr>
                            <a:xfrm>
                              <a:off x="1289847" y="1530884"/>
                              <a:ext cx="297180" cy="48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48895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8531"/>
                                  </a:lnTo>
                                  <a:lnTo>
                                    <a:pt x="297150" y="48531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1" name="Graphic 831"/>
                          <wps:cNvSpPr/>
                          <wps:spPr>
                            <a:xfrm>
                              <a:off x="1289847" y="1530884"/>
                              <a:ext cx="297180" cy="48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48895">
                                  <a:moveTo>
                                    <a:pt x="0" y="48531"/>
                                  </a:moveTo>
                                  <a:lnTo>
                                    <a:pt x="297150" y="48531"/>
                                  </a:ln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531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" name="Graphic 832"/>
                          <wps:cNvSpPr/>
                          <wps:spPr>
                            <a:xfrm>
                              <a:off x="1661285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3" name="Graphic 833"/>
                          <wps:cNvSpPr/>
                          <wps:spPr>
                            <a:xfrm>
                              <a:off x="1661285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0" y="0"/>
                                  </a:move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4" name="Graphic 834"/>
                          <wps:cNvSpPr/>
                          <wps:spPr>
                            <a:xfrm>
                              <a:off x="2032724" y="1194890"/>
                              <a:ext cx="29718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38481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84524"/>
                                  </a:lnTo>
                                  <a:lnTo>
                                    <a:pt x="297150" y="384524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" name="Graphic 835"/>
                          <wps:cNvSpPr/>
                          <wps:spPr>
                            <a:xfrm>
                              <a:off x="2032724" y="1194890"/>
                              <a:ext cx="29718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384810">
                                  <a:moveTo>
                                    <a:pt x="0" y="384524"/>
                                  </a:moveTo>
                                  <a:lnTo>
                                    <a:pt x="297150" y="384524"/>
                                  </a:ln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524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6" name="Graphic 836"/>
                          <wps:cNvSpPr/>
                          <wps:spPr>
                            <a:xfrm>
                              <a:off x="2404162" y="1194890"/>
                              <a:ext cx="29718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38481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84524"/>
                                  </a:lnTo>
                                  <a:lnTo>
                                    <a:pt x="297150" y="384524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7" name="Graphic 837"/>
                          <wps:cNvSpPr/>
                          <wps:spPr>
                            <a:xfrm>
                              <a:off x="2404162" y="1194890"/>
                              <a:ext cx="29718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384810">
                                  <a:moveTo>
                                    <a:pt x="0" y="384524"/>
                                  </a:moveTo>
                                  <a:lnTo>
                                    <a:pt x="297150" y="384524"/>
                                  </a:ln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524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8" name="Graphic 838"/>
                          <wps:cNvSpPr/>
                          <wps:spPr>
                            <a:xfrm>
                              <a:off x="2775600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9" name="Graphic 839"/>
                          <wps:cNvSpPr/>
                          <wps:spPr>
                            <a:xfrm>
                              <a:off x="2775600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0" y="0"/>
                                  </a:move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0" name="Graphic 840"/>
                          <wps:cNvSpPr/>
                          <wps:spPr>
                            <a:xfrm>
                              <a:off x="30671" y="3505"/>
                              <a:ext cx="3187065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  <a:path w="3187065" h="1576070">
                                  <a:moveTo>
                                    <a:pt x="3186940" y="1575910"/>
                                  </a:moveTo>
                                  <a:lnTo>
                                    <a:pt x="3186940" y="0"/>
                                  </a:lnTo>
                                </a:path>
                                <a:path w="3187065" h="1576070">
                                  <a:moveTo>
                                    <a:pt x="0" y="1575910"/>
                                  </a:moveTo>
                                  <a:lnTo>
                                    <a:pt x="3186940" y="1575910"/>
                                  </a:lnTo>
                                </a:path>
                                <a:path w="3187065" h="1576070">
                                  <a:moveTo>
                                    <a:pt x="0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21" name="Image 841"/>
                            <pic:cNvPicPr/>
                          </pic:nvPicPr>
                          <pic:blipFill>
                            <a:blip r:embed="rId18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6971" y="1194890"/>
                              <a:ext cx="297150" cy="38452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22" name="Graphic 842"/>
                          <wps:cNvSpPr/>
                          <wps:spPr>
                            <a:xfrm>
                              <a:off x="546971" y="1194890"/>
                              <a:ext cx="29718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384810">
                                  <a:moveTo>
                                    <a:pt x="0" y="384524"/>
                                  </a:moveTo>
                                  <a:lnTo>
                                    <a:pt x="297150" y="384524"/>
                                  </a:ln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524"/>
                                  </a:lnTo>
                                  <a:close/>
                                </a:path>
                              </a:pathLst>
                            </a:custGeom>
                            <a:ln w="876">
                              <a:solidFill>
                                <a:srgbClr val="EC7C3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3" name="Textbox 843"/>
                          <wps:cNvSpPr txBox="1"/>
                          <wps:spPr>
                            <a:xfrm>
                              <a:off x="598190" y="1099449"/>
                              <a:ext cx="20764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8652F4" w14:textId="77777777" w:rsidR="009D3118" w:rsidRDefault="009D3118">
                                <w:pPr>
                                  <w:spacing w:line="133" w:lineRule="exact"/>
                                  <w:rPr>
                                    <w:del w:id="1152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del w:id="1153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delText>25%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524" name="Textbox 844"/>
                          <wps:cNvSpPr txBox="1"/>
                          <wps:spPr>
                            <a:xfrm>
                              <a:off x="2083943" y="1099449"/>
                              <a:ext cx="579120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2D6EA7E" w14:textId="77777777" w:rsidR="009D3118" w:rsidRDefault="009D3118">
                                <w:pPr>
                                  <w:tabs>
                                    <w:tab w:val="left" w:pos="584"/>
                                  </w:tabs>
                                  <w:spacing w:line="133" w:lineRule="exact"/>
                                  <w:rPr>
                                    <w:del w:id="1154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del w:id="1155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delText>25%</w:delTex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delText>25%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525" name="Textbox 845"/>
                          <wps:cNvSpPr txBox="1"/>
                          <wps:spPr>
                            <a:xfrm>
                              <a:off x="997493" y="1483974"/>
                              <a:ext cx="15176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72F1EBC" w14:textId="77777777" w:rsidR="009D3118" w:rsidRDefault="009D3118">
                                <w:pPr>
                                  <w:spacing w:line="133" w:lineRule="exact"/>
                                  <w:rPr>
                                    <w:del w:id="1156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del w:id="1157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delText>0%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526" name="Textbox 846"/>
                          <wps:cNvSpPr txBox="1"/>
                          <wps:spPr>
                            <a:xfrm>
                              <a:off x="1368932" y="1435443"/>
                              <a:ext cx="15176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C3BCC54" w14:textId="77777777" w:rsidR="009D3118" w:rsidRDefault="009D3118">
                                <w:pPr>
                                  <w:spacing w:line="133" w:lineRule="exact"/>
                                  <w:rPr>
                                    <w:del w:id="1158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del w:id="1159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delText>3%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527" name="Textbox 847"/>
                          <wps:cNvSpPr txBox="1"/>
                          <wps:spPr>
                            <a:xfrm>
                              <a:off x="1740370" y="1483974"/>
                              <a:ext cx="15176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186CE34" w14:textId="77777777" w:rsidR="009D3118" w:rsidRDefault="009D3118">
                                <w:pPr>
                                  <w:spacing w:line="133" w:lineRule="exact"/>
                                  <w:rPr>
                                    <w:del w:id="1160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del w:id="1161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delText>0%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528" name="Textbox 848"/>
                          <wps:cNvSpPr txBox="1"/>
                          <wps:spPr>
                            <a:xfrm>
                              <a:off x="2854685" y="1483974"/>
                              <a:ext cx="15176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8F49763" w14:textId="77777777" w:rsidR="009D3118" w:rsidRDefault="009D3118">
                                <w:pPr>
                                  <w:spacing w:line="133" w:lineRule="exact"/>
                                  <w:rPr>
                                    <w:del w:id="1162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del w:id="1163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delText>0%</w:delText>
                                  </w:r>
                                </w:del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FFA9169" id="Group 1459" o:spid="_x0000_s2373" style="position:absolute;left:0;text-align:left;margin-left:194.25pt;margin-top:2.2pt;width:253.65pt;height:126.8pt;z-index:487677952;mso-wrap-distance-left:0;mso-wrap-distance-right:0;mso-position-horizontal-relative:page" coordsize="32213,16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">
                  <v:shape id="Graphic 785" o:spid="_x0000_s2374" style="position:absolute;left:3241;top:35;width:12;height:755;visibility:visible;mso-wrap-style:square;v-text-anchor:top" coordsize="1270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" path="m,l,75043e" filled="f" strokecolor="#748d99" strokeweight=".19472mm">
                    <v:path arrowok="t"/>
                  </v:shape>
                  <v:shape id="Graphic 786" o:spid="_x0000_s2375" style="position:absolute;left:3241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" path="m,l,30671e" fillcolor="black" stroked="f">
                    <v:path arrowok="t"/>
                  </v:shape>
                  <v:shape id="Graphic 787" o:spid="_x0000_s2376" style="position:absolute;left:3241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" path="m,l,30671e" filled="f" strokeweight=".19472mm">
                    <v:path arrowok="t"/>
                  </v:shape>
                  <v:shape id="Graphic 788" o:spid="_x0000_s2377" style="position:absolute;left:6955;top:35;width:13;height:11919;visibility:visible;mso-wrap-style:square;v-text-anchor:top" coordsize="1270,119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" path="m,l,1191385e" filled="f" strokecolor="#748d99" strokeweight=".19472mm">
                    <v:path arrowok="t"/>
                  </v:shape>
                  <v:shape id="Graphic 789" o:spid="_x0000_s2378" style="position:absolute;left:6955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" path="m,l,30671e" fillcolor="black" stroked="f">
                    <v:path arrowok="t"/>
                  </v:shape>
                  <v:shape id="Graphic 790" o:spid="_x0000_s2379" style="position:absolute;left:6955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" path="m,l,30671e" filled="f" strokeweight=".19472mm">
                    <v:path arrowok="t"/>
                  </v:shape>
                  <v:shape id="Graphic 791" o:spid="_x0000_s2380" style="position:absolute;left:10669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" path="m,1575910l,e" filled="f" strokecolor="#748d99" strokeweight=".19472mm">
                    <v:path arrowok="t"/>
                  </v:shape>
                  <v:shape id="Graphic 792" o:spid="_x0000_s2381" style="position:absolute;left:10669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" path="m,l,30671e" fillcolor="black" stroked="f">
                    <v:path arrowok="t"/>
                  </v:shape>
                  <v:shape id="Graphic 793" o:spid="_x0000_s2382" style="position:absolute;left:10669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" path="m,l,30671e" filled="f" strokeweight=".19472mm">
                    <v:path arrowok="t"/>
                  </v:shape>
                  <v:shape id="Graphic 794" o:spid="_x0000_s2383" style="position:absolute;left:14384;top:35;width:12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" path="m,1575910l,e" filled="f" strokecolor="#748d99" strokeweight=".19472mm">
                    <v:path arrowok="t"/>
                  </v:shape>
                  <v:shape id="Graphic 795" o:spid="_x0000_s2384" style="position:absolute;left:14384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" path="m,l,30671e" fillcolor="black" stroked="f">
                    <v:path arrowok="t"/>
                  </v:shape>
                  <v:shape id="Graphic 796" o:spid="_x0000_s2385" style="position:absolute;left:14384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" path="m,l,30671e" filled="f" strokeweight=".19472mm">
                    <v:path arrowok="t"/>
                  </v:shape>
                  <v:shape id="Graphic 797" o:spid="_x0000_s2386" style="position:absolute;left:18098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" path="m,1575910l,e" filled="f" strokecolor="#748d99" strokeweight=".19472mm">
                    <v:path arrowok="t"/>
                  </v:shape>
                  <v:shape id="Graphic 798" o:spid="_x0000_s2387" style="position:absolute;left:18098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" path="m,l,30671e" fillcolor="black" stroked="f">
                    <v:path arrowok="t"/>
                  </v:shape>
                  <v:shape id="Graphic 799" o:spid="_x0000_s2388" style="position:absolute;left:18098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" path="m,l,30671e" filled="f" strokeweight=".19472mm">
                    <v:path arrowok="t"/>
                  </v:shape>
                  <v:shape id="Graphic 800" o:spid="_x0000_s2389" style="position:absolute;left:21812;top:35;width:13;height:11919;visibility:visible;mso-wrap-style:square;v-text-anchor:top" coordsize="1270,119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" path="m,l,1191385e" filled="f" strokecolor="#748d99" strokeweight=".19472mm">
                    <v:path arrowok="t"/>
                  </v:shape>
                  <v:shape id="Graphic 801" o:spid="_x0000_s2390" style="position:absolute;left:21812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" path="m,l,30671e" fillcolor="black" stroked="f">
                    <v:path arrowok="t"/>
                  </v:shape>
                  <v:shape id="Graphic 802" o:spid="_x0000_s2391" style="position:absolute;left:21812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" path="m,l,30671e" filled="f" strokeweight=".19472mm">
                    <v:path arrowok="t"/>
                  </v:shape>
                  <v:shape id="Graphic 803" o:spid="_x0000_s2392" style="position:absolute;left:25527;top:35;width:13;height:11919;visibility:visible;mso-wrap-style:square;v-text-anchor:top" coordsize="1270,119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" path="m,l,1191385e" filled="f" strokecolor="#748d99" strokeweight=".19472mm">
                    <v:path arrowok="t"/>
                  </v:shape>
                  <v:shape id="Graphic 804" o:spid="_x0000_s2393" style="position:absolute;left:2552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" path="m,l,30671e" fillcolor="black" stroked="f">
                    <v:path arrowok="t"/>
                  </v:shape>
                  <v:shape id="Graphic 805" o:spid="_x0000_s2394" style="position:absolute;left:2552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" path="m,l,30671e" filled="f" strokeweight=".19472mm">
                    <v:path arrowok="t"/>
                  </v:shape>
                  <v:shape id="Graphic 806" o:spid="_x0000_s2395" style="position:absolute;left:29241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" path="m,1575910l,e" filled="f" strokecolor="#748d99" strokeweight=".19472mm">
                    <v:path arrowok="t"/>
                  </v:shape>
                  <v:shape id="Graphic 807" o:spid="_x0000_s2396" style="position:absolute;left:29241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" path="m,l,30671e" fillcolor="black" stroked="f">
                    <v:path arrowok="t"/>
                  </v:shape>
                  <v:shape id="Graphic 808" o:spid="_x0000_s2397" style="position:absolute;left:29241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" path="m,l,30671e" filled="f" strokeweight=".19472mm">
                    <v:path arrowok="t"/>
                  </v:shape>
                  <v:shape id="Graphic 809" o:spid="_x0000_s2398" style="position:absolute;left:306;top:15794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" path="m,l3186940,e" filled="f" strokecolor="#748d99" strokeweight=".19472mm">
                    <v:path arrowok="t"/>
                  </v:shape>
                  <v:shape id="Graphic 810" o:spid="_x0000_s2399" style="position:absolute;top:15794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" path="m30671,l,e" fillcolor="black" stroked="f">
                    <v:path arrowok="t"/>
                  </v:shape>
                  <v:shape id="Graphic 811" o:spid="_x0000_s2400" style="position:absolute;top:15794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" path="m30671,l,e" filled="f" strokeweight=".19472mm">
                    <v:path arrowok="t"/>
                  </v:shape>
                  <v:shape id="Graphic 812" o:spid="_x0000_s2401" style="position:absolute;left:306;top:12683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" path="m,l144860,em442011,r74288,em813449,l2002052,em2299202,r74288,em2670641,r516299,e" filled="f" strokecolor="#748d99" strokeweight=".19472mm">
                    <v:path arrowok="t"/>
                  </v:shape>
                  <v:shape id="Graphic 813" o:spid="_x0000_s2402" style="position:absolute;top:12683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" path="m30671,l,e" fillcolor="black" stroked="f">
                    <v:path arrowok="t"/>
                  </v:shape>
                  <v:shape id="Graphic 814" o:spid="_x0000_s2403" style="position:absolute;top:12683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" path="m30671,l,e" filled="f" strokeweight=".19472mm">
                    <v:path arrowok="t"/>
                  </v:shape>
                  <v:shape id="Graphic 815" o:spid="_x0000_s2404" style="position:absolute;left:306;top:9572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" path="m,l144860,em442011,l3186940,e" filled="f" strokecolor="#748d99" strokeweight=".19472mm">
                    <v:path arrowok="t"/>
                  </v:shape>
                  <v:shape id="Graphic 816" o:spid="_x0000_s2405" style="position:absolute;top:9572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" path="m30671,l,e" fillcolor="black" stroked="f">
                    <v:path arrowok="t"/>
                  </v:shape>
                  <v:shape id="Graphic 817" o:spid="_x0000_s2406" style="position:absolute;top:9572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" path="m30671,l,e" filled="f" strokeweight=".19472mm">
                    <v:path arrowok="t"/>
                  </v:shape>
                  <v:shape id="Graphic 818" o:spid="_x0000_s2407" style="position:absolute;left:306;top:6461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" path="m,l144860,em442011,l3186940,e" filled="f" strokecolor="#748d99" strokeweight=".19472mm">
                    <v:path arrowok="t"/>
                  </v:shape>
                  <v:shape id="Graphic 819" o:spid="_x0000_s2408" style="position:absolute;top:6461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" path="m30671,l,e" fillcolor="black" stroked="f">
                    <v:path arrowok="t"/>
                  </v:shape>
                  <v:shape id="Graphic 820" o:spid="_x0000_s2409" style="position:absolute;top:6461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" path="m30671,l,e" filled="f" strokeweight=".19472mm">
                    <v:path arrowok="t"/>
                  </v:shape>
                  <v:shape id="Graphic 821" o:spid="_x0000_s2410" style="position:absolute;left:306;top:3350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" path="m,l144860,em442011,l3186940,e" filled="f" strokecolor="#748d99" strokeweight=".19472mm">
                    <v:path arrowok="t"/>
                  </v:shape>
                  <v:shape id="Graphic 822" o:spid="_x0000_s2411" style="position:absolute;top:3350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" path="m30671,l,e" fillcolor="black" stroked="f">
                    <v:path arrowok="t"/>
                  </v:shape>
                  <v:shape id="Graphic 823" o:spid="_x0000_s2412" style="position:absolute;top:3350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" path="m30671,l,e" filled="f" strokeweight=".19472mm">
                    <v:path arrowok="t"/>
                  </v:shape>
                  <v:shape id="Graphic 824" o:spid="_x0000_s2413" style="position:absolute;left:306;top:239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" path="m,l3186940,e" filled="f" strokecolor="#748d99" strokeweight=".19472mm">
                    <v:path arrowok="t"/>
                  </v:shape>
                  <v:shape id="Graphic 825" o:spid="_x0000_s2414" style="position:absolute;top:239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" path="m30671,l,e" fillcolor="black" stroked="f">
                    <v:path arrowok="t"/>
                  </v:shape>
                  <v:shape id="Graphic 826" o:spid="_x0000_s2415" style="position:absolute;top:239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" path="m30671,l,e" filled="f" strokeweight=".19472mm">
                    <v:path arrowok="t"/>
                  </v:shape>
                  <v:shape id="Graphic 827" o:spid="_x0000_s2416" style="position:absolute;left:1755;top:785;width:2972;height:15011;visibility:visible;mso-wrap-style:square;v-text-anchor:top" coordsize="297180,150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" path="m297150,l,,,1500866r297150,l297150,xe" fillcolor="#6c5e5b" stroked="f">
                    <v:path arrowok="t"/>
                  </v:shape>
                  <v:shape id="Graphic 828" o:spid="_x0000_s2417" style="position:absolute;left:9184;top:15794;width:2971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" path="m297150,l,,297150,xe" fillcolor="#ec7c30" stroked="f">
                    <v:path arrowok="t"/>
                  </v:shape>
                  <v:shape id="Graphic 829" o:spid="_x0000_s2418" style="position:absolute;left:9184;top:15794;width:2971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" path="m,l297150,,,xe" filled="f" strokecolor="#6c5e5b" strokeweight=".69pt">
                    <v:path arrowok="t"/>
                  </v:shape>
                  <v:shape id="Graphic 830" o:spid="_x0000_s2419" style="position:absolute;left:12898;top:15308;width:2972;height:489;visibility:visible;mso-wrap-style:square;v-text-anchor:top" coordsize="29718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" path="m297150,l,,,48531r297150,l297150,xe" fillcolor="#ec7c30" stroked="f">
                    <v:path arrowok="t"/>
                  </v:shape>
                  <v:shape id="Graphic 831" o:spid="_x0000_s2420" style="position:absolute;left:12898;top:15308;width:2972;height:489;visibility:visible;mso-wrap-style:square;v-text-anchor:top" coordsize="29718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" path="m,48531r297150,l297150,,,,,48531xe" filled="f" strokecolor="#6c5e5b" strokeweight=".69pt">
                    <v:path arrowok="t"/>
                  </v:shape>
                  <v:shape id="Graphic 832" o:spid="_x0000_s2421" style="position:absolute;left:16612;top:15794;width:2972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" path="m297150,l,,297150,xe" fillcolor="#ec7c30" stroked="f">
                    <v:path arrowok="t"/>
                  </v:shape>
                  <v:shape id="Graphic 833" o:spid="_x0000_s2422" style="position:absolute;left:16612;top:15794;width:2972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" path="m,l297150,,,xe" filled="f" strokecolor="#6c5e5b" strokeweight=".69pt">
                    <v:path arrowok="t"/>
                  </v:shape>
                  <v:shape id="Graphic 834" o:spid="_x0000_s2423" style="position:absolute;left:20327;top:11948;width:2972;height:3849;visibility:visible;mso-wrap-style:square;v-text-anchor:top" coordsize="29718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" path="m297150,l,,,384524r297150,l297150,xe" fillcolor="#ec7c30" stroked="f">
                    <v:path arrowok="t"/>
                  </v:shape>
                  <v:shape id="Graphic 835" o:spid="_x0000_s2424" style="position:absolute;left:20327;top:11948;width:2972;height:3849;visibility:visible;mso-wrap-style:square;v-text-anchor:top" coordsize="29718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" path="m,384524r297150,l297150,,,,,384524xe" filled="f" strokecolor="#6c5e5b" strokeweight=".69pt">
                    <v:path arrowok="t"/>
                  </v:shape>
                  <v:shape id="Graphic 836" o:spid="_x0000_s2425" style="position:absolute;left:24041;top:11948;width:2972;height:3849;visibility:visible;mso-wrap-style:square;v-text-anchor:top" coordsize="29718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" path="m297150,l,,,384524r297150,l297150,xe" fillcolor="#ec7c30" stroked="f">
                    <v:path arrowok="t"/>
                  </v:shape>
                  <v:shape id="Graphic 837" o:spid="_x0000_s2426" style="position:absolute;left:24041;top:11948;width:2972;height:3849;visibility:visible;mso-wrap-style:square;v-text-anchor:top" coordsize="29718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" path="m,384524r297150,l297150,,,,,384524xe" filled="f" strokecolor="#6c5e5b" strokeweight=".69pt">
                    <v:path arrowok="t"/>
                  </v:shape>
                  <v:shape id="Graphic 838" o:spid="_x0000_s2427" style="position:absolute;left:27756;top:15794;width:2971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" path="m297150,l,,297150,xe" fillcolor="#ec7c30" stroked="f">
                    <v:path arrowok="t"/>
                  </v:shape>
                  <v:shape id="Graphic 839" o:spid="_x0000_s2428" style="position:absolute;left:27756;top:15794;width:2971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" path="m,l297150,,,xe" filled="f" strokecolor="#6c5e5b" strokeweight=".69pt">
                    <v:path arrowok="t"/>
                  </v:shape>
                  <v:shape id="Graphic 840" o:spid="_x0000_s2429" style="position:absolute;left:306;top:35;width:31871;height:15760;visibility:visible;mso-wrap-style:square;v-text-anchor:top" coordsize="3187065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" path="m,1575910l,em3186940,1575910l3186940,em,1575910r3186940,em,l3186940,e" filled="f" strokeweight=".19472mm">
                    <v:path arrowok="t"/>
                  </v:shape>
                  <v:shape id="Image 841" o:spid="_x0000_s2430" type="#_x0000_t75" style="position:absolute;left:5469;top:11948;width:2972;height:3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">
                    <v:imagedata r:id="rId19" o:title=""/>
                  </v:shape>
                  <v:shape id="Graphic 842" o:spid="_x0000_s2431" style="position:absolute;left:5469;top:11948;width:2972;height:3849;visibility:visible;mso-wrap-style:square;v-text-anchor:top" coordsize="29718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" path="m,384524r297150,l297150,,,,,384524xe" filled="f" strokecolor="#ec7c30" strokeweight=".02433mm">
                    <v:path arrowok="t"/>
                  </v:shape>
                  <v:shape id="Textbox 843" o:spid="_x0000_s2432" type="#_x0000_t202" style="position:absolute;left:5981;top:10994;width:207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" filled="f" stroked="f">
                    <v:textbox inset="0,0,0,0">
                      <w:txbxContent>
                        <w:p w14:paraId="7A8652F4" w14:textId="77777777" w:rsidR="009D3118" w:rsidRDefault="009D3118">
                          <w:pPr>
                            <w:spacing w:line="133" w:lineRule="exact"/>
                            <w:rPr>
                              <w:del w:id="1164" w:author="Author" w:date="2024-02-01T10:43:00Z"/>
                              <w:rFonts w:ascii="Verdana"/>
                              <w:sz w:val="15"/>
                            </w:rPr>
                          </w:pPr>
                          <w:del w:id="1165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delText>25%</w:delText>
                            </w:r>
                          </w:del>
                        </w:p>
                      </w:txbxContent>
                    </v:textbox>
                  </v:shape>
                  <v:shape id="Textbox 844" o:spid="_x0000_s2433" type="#_x0000_t202" style="position:absolute;left:20839;top:10994;width:5791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Jhf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j/eTaH32/iCXJ1BwAA//8DAFBLAQItABQABgAIAAAAIQDb4fbL7gAAAIUBAAATAAAAAAAAAAAA&#10;AAAAAAAAAABbQ29udGVudF9UeXBlc10ueG1sUEsBAi0AFAAGAAgAAAAhAFr0LFu/AAAAFQEAAAsA&#10;AAAAAAAAAAAAAAAAHwEAAF9yZWxzLy5yZWxzUEsBAi0AFAAGAAgAAAAhAPp4mF/EAAAA3QAAAA8A&#10;AAAAAAAAAAAAAAAABwIAAGRycy9kb3ducmV2LnhtbFBLBQYAAAAAAwADALcAAAD4AgAAAAA=&#10;" filled="f" stroked="f">
                    <v:textbox inset="0,0,0,0">
                      <w:txbxContent>
                        <w:p w14:paraId="62D6EA7E" w14:textId="77777777" w:rsidR="009D3118" w:rsidRDefault="009D3118">
                          <w:pPr>
                            <w:tabs>
                              <w:tab w:val="left" w:pos="584"/>
                            </w:tabs>
                            <w:spacing w:line="133" w:lineRule="exact"/>
                            <w:rPr>
                              <w:del w:id="1166" w:author="Author" w:date="2024-02-01T10:43:00Z"/>
                              <w:rFonts w:ascii="Verdana"/>
                              <w:sz w:val="15"/>
                            </w:rPr>
                          </w:pPr>
                          <w:del w:id="1167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delText>25%</w:delTex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delText>25%</w:delText>
                            </w:r>
                          </w:del>
                        </w:p>
                      </w:txbxContent>
                    </v:textbox>
                  </v:shape>
                  <v:shape id="Textbox 845" o:spid="_x0000_s2434" type="#_x0000_t202" style="position:absolute;left:9974;top:14839;width:1518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" filled="f" stroked="f">
                    <v:textbox inset="0,0,0,0">
                      <w:txbxContent>
                        <w:p w14:paraId="072F1EBC" w14:textId="77777777" w:rsidR="009D3118" w:rsidRDefault="009D3118">
                          <w:pPr>
                            <w:spacing w:line="133" w:lineRule="exact"/>
                            <w:rPr>
                              <w:del w:id="1168" w:author="Author" w:date="2024-02-01T10:43:00Z"/>
                              <w:rFonts w:ascii="Verdana"/>
                              <w:sz w:val="15"/>
                            </w:rPr>
                          </w:pPr>
                          <w:del w:id="1169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delText>0%</w:delText>
                            </w:r>
                          </w:del>
                        </w:p>
                      </w:txbxContent>
                    </v:textbox>
                  </v:shape>
                  <v:shape id="Textbox 846" o:spid="_x0000_s2435" type="#_x0000_t202" style="position:absolute;left:13689;top:14354;width:151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qOz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j/dZbC/zfxBJlfAQAA//8DAFBLAQItABQABgAIAAAAIQDb4fbL7gAAAIUBAAATAAAAAAAAAAAA&#10;AAAAAAAAAABbQ29udGVudF9UeXBlc10ueG1sUEsBAi0AFAAGAAgAAAAhAFr0LFu/AAAAFQEAAAsA&#10;AAAAAAAAAAAAAAAAHwEAAF9yZWxzLy5yZWxzUEsBAi0AFAAGAAgAAAAhAGXmo7PEAAAA3QAAAA8A&#10;AAAAAAAAAAAAAAAABwIAAGRycy9kb3ducmV2LnhtbFBLBQYAAAAAAwADALcAAAD4AgAAAAA=&#10;" filled="f" stroked="f">
                    <v:textbox inset="0,0,0,0">
                      <w:txbxContent>
                        <w:p w14:paraId="5C3BCC54" w14:textId="77777777" w:rsidR="009D3118" w:rsidRDefault="009D3118">
                          <w:pPr>
                            <w:spacing w:line="133" w:lineRule="exact"/>
                            <w:rPr>
                              <w:del w:id="1170" w:author="Author" w:date="2024-02-01T10:43:00Z"/>
                              <w:rFonts w:ascii="Verdana"/>
                              <w:sz w:val="15"/>
                            </w:rPr>
                          </w:pPr>
                          <w:del w:id="1171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delText>3%</w:delText>
                            </w:r>
                          </w:del>
                        </w:p>
                      </w:txbxContent>
                    </v:textbox>
                  </v:shape>
                  <v:shape id="Textbox 847" o:spid="_x0000_s2436" type="#_x0000_t202" style="position:absolute;left:17403;top:14839;width:1518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Yo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dDKHv2/iCXJ5AwAA//8DAFBLAQItABQABgAIAAAAIQDb4fbL7gAAAIUBAAATAAAAAAAAAAAA&#10;AAAAAAAAAABbQ29udGVudF9UeXBlc10ueG1sUEsBAi0AFAAGAAgAAAAhAFr0LFu/AAAAFQEAAAsA&#10;AAAAAAAAAAAAAAAAHwEAAF9yZWxzLy5yZWxzUEsBAi0AFAAGAAgAAAAhAAqqBijEAAAA3QAAAA8A&#10;AAAAAAAAAAAAAAAABwIAAGRycy9kb3ducmV2LnhtbFBLBQYAAAAAAwADALcAAAD4AgAAAAA=&#10;" filled="f" stroked="f">
                    <v:textbox inset="0,0,0,0">
                      <w:txbxContent>
                        <w:p w14:paraId="0186CE34" w14:textId="77777777" w:rsidR="009D3118" w:rsidRDefault="009D3118">
                          <w:pPr>
                            <w:spacing w:line="133" w:lineRule="exact"/>
                            <w:rPr>
                              <w:del w:id="1172" w:author="Author" w:date="2024-02-01T10:43:00Z"/>
                              <w:rFonts w:ascii="Verdana"/>
                              <w:sz w:val="15"/>
                            </w:rPr>
                          </w:pPr>
                          <w:del w:id="1173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delText>0%</w:delText>
                            </w:r>
                          </w:del>
                        </w:p>
                      </w:txbxContent>
                    </v:textbox>
                  </v:shape>
                  <v:shape id="Textbox 848" o:spid="_x0000_s2437" type="#_x0000_t202" style="position:absolute;left:28546;top:14839;width:1518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" filled="f" stroked="f">
                    <v:textbox inset="0,0,0,0">
                      <w:txbxContent>
                        <w:p w14:paraId="68F49763" w14:textId="77777777" w:rsidR="009D3118" w:rsidRDefault="009D3118">
                          <w:pPr>
                            <w:spacing w:line="133" w:lineRule="exact"/>
                            <w:rPr>
                              <w:del w:id="1174" w:author="Author" w:date="2024-02-01T10:43:00Z"/>
                              <w:rFonts w:ascii="Verdana"/>
                              <w:sz w:val="15"/>
                            </w:rPr>
                          </w:pPr>
                          <w:del w:id="1175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delText>0%</w:delText>
                            </w:r>
                          </w:del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1176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15775744" behindDoc="0" locked="0" layoutInCell="1" allowOverlap="1" wp14:anchorId="77F4CC50" wp14:editId="054F1F57">
                  <wp:simplePos x="0" y="0"/>
                  <wp:positionH relativeFrom="page">
                    <wp:posOffset>2466903</wp:posOffset>
                  </wp:positionH>
                  <wp:positionV relativeFrom="paragraph">
                    <wp:posOffset>28110</wp:posOffset>
                  </wp:positionV>
                  <wp:extent cx="3221355" cy="1610360"/>
                  <wp:effectExtent l="0" t="0" r="0" b="0"/>
                  <wp:wrapNone/>
                  <wp:docPr id="784" name="Group 7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221355" cy="1610360"/>
                            <a:chOff x="0" y="0"/>
                            <a:chExt cx="3221355" cy="1610360"/>
                          </a:xfrm>
                        </wpg:grpSpPr>
                        <wps:wsp>
                          <wps:cNvPr id="786" name="Graphic 785"/>
                          <wps:cNvSpPr/>
                          <wps:spPr>
                            <a:xfrm>
                              <a:off x="324108" y="3505"/>
                              <a:ext cx="1270" cy="755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75565">
                                  <a:moveTo>
                                    <a:pt x="0" y="0"/>
                                  </a:moveTo>
                                  <a:lnTo>
                                    <a:pt x="0" y="75043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" name="Graphic 786"/>
                          <wps:cNvSpPr/>
                          <wps:spPr>
                            <a:xfrm>
                              <a:off x="324108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" name="Graphic 787"/>
                          <wps:cNvSpPr/>
                          <wps:spPr>
                            <a:xfrm>
                              <a:off x="324108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9" name="Graphic 788"/>
                          <wps:cNvSpPr/>
                          <wps:spPr>
                            <a:xfrm>
                              <a:off x="695546" y="3505"/>
                              <a:ext cx="1270" cy="1191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91895">
                                  <a:moveTo>
                                    <a:pt x="0" y="0"/>
                                  </a:moveTo>
                                  <a:lnTo>
                                    <a:pt x="0" y="1191385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" name="Graphic 789"/>
                          <wps:cNvSpPr/>
                          <wps:spPr>
                            <a:xfrm>
                              <a:off x="69554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1" name="Graphic 790"/>
                          <wps:cNvSpPr/>
                          <wps:spPr>
                            <a:xfrm>
                              <a:off x="695546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" name="Graphic 791"/>
                          <wps:cNvSpPr/>
                          <wps:spPr>
                            <a:xfrm>
                              <a:off x="1066984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3" name="Graphic 792"/>
                          <wps:cNvSpPr/>
                          <wps:spPr>
                            <a:xfrm>
                              <a:off x="1066984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4" name="Graphic 793"/>
                          <wps:cNvSpPr/>
                          <wps:spPr>
                            <a:xfrm>
                              <a:off x="1066984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5" name="Graphic 794"/>
                          <wps:cNvSpPr/>
                          <wps:spPr>
                            <a:xfrm>
                              <a:off x="1438422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6" name="Graphic 795"/>
                          <wps:cNvSpPr/>
                          <wps:spPr>
                            <a:xfrm>
                              <a:off x="1438422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7" name="Graphic 796"/>
                          <wps:cNvSpPr/>
                          <wps:spPr>
                            <a:xfrm>
                              <a:off x="1438422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8" name="Graphic 797"/>
                          <wps:cNvSpPr/>
                          <wps:spPr>
                            <a:xfrm>
                              <a:off x="1809861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9" name="Graphic 798"/>
                          <wps:cNvSpPr/>
                          <wps:spPr>
                            <a:xfrm>
                              <a:off x="180986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0" name="Graphic 799"/>
                          <wps:cNvSpPr/>
                          <wps:spPr>
                            <a:xfrm>
                              <a:off x="1809861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" name="Graphic 800"/>
                          <wps:cNvSpPr/>
                          <wps:spPr>
                            <a:xfrm>
                              <a:off x="2181299" y="3505"/>
                              <a:ext cx="1270" cy="1191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91895">
                                  <a:moveTo>
                                    <a:pt x="0" y="0"/>
                                  </a:moveTo>
                                  <a:lnTo>
                                    <a:pt x="0" y="1191385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2" name="Graphic 801"/>
                          <wps:cNvSpPr/>
                          <wps:spPr>
                            <a:xfrm>
                              <a:off x="2181299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3" name="Graphic 802"/>
                          <wps:cNvSpPr/>
                          <wps:spPr>
                            <a:xfrm>
                              <a:off x="2181299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4" name="Graphic 803"/>
                          <wps:cNvSpPr/>
                          <wps:spPr>
                            <a:xfrm>
                              <a:off x="2552737" y="3505"/>
                              <a:ext cx="1270" cy="1191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91895">
                                  <a:moveTo>
                                    <a:pt x="0" y="0"/>
                                  </a:moveTo>
                                  <a:lnTo>
                                    <a:pt x="0" y="1191385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5" name="Graphic 804"/>
                          <wps:cNvSpPr/>
                          <wps:spPr>
                            <a:xfrm>
                              <a:off x="2552737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6" name="Graphic 805"/>
                          <wps:cNvSpPr/>
                          <wps:spPr>
                            <a:xfrm>
                              <a:off x="2552737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7" name="Graphic 806"/>
                          <wps:cNvSpPr/>
                          <wps:spPr>
                            <a:xfrm>
                              <a:off x="2924175" y="3505"/>
                              <a:ext cx="1270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8" name="Graphic 807"/>
                          <wps:cNvSpPr/>
                          <wps:spPr>
                            <a:xfrm>
                              <a:off x="2924175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" name="Graphic 808"/>
                          <wps:cNvSpPr/>
                          <wps:spPr>
                            <a:xfrm>
                              <a:off x="2924175" y="1579415"/>
                              <a:ext cx="1270" cy="31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1115">
                                  <a:moveTo>
                                    <a:pt x="0" y="0"/>
                                  </a:moveTo>
                                  <a:lnTo>
                                    <a:pt x="0" y="30671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0" name="Graphic 809"/>
                          <wps:cNvSpPr/>
                          <wps:spPr>
                            <a:xfrm>
                              <a:off x="30671" y="1579415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1" name="Graphic 810"/>
                          <wps:cNvSpPr/>
                          <wps:spPr>
                            <a:xfrm>
                              <a:off x="0" y="157941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2" name="Graphic 811"/>
                          <wps:cNvSpPr/>
                          <wps:spPr>
                            <a:xfrm>
                              <a:off x="0" y="157941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3" name="Graphic 812"/>
                          <wps:cNvSpPr/>
                          <wps:spPr>
                            <a:xfrm>
                              <a:off x="30671" y="1268317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144860" y="0"/>
                                  </a:lnTo>
                                </a:path>
                                <a:path w="3187065">
                                  <a:moveTo>
                                    <a:pt x="442011" y="0"/>
                                  </a:moveTo>
                                  <a:lnTo>
                                    <a:pt x="516299" y="0"/>
                                  </a:lnTo>
                                </a:path>
                                <a:path w="3187065">
                                  <a:moveTo>
                                    <a:pt x="813449" y="0"/>
                                  </a:moveTo>
                                  <a:lnTo>
                                    <a:pt x="2002052" y="0"/>
                                  </a:lnTo>
                                </a:path>
                                <a:path w="3187065">
                                  <a:moveTo>
                                    <a:pt x="2299202" y="0"/>
                                  </a:moveTo>
                                  <a:lnTo>
                                    <a:pt x="2373490" y="0"/>
                                  </a:lnTo>
                                </a:path>
                                <a:path w="3187065">
                                  <a:moveTo>
                                    <a:pt x="2670641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4" name="Graphic 813"/>
                          <wps:cNvSpPr/>
                          <wps:spPr>
                            <a:xfrm>
                              <a:off x="0" y="1268317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5" name="Graphic 814"/>
                          <wps:cNvSpPr/>
                          <wps:spPr>
                            <a:xfrm>
                              <a:off x="0" y="1268317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" name="Graphic 815"/>
                          <wps:cNvSpPr/>
                          <wps:spPr>
                            <a:xfrm>
                              <a:off x="30671" y="957219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144860" y="0"/>
                                  </a:lnTo>
                                </a:path>
                                <a:path w="3187065">
                                  <a:moveTo>
                                    <a:pt x="442011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7" name="Graphic 816"/>
                          <wps:cNvSpPr/>
                          <wps:spPr>
                            <a:xfrm>
                              <a:off x="0" y="95721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8" name="Graphic 817"/>
                          <wps:cNvSpPr/>
                          <wps:spPr>
                            <a:xfrm>
                              <a:off x="0" y="957219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9" name="Graphic 818"/>
                          <wps:cNvSpPr/>
                          <wps:spPr>
                            <a:xfrm>
                              <a:off x="30671" y="646121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144860" y="0"/>
                                  </a:lnTo>
                                </a:path>
                                <a:path w="3187065">
                                  <a:moveTo>
                                    <a:pt x="442011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" name="Graphic 819"/>
                          <wps:cNvSpPr/>
                          <wps:spPr>
                            <a:xfrm>
                              <a:off x="0" y="646121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" name="Graphic 820"/>
                          <wps:cNvSpPr/>
                          <wps:spPr>
                            <a:xfrm>
                              <a:off x="0" y="646121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" name="Graphic 821"/>
                          <wps:cNvSpPr/>
                          <wps:spPr>
                            <a:xfrm>
                              <a:off x="30671" y="335023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144860" y="0"/>
                                  </a:lnTo>
                                </a:path>
                                <a:path w="3187065">
                                  <a:moveTo>
                                    <a:pt x="442011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3" name="Graphic 822"/>
                          <wps:cNvSpPr/>
                          <wps:spPr>
                            <a:xfrm>
                              <a:off x="0" y="335023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4" name="Graphic 823"/>
                          <wps:cNvSpPr/>
                          <wps:spPr>
                            <a:xfrm>
                              <a:off x="0" y="335023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5" name="Graphic 824"/>
                          <wps:cNvSpPr/>
                          <wps:spPr>
                            <a:xfrm>
                              <a:off x="30671" y="23925"/>
                              <a:ext cx="318706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>
                                  <a:moveTo>
                                    <a:pt x="0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748D99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6" name="Graphic 825"/>
                          <wps:cNvSpPr/>
                          <wps:spPr>
                            <a:xfrm>
                              <a:off x="0" y="2392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7" name="Graphic 826"/>
                          <wps:cNvSpPr/>
                          <wps:spPr>
                            <a:xfrm>
                              <a:off x="0" y="23925"/>
                              <a:ext cx="3111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115">
                                  <a:moveTo>
                                    <a:pt x="3067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8" name="Graphic 827"/>
                          <wps:cNvSpPr/>
                          <wps:spPr>
                            <a:xfrm>
                              <a:off x="175532" y="78548"/>
                              <a:ext cx="297180" cy="15011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150114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00866"/>
                                  </a:lnTo>
                                  <a:lnTo>
                                    <a:pt x="297150" y="1500866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5E5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9" name="Graphic 828"/>
                          <wps:cNvSpPr/>
                          <wps:spPr>
                            <a:xfrm>
                              <a:off x="918409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0" name="Graphic 829"/>
                          <wps:cNvSpPr/>
                          <wps:spPr>
                            <a:xfrm>
                              <a:off x="918409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0" y="0"/>
                                  </a:move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1" name="Graphic 830"/>
                          <wps:cNvSpPr/>
                          <wps:spPr>
                            <a:xfrm>
                              <a:off x="1289847" y="1530884"/>
                              <a:ext cx="297180" cy="48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48895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8531"/>
                                  </a:lnTo>
                                  <a:lnTo>
                                    <a:pt x="297150" y="48531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2" name="Graphic 831"/>
                          <wps:cNvSpPr/>
                          <wps:spPr>
                            <a:xfrm>
                              <a:off x="1289847" y="1530884"/>
                              <a:ext cx="297180" cy="48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48895">
                                  <a:moveTo>
                                    <a:pt x="0" y="48531"/>
                                  </a:moveTo>
                                  <a:lnTo>
                                    <a:pt x="297150" y="48531"/>
                                  </a:ln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531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3" name="Graphic 832"/>
                          <wps:cNvSpPr/>
                          <wps:spPr>
                            <a:xfrm>
                              <a:off x="1661285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4" name="Graphic 833"/>
                          <wps:cNvSpPr/>
                          <wps:spPr>
                            <a:xfrm>
                              <a:off x="1661285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0" y="0"/>
                                  </a:move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5" name="Graphic 834"/>
                          <wps:cNvSpPr/>
                          <wps:spPr>
                            <a:xfrm>
                              <a:off x="2032724" y="1194890"/>
                              <a:ext cx="29718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38481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84524"/>
                                  </a:lnTo>
                                  <a:lnTo>
                                    <a:pt x="297150" y="384524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" name="Graphic 835"/>
                          <wps:cNvSpPr/>
                          <wps:spPr>
                            <a:xfrm>
                              <a:off x="2032724" y="1194890"/>
                              <a:ext cx="29718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384810">
                                  <a:moveTo>
                                    <a:pt x="0" y="384524"/>
                                  </a:moveTo>
                                  <a:lnTo>
                                    <a:pt x="297150" y="384524"/>
                                  </a:ln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524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7" name="Graphic 836"/>
                          <wps:cNvSpPr/>
                          <wps:spPr>
                            <a:xfrm>
                              <a:off x="2404162" y="1194890"/>
                              <a:ext cx="29718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38481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84524"/>
                                  </a:lnTo>
                                  <a:lnTo>
                                    <a:pt x="297150" y="384524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8" name="Graphic 837"/>
                          <wps:cNvSpPr/>
                          <wps:spPr>
                            <a:xfrm>
                              <a:off x="2404162" y="1194890"/>
                              <a:ext cx="29718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384810">
                                  <a:moveTo>
                                    <a:pt x="0" y="384524"/>
                                  </a:moveTo>
                                  <a:lnTo>
                                    <a:pt x="297150" y="384524"/>
                                  </a:ln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524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9" name="Graphic 838"/>
                          <wps:cNvSpPr/>
                          <wps:spPr>
                            <a:xfrm>
                              <a:off x="2775600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2971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97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7C3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0" name="Graphic 839"/>
                          <wps:cNvSpPr/>
                          <wps:spPr>
                            <a:xfrm>
                              <a:off x="2775600" y="1579415"/>
                              <a:ext cx="2971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>
                                  <a:moveTo>
                                    <a:pt x="0" y="0"/>
                                  </a:move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8763">
                              <a:solidFill>
                                <a:srgbClr val="6C5E5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1" name="Graphic 840"/>
                          <wps:cNvSpPr/>
                          <wps:spPr>
                            <a:xfrm>
                              <a:off x="30671" y="3505"/>
                              <a:ext cx="3187065" cy="1576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7065" h="1576070">
                                  <a:moveTo>
                                    <a:pt x="0" y="1575910"/>
                                  </a:moveTo>
                                  <a:lnTo>
                                    <a:pt x="0" y="0"/>
                                  </a:lnTo>
                                </a:path>
                                <a:path w="3187065" h="1576070">
                                  <a:moveTo>
                                    <a:pt x="3186940" y="1575910"/>
                                  </a:moveTo>
                                  <a:lnTo>
                                    <a:pt x="3186940" y="0"/>
                                  </a:lnTo>
                                </a:path>
                                <a:path w="3187065" h="1576070">
                                  <a:moveTo>
                                    <a:pt x="0" y="1575910"/>
                                  </a:moveTo>
                                  <a:lnTo>
                                    <a:pt x="3186940" y="1575910"/>
                                  </a:lnTo>
                                </a:path>
                                <a:path w="3187065" h="1576070">
                                  <a:moveTo>
                                    <a:pt x="0" y="0"/>
                                  </a:moveTo>
                                  <a:lnTo>
                                    <a:pt x="3186940" y="0"/>
                                  </a:lnTo>
                                </a:path>
                              </a:pathLst>
                            </a:custGeom>
                            <a:ln w="701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42" name="Image 841"/>
                            <pic:cNvPicPr/>
                          </pic:nvPicPr>
                          <pic:blipFill>
                            <a:blip r:embed="rId18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6971" y="1194890"/>
                              <a:ext cx="297150" cy="38452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43" name="Graphic 842"/>
                          <wps:cNvSpPr/>
                          <wps:spPr>
                            <a:xfrm>
                              <a:off x="546971" y="1194890"/>
                              <a:ext cx="29718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384810">
                                  <a:moveTo>
                                    <a:pt x="0" y="384524"/>
                                  </a:moveTo>
                                  <a:lnTo>
                                    <a:pt x="297150" y="384524"/>
                                  </a:lnTo>
                                  <a:lnTo>
                                    <a:pt x="2971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524"/>
                                  </a:lnTo>
                                  <a:close/>
                                </a:path>
                              </a:pathLst>
                            </a:custGeom>
                            <a:ln w="876">
                              <a:solidFill>
                                <a:srgbClr val="EC7C3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4" name="Textbox 843"/>
                          <wps:cNvSpPr txBox="1"/>
                          <wps:spPr>
                            <a:xfrm>
                              <a:off x="598190" y="1099449"/>
                              <a:ext cx="20764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68A0DA9" w14:textId="77777777" w:rsidR="009D3118" w:rsidRDefault="009D3118">
                                <w:pPr>
                                  <w:spacing w:line="133" w:lineRule="exact"/>
                                  <w:rPr>
                                    <w:ins w:id="1177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ins w:id="1178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t>25%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45" name="Textbox 844"/>
                          <wps:cNvSpPr txBox="1"/>
                          <wps:spPr>
                            <a:xfrm>
                              <a:off x="2083943" y="1099449"/>
                              <a:ext cx="579120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212AF52" w14:textId="77777777" w:rsidR="009D3118" w:rsidRDefault="009D3118">
                                <w:pPr>
                                  <w:tabs>
                                    <w:tab w:val="left" w:pos="584"/>
                                  </w:tabs>
                                  <w:spacing w:line="133" w:lineRule="exact"/>
                                  <w:rPr>
                                    <w:ins w:id="1179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ins w:id="1180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5"/>
                                      <w:sz w:val="15"/>
                                    </w:rPr>
                                    <w:t>25%</w:t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t>25%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46" name="Textbox 845"/>
                          <wps:cNvSpPr txBox="1"/>
                          <wps:spPr>
                            <a:xfrm>
                              <a:off x="997493" y="1483974"/>
                              <a:ext cx="15176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4835ECB" w14:textId="77777777" w:rsidR="009D3118" w:rsidRDefault="009D3118">
                                <w:pPr>
                                  <w:spacing w:line="133" w:lineRule="exact"/>
                                  <w:rPr>
                                    <w:ins w:id="1181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ins w:id="1182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t>0%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47" name="Textbox 846"/>
                          <wps:cNvSpPr txBox="1"/>
                          <wps:spPr>
                            <a:xfrm>
                              <a:off x="1368932" y="1435443"/>
                              <a:ext cx="15176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BA4D934" w14:textId="77777777" w:rsidR="009D3118" w:rsidRDefault="009D3118">
                                <w:pPr>
                                  <w:spacing w:line="133" w:lineRule="exact"/>
                                  <w:rPr>
                                    <w:ins w:id="1183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ins w:id="1184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t>3%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48" name="Textbox 847"/>
                          <wps:cNvSpPr txBox="1"/>
                          <wps:spPr>
                            <a:xfrm>
                              <a:off x="1740370" y="1483974"/>
                              <a:ext cx="15176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2F6FD58" w14:textId="77777777" w:rsidR="009D3118" w:rsidRDefault="009D3118">
                                <w:pPr>
                                  <w:spacing w:line="133" w:lineRule="exact"/>
                                  <w:rPr>
                                    <w:ins w:id="1185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ins w:id="1186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t>0%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49" name="Textbox 848"/>
                          <wps:cNvSpPr txBox="1"/>
                          <wps:spPr>
                            <a:xfrm>
                              <a:off x="2854685" y="1483974"/>
                              <a:ext cx="151765" cy="85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278AC41" w14:textId="77777777" w:rsidR="009D3118" w:rsidRDefault="009D3118">
                                <w:pPr>
                                  <w:spacing w:line="133" w:lineRule="exact"/>
                                  <w:rPr>
                                    <w:ins w:id="1187" w:author="Author" w:date="2024-02-01T10:43:00Z"/>
                                    <w:rFonts w:ascii="Verdana"/>
                                    <w:sz w:val="15"/>
                                  </w:rPr>
                                </w:pPr>
                                <w:ins w:id="1188" w:author="Author" w:date="2024-02-01T10:43:00Z">
                                  <w:r>
                                    <w:rPr>
                                      <w:rFonts w:ascii="Verdana"/>
                                      <w:color w:val="082535"/>
                                      <w:spacing w:val="-5"/>
                                      <w:w w:val="90"/>
                                      <w:sz w:val="15"/>
                                    </w:rPr>
                                    <w:t>0%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77F4CC50" id="Group 784" o:spid="_x0000_s2438" style="position:absolute;left:0;text-align:left;margin-left:194.25pt;margin-top:2.2pt;width:253.65pt;height:126.8pt;z-index:15775744;mso-wrap-distance-left:0;mso-wrap-distance-right:0;mso-position-horizontal-relative:page" coordsize="32213,16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">
                  <v:shape id="Graphic 785" o:spid="_x0000_s2439" style="position:absolute;left:3241;top:35;width:12;height:755;visibility:visible;mso-wrap-style:square;v-text-anchor:top" coordsize="1270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" path="m,l,75043e" filled="f" strokecolor="#748d99" strokeweight=".19472mm">
                    <v:path arrowok="t"/>
                  </v:shape>
                  <v:shape id="Graphic 786" o:spid="_x0000_s2440" style="position:absolute;left:3241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" path="m,l,30671e" fillcolor="black" stroked="f">
                    <v:path arrowok="t"/>
                  </v:shape>
                  <v:shape id="Graphic 787" o:spid="_x0000_s2441" style="position:absolute;left:3241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" path="m,l,30671e" filled="f" strokeweight=".19472mm">
                    <v:path arrowok="t"/>
                  </v:shape>
                  <v:shape id="Graphic 788" o:spid="_x0000_s2442" style="position:absolute;left:6955;top:35;width:13;height:11919;visibility:visible;mso-wrap-style:square;v-text-anchor:top" coordsize="1270,119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" path="m,l,1191385e" filled="f" strokecolor="#748d99" strokeweight=".19472mm">
                    <v:path arrowok="t"/>
                  </v:shape>
                  <v:shape id="Graphic 789" o:spid="_x0000_s2443" style="position:absolute;left:6955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" path="m,l,30671e" fillcolor="black" stroked="f">
                    <v:path arrowok="t"/>
                  </v:shape>
                  <v:shape id="Graphic 790" o:spid="_x0000_s2444" style="position:absolute;left:6955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" path="m,l,30671e" filled="f" strokeweight=".19472mm">
                    <v:path arrowok="t"/>
                  </v:shape>
                  <v:shape id="Graphic 791" o:spid="_x0000_s2445" style="position:absolute;left:10669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" path="m,1575910l,e" filled="f" strokecolor="#748d99" strokeweight=".19472mm">
                    <v:path arrowok="t"/>
                  </v:shape>
                  <v:shape id="Graphic 792" o:spid="_x0000_s2446" style="position:absolute;left:10669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" path="m,l,30671e" fillcolor="black" stroked="f">
                    <v:path arrowok="t"/>
                  </v:shape>
                  <v:shape id="Graphic 793" o:spid="_x0000_s2447" style="position:absolute;left:10669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" path="m,l,30671e" filled="f" strokeweight=".19472mm">
                    <v:path arrowok="t"/>
                  </v:shape>
                  <v:shape id="Graphic 794" o:spid="_x0000_s2448" style="position:absolute;left:14384;top:35;width:12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" path="m,1575910l,e" filled="f" strokecolor="#748d99" strokeweight=".19472mm">
                    <v:path arrowok="t"/>
                  </v:shape>
                  <v:shape id="Graphic 795" o:spid="_x0000_s2449" style="position:absolute;left:14384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" path="m,l,30671e" fillcolor="black" stroked="f">
                    <v:path arrowok="t"/>
                  </v:shape>
                  <v:shape id="Graphic 796" o:spid="_x0000_s2450" style="position:absolute;left:14384;top:15794;width:12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" path="m,l,30671e" filled="f" strokeweight=".19472mm">
                    <v:path arrowok="t"/>
                  </v:shape>
                  <v:shape id="Graphic 797" o:spid="_x0000_s2451" style="position:absolute;left:18098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" path="m,1575910l,e" filled="f" strokecolor="#748d99" strokeweight=".19472mm">
                    <v:path arrowok="t"/>
                  </v:shape>
                  <v:shape id="Graphic 798" o:spid="_x0000_s2452" style="position:absolute;left:18098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" path="m,l,30671e" fillcolor="black" stroked="f">
                    <v:path arrowok="t"/>
                  </v:shape>
                  <v:shape id="Graphic 799" o:spid="_x0000_s2453" style="position:absolute;left:18098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" path="m,l,30671e" filled="f" strokeweight=".19472mm">
                    <v:path arrowok="t"/>
                  </v:shape>
                  <v:shape id="Graphic 800" o:spid="_x0000_s2454" style="position:absolute;left:21812;top:35;width:13;height:11919;visibility:visible;mso-wrap-style:square;v-text-anchor:top" coordsize="1270,119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" path="m,l,1191385e" filled="f" strokecolor="#748d99" strokeweight=".19472mm">
                    <v:path arrowok="t"/>
                  </v:shape>
                  <v:shape id="Graphic 801" o:spid="_x0000_s2455" style="position:absolute;left:21812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" path="m,l,30671e" fillcolor="black" stroked="f">
                    <v:path arrowok="t"/>
                  </v:shape>
                  <v:shape id="Graphic 802" o:spid="_x0000_s2456" style="position:absolute;left:21812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" path="m,l,30671e" filled="f" strokeweight=".19472mm">
                    <v:path arrowok="t"/>
                  </v:shape>
                  <v:shape id="Graphic 803" o:spid="_x0000_s2457" style="position:absolute;left:25527;top:35;width:13;height:11919;visibility:visible;mso-wrap-style:square;v-text-anchor:top" coordsize="1270,119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" path="m,l,1191385e" filled="f" strokecolor="#748d99" strokeweight=".19472mm">
                    <v:path arrowok="t"/>
                  </v:shape>
                  <v:shape id="Graphic 804" o:spid="_x0000_s2458" style="position:absolute;left:2552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" path="m,l,30671e" fillcolor="black" stroked="f">
                    <v:path arrowok="t"/>
                  </v:shape>
                  <v:shape id="Graphic 805" o:spid="_x0000_s2459" style="position:absolute;left:25527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" path="m,l,30671e" filled="f" strokeweight=".19472mm">
                    <v:path arrowok="t"/>
                  </v:shape>
                  <v:shape id="Graphic 806" o:spid="_x0000_s2460" style="position:absolute;left:29241;top:35;width:13;height:15760;visibility:visible;mso-wrap-style:square;v-text-anchor:top" coordsize="127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" path="m,1575910l,e" filled="f" strokecolor="#748d99" strokeweight=".19472mm">
                    <v:path arrowok="t"/>
                  </v:shape>
                  <v:shape id="Graphic 807" o:spid="_x0000_s2461" style="position:absolute;left:29241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" path="m,l,30671e" fillcolor="black" stroked="f">
                    <v:path arrowok="t"/>
                  </v:shape>
                  <v:shape id="Graphic 808" o:spid="_x0000_s2462" style="position:absolute;left:29241;top:15794;width:13;height:311;visibility:visible;mso-wrap-style:square;v-text-anchor:top" coordsize="12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" path="m,l,30671e" filled="f" strokeweight=".19472mm">
                    <v:path arrowok="t"/>
                  </v:shape>
                  <v:shape id="Graphic 809" o:spid="_x0000_s2463" style="position:absolute;left:306;top:15794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" path="m,l3186940,e" filled="f" strokecolor="#748d99" strokeweight=".19472mm">
                    <v:path arrowok="t"/>
                  </v:shape>
                  <v:shape id="Graphic 810" o:spid="_x0000_s2464" style="position:absolute;top:15794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" path="m30671,l,e" fillcolor="black" stroked="f">
                    <v:path arrowok="t"/>
                  </v:shape>
                  <v:shape id="Graphic 811" o:spid="_x0000_s2465" style="position:absolute;top:15794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" path="m30671,l,e" filled="f" strokeweight=".19472mm">
                    <v:path arrowok="t"/>
                  </v:shape>
                  <v:shape id="Graphic 812" o:spid="_x0000_s2466" style="position:absolute;left:306;top:12683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" path="m,l144860,em442011,r74288,em813449,l2002052,em2299202,r74288,em2670641,r516299,e" filled="f" strokecolor="#748d99" strokeweight=".19472mm">
                    <v:path arrowok="t"/>
                  </v:shape>
                  <v:shape id="Graphic 813" o:spid="_x0000_s2467" style="position:absolute;top:12683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" path="m30671,l,e" fillcolor="black" stroked="f">
                    <v:path arrowok="t"/>
                  </v:shape>
                  <v:shape id="Graphic 814" o:spid="_x0000_s2468" style="position:absolute;top:12683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" path="m30671,l,e" filled="f" strokeweight=".19472mm">
                    <v:path arrowok="t"/>
                  </v:shape>
                  <v:shape id="Graphic 815" o:spid="_x0000_s2469" style="position:absolute;left:306;top:9572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" path="m,l144860,em442011,l3186940,e" filled="f" strokecolor="#748d99" strokeweight=".19472mm">
                    <v:path arrowok="t"/>
                  </v:shape>
                  <v:shape id="Graphic 816" o:spid="_x0000_s2470" style="position:absolute;top:9572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" path="m30671,l,e" fillcolor="black" stroked="f">
                    <v:path arrowok="t"/>
                  </v:shape>
                  <v:shape id="Graphic 817" o:spid="_x0000_s2471" style="position:absolute;top:9572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" path="m30671,l,e" filled="f" strokeweight=".19472mm">
                    <v:path arrowok="t"/>
                  </v:shape>
                  <v:shape id="Graphic 818" o:spid="_x0000_s2472" style="position:absolute;left:306;top:6461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" path="m,l144860,em442011,l3186940,e" filled="f" strokecolor="#748d99" strokeweight=".19472mm">
                    <v:path arrowok="t"/>
                  </v:shape>
                  <v:shape id="Graphic 819" o:spid="_x0000_s2473" style="position:absolute;top:6461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" path="m30671,l,e" fillcolor="black" stroked="f">
                    <v:path arrowok="t"/>
                  </v:shape>
                  <v:shape id="Graphic 820" o:spid="_x0000_s2474" style="position:absolute;top:6461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" path="m30671,l,e" filled="f" strokeweight=".19472mm">
                    <v:path arrowok="t"/>
                  </v:shape>
                  <v:shape id="Graphic 821" o:spid="_x0000_s2475" style="position:absolute;left:306;top:3350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" path="m,l144860,em442011,l3186940,e" filled="f" strokecolor="#748d99" strokeweight=".19472mm">
                    <v:path arrowok="t"/>
                  </v:shape>
                  <v:shape id="Graphic 822" o:spid="_x0000_s2476" style="position:absolute;top:3350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" path="m30671,l,e" fillcolor="black" stroked="f">
                    <v:path arrowok="t"/>
                  </v:shape>
                  <v:shape id="Graphic 823" o:spid="_x0000_s2477" style="position:absolute;top:3350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" path="m30671,l,e" filled="f" strokeweight=".19472mm">
                    <v:path arrowok="t"/>
                  </v:shape>
                  <v:shape id="Graphic 824" o:spid="_x0000_s2478" style="position:absolute;left:306;top:239;width:31871;height:12;visibility:visible;mso-wrap-style:square;v-text-anchor:top" coordsize="3187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" path="m,l3186940,e" filled="f" strokecolor="#748d99" strokeweight=".19472mm">
                    <v:path arrowok="t"/>
                  </v:shape>
                  <v:shape id="Graphic 825" o:spid="_x0000_s2479" style="position:absolute;top:239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" path="m30671,l,e" fillcolor="black" stroked="f">
                    <v:path arrowok="t"/>
                  </v:shape>
                  <v:shape id="Graphic 826" o:spid="_x0000_s2480" style="position:absolute;top:239;width:311;height:12;visibility:visible;mso-wrap-style:square;v-text-anchor:top" coordsize="31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" path="m30671,l,e" filled="f" strokeweight=".19472mm">
                    <v:path arrowok="t"/>
                  </v:shape>
                  <v:shape id="Graphic 827" o:spid="_x0000_s2481" style="position:absolute;left:1755;top:785;width:2972;height:15011;visibility:visible;mso-wrap-style:square;v-text-anchor:top" coordsize="297180,150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" path="m297150,l,,,1500866r297150,l297150,xe" fillcolor="#6c5e5b" stroked="f">
                    <v:path arrowok="t"/>
                  </v:shape>
                  <v:shape id="Graphic 828" o:spid="_x0000_s2482" style="position:absolute;left:9184;top:15794;width:2971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" path="m297150,l,,297150,xe" fillcolor="#ec7c30" stroked="f">
                    <v:path arrowok="t"/>
                  </v:shape>
                  <v:shape id="Graphic 829" o:spid="_x0000_s2483" style="position:absolute;left:9184;top:15794;width:2971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" path="m,l297150,,,xe" filled="f" strokecolor="#6c5e5b" strokeweight=".69pt">
                    <v:path arrowok="t"/>
                  </v:shape>
                  <v:shape id="Graphic 830" o:spid="_x0000_s2484" style="position:absolute;left:12898;top:15308;width:2972;height:489;visibility:visible;mso-wrap-style:square;v-text-anchor:top" coordsize="29718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" path="m297150,l,,,48531r297150,l297150,xe" fillcolor="#ec7c30" stroked="f">
                    <v:path arrowok="t"/>
                  </v:shape>
                  <v:shape id="Graphic 831" o:spid="_x0000_s2485" style="position:absolute;left:12898;top:15308;width:2972;height:489;visibility:visible;mso-wrap-style:square;v-text-anchor:top" coordsize="29718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" path="m,48531r297150,l297150,,,,,48531xe" filled="f" strokecolor="#6c5e5b" strokeweight=".69pt">
                    <v:path arrowok="t"/>
                  </v:shape>
                  <v:shape id="Graphic 832" o:spid="_x0000_s2486" style="position:absolute;left:16612;top:15794;width:2972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" path="m297150,l,,297150,xe" fillcolor="#ec7c30" stroked="f">
                    <v:path arrowok="t"/>
                  </v:shape>
                  <v:shape id="Graphic 833" o:spid="_x0000_s2487" style="position:absolute;left:16612;top:15794;width:2972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" path="m,l297150,,,xe" filled="f" strokecolor="#6c5e5b" strokeweight=".69pt">
                    <v:path arrowok="t"/>
                  </v:shape>
                  <v:shape id="Graphic 834" o:spid="_x0000_s2488" style="position:absolute;left:20327;top:11948;width:2972;height:3849;visibility:visible;mso-wrap-style:square;v-text-anchor:top" coordsize="29718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" path="m297150,l,,,384524r297150,l297150,xe" fillcolor="#ec7c30" stroked="f">
                    <v:path arrowok="t"/>
                  </v:shape>
                  <v:shape id="Graphic 835" o:spid="_x0000_s2489" style="position:absolute;left:20327;top:11948;width:2972;height:3849;visibility:visible;mso-wrap-style:square;v-text-anchor:top" coordsize="29718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" path="m,384524r297150,l297150,,,,,384524xe" filled="f" strokecolor="#6c5e5b" strokeweight=".69pt">
                    <v:path arrowok="t"/>
                  </v:shape>
                  <v:shape id="Graphic 836" o:spid="_x0000_s2490" style="position:absolute;left:24041;top:11948;width:2972;height:3849;visibility:visible;mso-wrap-style:square;v-text-anchor:top" coordsize="29718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" path="m297150,l,,,384524r297150,l297150,xe" fillcolor="#ec7c30" stroked="f">
                    <v:path arrowok="t"/>
                  </v:shape>
                  <v:shape id="Graphic 837" o:spid="_x0000_s2491" style="position:absolute;left:24041;top:11948;width:2972;height:3849;visibility:visible;mso-wrap-style:square;v-text-anchor:top" coordsize="29718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" path="m,384524r297150,l297150,,,,,384524xe" filled="f" strokecolor="#6c5e5b" strokeweight=".69pt">
                    <v:path arrowok="t"/>
                  </v:shape>
                  <v:shape id="Graphic 838" o:spid="_x0000_s2492" style="position:absolute;left:27756;top:15794;width:2971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" path="m297150,l,,297150,xe" fillcolor="#ec7c30" stroked="f">
                    <v:path arrowok="t"/>
                  </v:shape>
                  <v:shape id="Graphic 839" o:spid="_x0000_s2493" style="position:absolute;left:27756;top:15794;width:2971;height:12;visibility:visible;mso-wrap-style:square;v-text-anchor:top" coordsize="297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" path="m,l297150,,,xe" filled="f" strokecolor="#6c5e5b" strokeweight=".69pt">
                    <v:path arrowok="t"/>
                  </v:shape>
                  <v:shape id="Graphic 840" o:spid="_x0000_s2494" style="position:absolute;left:306;top:35;width:31871;height:15760;visibility:visible;mso-wrap-style:square;v-text-anchor:top" coordsize="3187065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" path="m,1575910l,em3186940,1575910l3186940,em,1575910r3186940,em,l3186940,e" filled="f" strokeweight=".19472mm">
                    <v:path arrowok="t"/>
                  </v:shape>
                  <v:shape id="Image 841" o:spid="_x0000_s2495" type="#_x0000_t75" style="position:absolute;left:5469;top:11948;width:2972;height:3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">
                    <v:imagedata r:id="rId19" o:title=""/>
                  </v:shape>
                  <v:shape id="Graphic 842" o:spid="_x0000_s2496" style="position:absolute;left:5469;top:11948;width:2972;height:3849;visibility:visible;mso-wrap-style:square;v-text-anchor:top" coordsize="297180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" path="m,384524r297150,l297150,,,,,384524xe" filled="f" strokecolor="#ec7c30" strokeweight=".02433mm">
                    <v:path arrowok="t"/>
                  </v:shape>
                  <v:shape id="Textbox 843" o:spid="_x0000_s2497" type="#_x0000_t202" style="position:absolute;left:5981;top:10994;width:207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iC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DIcLiCxQAAANwAAAAP&#10;AAAAAAAAAAAAAAAAAAcCAABkcnMvZG93bnJldi54bWxQSwUGAAAAAAMAAwC3AAAA+QIAAAAA&#10;" filled="f" stroked="f">
                    <v:textbox inset="0,0,0,0">
                      <w:txbxContent>
                        <w:p w14:paraId="368A0DA9" w14:textId="77777777" w:rsidR="009D3118" w:rsidRDefault="009D3118">
                          <w:pPr>
                            <w:spacing w:line="133" w:lineRule="exact"/>
                            <w:rPr>
                              <w:ins w:id="1189" w:author="Author" w:date="2024-02-01T10:43:00Z"/>
                              <w:rFonts w:ascii="Verdana"/>
                              <w:sz w:val="15"/>
                            </w:rPr>
                          </w:pPr>
                          <w:ins w:id="1190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t>25%</w:t>
                            </w:r>
                          </w:ins>
                        </w:p>
                      </w:txbxContent>
                    </v:textbox>
                  </v:shape>
                  <v:shape id="Textbox 844" o:spid="_x0000_s2498" type="#_x0000_t202" style="position:absolute;left:20839;top:10994;width:5791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0Z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CnPB0ZxQAAANwAAAAP&#10;AAAAAAAAAAAAAAAAAAcCAABkcnMvZG93bnJldi54bWxQSwUGAAAAAAMAAwC3AAAA+QIAAAAA&#10;" filled="f" stroked="f">
                    <v:textbox inset="0,0,0,0">
                      <w:txbxContent>
                        <w:p w14:paraId="1212AF52" w14:textId="77777777" w:rsidR="009D3118" w:rsidRDefault="009D3118">
                          <w:pPr>
                            <w:tabs>
                              <w:tab w:val="left" w:pos="584"/>
                            </w:tabs>
                            <w:spacing w:line="133" w:lineRule="exact"/>
                            <w:rPr>
                              <w:ins w:id="1191" w:author="Author" w:date="2024-02-01T10:43:00Z"/>
                              <w:rFonts w:ascii="Verdana"/>
                              <w:sz w:val="15"/>
                            </w:rPr>
                          </w:pPr>
                          <w:ins w:id="1192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5"/>
                                <w:sz w:val="15"/>
                              </w:rPr>
                              <w:t>25%</w:t>
                            </w:r>
                            <w:r>
                              <w:rPr>
                                <w:rFonts w:ascii="Verdana"/>
                                <w:color w:val="082535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t>25%</w:t>
                            </w:r>
                          </w:ins>
                        </w:p>
                      </w:txbxContent>
                    </v:textbox>
                  </v:shape>
                  <v:shape id="Textbox 845" o:spid="_x0000_s2499" type="#_x0000_t202" style="position:absolute;left:9974;top:14839;width:1518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oNu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BX7oNuxQAAANwAAAAP&#10;AAAAAAAAAAAAAAAAAAcCAABkcnMvZG93bnJldi54bWxQSwUGAAAAAAMAAwC3AAAA+QIAAAAA&#10;" filled="f" stroked="f">
                    <v:textbox inset="0,0,0,0">
                      <w:txbxContent>
                        <w:p w14:paraId="34835ECB" w14:textId="77777777" w:rsidR="009D3118" w:rsidRDefault="009D3118">
                          <w:pPr>
                            <w:spacing w:line="133" w:lineRule="exact"/>
                            <w:rPr>
                              <w:ins w:id="1193" w:author="Author" w:date="2024-02-01T10:43:00Z"/>
                              <w:rFonts w:ascii="Verdana"/>
                              <w:sz w:val="15"/>
                            </w:rPr>
                          </w:pPr>
                          <w:ins w:id="1194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t>0%</w:t>
                            </w:r>
                          </w:ins>
                        </w:p>
                      </w:txbxContent>
                    </v:textbox>
                  </v:shape>
                  <v:shape id="Textbox 846" o:spid="_x0000_s2500" type="#_x0000_t202" style="position:absolute;left:13689;top:14354;width:151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ib1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A4oib1xQAAANwAAAAP&#10;AAAAAAAAAAAAAAAAAAcCAABkcnMvZG93bnJldi54bWxQSwUGAAAAAAMAAwC3AAAA+QIAAAAA&#10;" filled="f" stroked="f">
                    <v:textbox inset="0,0,0,0">
                      <w:txbxContent>
                        <w:p w14:paraId="3BA4D934" w14:textId="77777777" w:rsidR="009D3118" w:rsidRDefault="009D3118">
                          <w:pPr>
                            <w:spacing w:line="133" w:lineRule="exact"/>
                            <w:rPr>
                              <w:ins w:id="1195" w:author="Author" w:date="2024-02-01T10:43:00Z"/>
                              <w:rFonts w:ascii="Verdana"/>
                              <w:sz w:val="15"/>
                            </w:rPr>
                          </w:pPr>
                          <w:ins w:id="1196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t>3%</w:t>
                            </w:r>
                          </w:ins>
                        </w:p>
                      </w:txbxContent>
                    </v:textbox>
                  </v:shape>
                  <v:shape id="Textbox 847" o:spid="_x0000_s2501" type="#_x0000_t202" style="position:absolute;left:17403;top:14839;width:1518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  <v:textbox inset="0,0,0,0">
                      <w:txbxContent>
                        <w:p w14:paraId="72F6FD58" w14:textId="77777777" w:rsidR="009D3118" w:rsidRDefault="009D3118">
                          <w:pPr>
                            <w:spacing w:line="133" w:lineRule="exact"/>
                            <w:rPr>
                              <w:ins w:id="1197" w:author="Author" w:date="2024-02-01T10:43:00Z"/>
                              <w:rFonts w:ascii="Verdana"/>
                              <w:sz w:val="15"/>
                            </w:rPr>
                          </w:pPr>
                          <w:ins w:id="1198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t>0%</w:t>
                            </w:r>
                          </w:ins>
                        </w:p>
                      </w:txbxContent>
                    </v:textbox>
                  </v:shape>
                  <v:shape id="Textbox 848" o:spid="_x0000_s2502" type="#_x0000_t202" style="position:absolute;left:28546;top:14839;width:1518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cc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AmcRccxQAAANwAAAAP&#10;AAAAAAAAAAAAAAAAAAcCAABkcnMvZG93bnJldi54bWxQSwUGAAAAAAMAAwC3AAAA+QIAAAAA&#10;" filled="f" stroked="f">
                    <v:textbox inset="0,0,0,0">
                      <w:txbxContent>
                        <w:p w14:paraId="3278AC41" w14:textId="77777777" w:rsidR="009D3118" w:rsidRDefault="009D3118">
                          <w:pPr>
                            <w:spacing w:line="133" w:lineRule="exact"/>
                            <w:rPr>
                              <w:ins w:id="1199" w:author="Author" w:date="2024-02-01T10:43:00Z"/>
                              <w:rFonts w:ascii="Verdana"/>
                              <w:sz w:val="15"/>
                            </w:rPr>
                          </w:pPr>
                          <w:ins w:id="1200" w:author="Author" w:date="2024-02-01T10:43:00Z">
                            <w:r>
                              <w:rPr>
                                <w:rFonts w:ascii="Verdana"/>
                                <w:color w:val="082535"/>
                                <w:spacing w:val="-5"/>
                                <w:w w:val="90"/>
                                <w:sz w:val="15"/>
                              </w:rPr>
                              <w:t>0%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r w:rsidR="00FF3C28" w:rsidRPr="00E60ED9">
        <w:rPr>
          <w:rFonts w:ascii="Verdana"/>
          <w:spacing w:val="-10"/>
          <w:sz w:val="15"/>
        </w:rPr>
        <w:t>5</w:t>
      </w:r>
    </w:p>
    <w:p w14:paraId="34C2893A" w14:textId="77777777" w:rsidR="007F257B" w:rsidRPr="00E60ED9" w:rsidRDefault="007F257B">
      <w:pPr>
        <w:pStyle w:val="Textkrper"/>
        <w:spacing w:before="137"/>
        <w:rPr>
          <w:rFonts w:ascii="Verdana"/>
          <w:sz w:val="14"/>
        </w:rPr>
      </w:pPr>
    </w:p>
    <w:p w14:paraId="2617469F" w14:textId="77777777" w:rsidR="007F257B" w:rsidRPr="00E60ED9" w:rsidRDefault="00FF3C28">
      <w:pPr>
        <w:ind w:left="2699"/>
        <w:rPr>
          <w:rFonts w:ascii="Verdana"/>
          <w:sz w:val="15"/>
        </w:rPr>
      </w:pPr>
      <w:r w:rsidRPr="00E60ED9">
        <w:rPr>
          <w:rFonts w:ascii="Verdana"/>
          <w:spacing w:val="-10"/>
          <w:sz w:val="15"/>
        </w:rPr>
        <w:t>4</w:t>
      </w:r>
    </w:p>
    <w:p w14:paraId="65FCFF5A" w14:textId="77777777" w:rsidR="007F257B" w:rsidRPr="00E60ED9" w:rsidRDefault="007F257B">
      <w:pPr>
        <w:pStyle w:val="Textkrper"/>
        <w:spacing w:before="139"/>
        <w:rPr>
          <w:rFonts w:ascii="Verdana"/>
          <w:sz w:val="14"/>
        </w:rPr>
      </w:pPr>
    </w:p>
    <w:p w14:paraId="35DD0560" w14:textId="77777777" w:rsidR="007F257B" w:rsidRPr="00E60ED9" w:rsidRDefault="00FF3C28">
      <w:pPr>
        <w:ind w:left="2699"/>
        <w:rPr>
          <w:rFonts w:ascii="Verdana"/>
          <w:sz w:val="15"/>
        </w:rPr>
      </w:pPr>
      <w:r w:rsidRPr="00E60ED9">
        <w:rPr>
          <w:rFonts w:ascii="Verdana"/>
          <w:spacing w:val="-10"/>
          <w:sz w:val="15"/>
        </w:rPr>
        <w:t>3</w:t>
      </w:r>
    </w:p>
    <w:p w14:paraId="7B23FA01" w14:textId="77777777" w:rsidR="007F257B" w:rsidRPr="00E60ED9" w:rsidRDefault="007F257B">
      <w:pPr>
        <w:pStyle w:val="Textkrper"/>
        <w:spacing w:before="138"/>
        <w:rPr>
          <w:rFonts w:ascii="Verdana"/>
          <w:sz w:val="14"/>
        </w:rPr>
      </w:pPr>
    </w:p>
    <w:p w14:paraId="2E3AF92B" w14:textId="77777777" w:rsidR="007F257B" w:rsidRPr="00E60ED9" w:rsidRDefault="00FF3C28">
      <w:pPr>
        <w:ind w:left="2699"/>
        <w:rPr>
          <w:rFonts w:ascii="Verdana"/>
          <w:sz w:val="15"/>
        </w:rPr>
      </w:pPr>
      <w:r w:rsidRPr="00E60ED9">
        <w:rPr>
          <w:rFonts w:ascii="Verdana"/>
          <w:spacing w:val="-10"/>
          <w:sz w:val="15"/>
        </w:rPr>
        <w:t>2</w:t>
      </w:r>
    </w:p>
    <w:p w14:paraId="2775A364" w14:textId="77777777" w:rsidR="007F257B" w:rsidRPr="00E60ED9" w:rsidRDefault="007F257B">
      <w:pPr>
        <w:pStyle w:val="Textkrper"/>
        <w:spacing w:before="136"/>
        <w:rPr>
          <w:rFonts w:ascii="Verdana"/>
          <w:sz w:val="14"/>
        </w:rPr>
      </w:pPr>
    </w:p>
    <w:p w14:paraId="6709F2B7" w14:textId="77777777" w:rsidR="007F257B" w:rsidRPr="00E60ED9" w:rsidRDefault="00FF3C28">
      <w:pPr>
        <w:ind w:left="2699"/>
        <w:rPr>
          <w:rFonts w:ascii="Verdana"/>
          <w:sz w:val="15"/>
        </w:rPr>
      </w:pPr>
      <w:r w:rsidRPr="00E60ED9">
        <w:rPr>
          <w:rFonts w:ascii="Verdana"/>
          <w:spacing w:val="-10"/>
          <w:sz w:val="15"/>
        </w:rPr>
        <w:t>1</w:t>
      </w:r>
    </w:p>
    <w:p w14:paraId="03B149F3" w14:textId="77777777" w:rsidR="007F257B" w:rsidRPr="00E60ED9" w:rsidRDefault="007F257B">
      <w:pPr>
        <w:pStyle w:val="Textkrper"/>
        <w:spacing w:before="139"/>
        <w:rPr>
          <w:rFonts w:ascii="Verdana"/>
          <w:sz w:val="14"/>
        </w:rPr>
      </w:pPr>
    </w:p>
    <w:p w14:paraId="436E9F3B" w14:textId="77777777" w:rsidR="007F257B" w:rsidRPr="00E60ED9" w:rsidRDefault="00FF3C28">
      <w:pPr>
        <w:ind w:left="2699"/>
        <w:rPr>
          <w:rFonts w:ascii="Verdana"/>
          <w:sz w:val="15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4771ECE6" wp14:editId="789A1868">
                <wp:simplePos x="0" y="0"/>
                <wp:positionH relativeFrom="page">
                  <wp:posOffset>2653557</wp:posOffset>
                </wp:positionH>
                <wp:positionV relativeFrom="paragraph">
                  <wp:posOffset>241660</wp:posOffset>
                </wp:positionV>
                <wp:extent cx="205104" cy="87630"/>
                <wp:effectExtent l="0" t="0" r="0" b="0"/>
                <wp:wrapNone/>
                <wp:docPr id="705" name="Textbox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0510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5E3BFA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15"/>
                              </w:rPr>
                              <w:t>Total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1ECE6" id="Textbox 849" o:spid="_x0000_s2503" type="#_x0000_t202" style="position:absolute;left:0;text-align:left;margin-left:208.95pt;margin-top:19.05pt;width:16.15pt;height:6.9pt;rotation:-45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" filled="f" stroked="f">
                <v:path arrowok="t"/>
                <v:textbox inset="0,0,0,0">
                  <w:txbxContent>
                    <w:p w14:paraId="585E3BFA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6"/>
                          <w:w w:val="90"/>
                          <w:sz w:val="15"/>
                        </w:rPr>
                        <w:t>Total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4AA73A5A" wp14:editId="0C76702E">
                <wp:simplePos x="0" y="0"/>
                <wp:positionH relativeFrom="page">
                  <wp:posOffset>2645207</wp:posOffset>
                </wp:positionH>
                <wp:positionV relativeFrom="paragraph">
                  <wp:posOffset>311198</wp:posOffset>
                </wp:positionV>
                <wp:extent cx="360045" cy="87630"/>
                <wp:effectExtent l="0" t="0" r="0" b="0"/>
                <wp:wrapNone/>
                <wp:docPr id="850" name="Textbox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600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66B0A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demand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73A5A" id="Textbox 850" o:spid="_x0000_s2504" type="#_x0000_t202" style="position:absolute;left:0;text-align:left;margin-left:208.3pt;margin-top:24.5pt;width:28.35pt;height:6.9pt;rotation:-45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" filled="f" stroked="f">
                <v:path arrowok="t"/>
                <v:textbox inset="0,0,0,0">
                  <w:txbxContent>
                    <w:p w14:paraId="6C966B0A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demand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36BA5440" wp14:editId="253EF64A">
                <wp:simplePos x="0" y="0"/>
                <wp:positionH relativeFrom="page">
                  <wp:posOffset>2893935</wp:posOffset>
                </wp:positionH>
                <wp:positionV relativeFrom="paragraph">
                  <wp:posOffset>279701</wp:posOffset>
                </wp:positionV>
                <wp:extent cx="466725" cy="87630"/>
                <wp:effectExtent l="0" t="0" r="0" b="0"/>
                <wp:wrapNone/>
                <wp:docPr id="851" name="Textbox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667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47CD63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Production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A5440" id="Textbox 851" o:spid="_x0000_s2505" type="#_x0000_t202" style="position:absolute;left:0;text-align:left;margin-left:227.85pt;margin-top:22pt;width:36.75pt;height:6.9pt;rotation:-45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" filled="f" stroked="f">
                <v:path arrowok="t"/>
                <v:textbox inset="0,0,0,0">
                  <w:txbxContent>
                    <w:p w14:paraId="3747CD63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Production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7B7B42F4" wp14:editId="42C4952F">
                <wp:simplePos x="0" y="0"/>
                <wp:positionH relativeFrom="page">
                  <wp:posOffset>3011561</wp:posOffset>
                </wp:positionH>
                <wp:positionV relativeFrom="paragraph">
                  <wp:posOffset>348916</wp:posOffset>
                </wp:positionV>
                <wp:extent cx="370205" cy="87630"/>
                <wp:effectExtent l="0" t="0" r="0" b="0"/>
                <wp:wrapNone/>
                <wp:docPr id="852" name="Textbox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702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8B5164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capacity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B42F4" id="Textbox 852" o:spid="_x0000_s2506" type="#_x0000_t202" style="position:absolute;left:0;text-align:left;margin-left:237.15pt;margin-top:27.45pt;width:29.15pt;height:6.9pt;rotation:-45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" filled="f" stroked="f">
                <v:path arrowok="t"/>
                <v:textbox inset="0,0,0,0">
                  <w:txbxContent>
                    <w:p w14:paraId="6D8B5164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capacity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0A9C005F" wp14:editId="1DC6FD41">
                <wp:simplePos x="0" y="0"/>
                <wp:positionH relativeFrom="page">
                  <wp:posOffset>3403038</wp:posOffset>
                </wp:positionH>
                <wp:positionV relativeFrom="paragraph">
                  <wp:posOffset>291330</wp:posOffset>
                </wp:positionV>
                <wp:extent cx="191135" cy="87630"/>
                <wp:effectExtent l="0" t="0" r="0" b="0"/>
                <wp:wrapNone/>
                <wp:docPr id="853" name="Textbox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911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5932C6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5"/>
                              </w:rPr>
                              <w:t>New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C005F" id="Textbox 853" o:spid="_x0000_s2507" type="#_x0000_t202" style="position:absolute;left:0;text-align:left;margin-left:267.95pt;margin-top:22.95pt;width:15.05pt;height:6.9pt;rotation:-45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" filled="f" stroked="f">
                <v:path arrowok="t"/>
                <v:textbox inset="0,0,0,0">
                  <w:txbxContent>
                    <w:p w14:paraId="685932C6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15"/>
                        </w:rPr>
                        <w:t>New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75EE57B0" wp14:editId="53A6FA2A">
                <wp:simplePos x="0" y="0"/>
                <wp:positionH relativeFrom="page">
                  <wp:posOffset>3318224</wp:posOffset>
                </wp:positionH>
                <wp:positionV relativeFrom="paragraph">
                  <wp:posOffset>360728</wp:posOffset>
                </wp:positionV>
                <wp:extent cx="499745" cy="87630"/>
                <wp:effectExtent l="0" t="0" r="0" b="0"/>
                <wp:wrapNone/>
                <wp:docPr id="854" name="Textbox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997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A86391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Momentum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E57B0" id="Textbox 854" o:spid="_x0000_s2508" type="#_x0000_t202" style="position:absolute;left:0;text-align:left;margin-left:261.3pt;margin-top:28.4pt;width:39.35pt;height:6.9pt;rotation:-45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" filled="f" stroked="f">
                <v:path arrowok="t"/>
                <v:textbox inset="0,0,0,0">
                  <w:txbxContent>
                    <w:p w14:paraId="62A86391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Momentum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47D80795" wp14:editId="45A7AF4D">
                <wp:simplePos x="0" y="0"/>
                <wp:positionH relativeFrom="page">
                  <wp:posOffset>3677457</wp:posOffset>
                </wp:positionH>
                <wp:positionV relativeFrom="paragraph">
                  <wp:posOffset>265143</wp:posOffset>
                </wp:positionV>
                <wp:extent cx="385445" cy="87630"/>
                <wp:effectExtent l="0" t="0" r="0" b="0"/>
                <wp:wrapNone/>
                <wp:docPr id="855" name="Textbox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54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F43F13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Diversify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80795" id="Textbox 855" o:spid="_x0000_s2509" type="#_x0000_t202" style="position:absolute;left:0;text-align:left;margin-left:289.55pt;margin-top:20.9pt;width:30.35pt;height:6.9pt;rotation:-45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" filled="f" stroked="f">
                <v:path arrowok="t"/>
                <v:textbox inset="0,0,0,0">
                  <w:txbxContent>
                    <w:p w14:paraId="41F43F13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Diversify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4CFD0473" wp14:editId="21A083B3">
                <wp:simplePos x="0" y="0"/>
                <wp:positionH relativeFrom="page">
                  <wp:posOffset>3726894</wp:posOffset>
                </wp:positionH>
                <wp:positionV relativeFrom="paragraph">
                  <wp:posOffset>334362</wp:posOffset>
                </wp:positionV>
                <wp:extent cx="425450" cy="87630"/>
                <wp:effectExtent l="0" t="0" r="0" b="0"/>
                <wp:wrapNone/>
                <wp:docPr id="856" name="Textbox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25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A55F47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importers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D0473" id="Textbox 856" o:spid="_x0000_s2510" type="#_x0000_t202" style="position:absolute;left:0;text-align:left;margin-left:293.45pt;margin-top:26.35pt;width:33.5pt;height:6.9pt;rotation:-45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" filled="f" stroked="f">
                <v:path arrowok="t"/>
                <v:textbox inset="0,0,0,0">
                  <w:txbxContent>
                    <w:p w14:paraId="61A55F47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importers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25E92E4A" wp14:editId="7DA19290">
                <wp:simplePos x="0" y="0"/>
                <wp:positionH relativeFrom="page">
                  <wp:posOffset>4017799</wp:posOffset>
                </wp:positionH>
                <wp:positionV relativeFrom="paragraph">
                  <wp:posOffset>293702</wp:posOffset>
                </wp:positionV>
                <wp:extent cx="447675" cy="87630"/>
                <wp:effectExtent l="0" t="0" r="0" b="0"/>
                <wp:wrapNone/>
                <wp:docPr id="857" name="Textbox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476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18ABC8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High</w:t>
                            </w:r>
                            <w:r>
                              <w:rPr>
                                <w:rFonts w:ascii="Verdana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15"/>
                              </w:rPr>
                              <w:t>price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92E4A" id="Textbox 857" o:spid="_x0000_s2511" type="#_x0000_t202" style="position:absolute;left:0;text-align:left;margin-left:316.35pt;margin-top:23.15pt;width:35.25pt;height:6.9pt;rotation:-45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" filled="f" stroked="f">
                <v:path arrowok="t"/>
                <v:textbox inset="0,0,0,0">
                  <w:txbxContent>
                    <w:p w14:paraId="1618ABC8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High</w:t>
                      </w:r>
                      <w:r>
                        <w:rPr>
                          <w:rFonts w:ascii="Verdana"/>
                          <w:spacing w:val="2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5"/>
                          <w:sz w:val="15"/>
                        </w:rPr>
                        <w:t>price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3A809BAB" wp14:editId="72E0C49D">
                <wp:simplePos x="0" y="0"/>
                <wp:positionH relativeFrom="page">
                  <wp:posOffset>4057628</wp:posOffset>
                </wp:positionH>
                <wp:positionV relativeFrom="paragraph">
                  <wp:posOffset>363029</wp:posOffset>
                </wp:positionV>
                <wp:extent cx="506730" cy="87630"/>
                <wp:effectExtent l="0" t="0" r="0" b="0"/>
                <wp:wrapNone/>
                <wp:docPr id="858" name="Textbox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0673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AF34EB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Middle</w:t>
                            </w:r>
                            <w:r>
                              <w:rPr>
                                <w:rFonts w:ascii="Verdana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9"/>
                                <w:sz w:val="15"/>
                              </w:rPr>
                              <w:t>East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09BAB" id="Textbox 858" o:spid="_x0000_s2512" type="#_x0000_t202" style="position:absolute;left:0;text-align:left;margin-left:319.5pt;margin-top:28.6pt;width:39.9pt;height:6.9pt;rotation:-45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" filled="f" stroked="f">
                <v:path arrowok="t"/>
                <v:textbox inset="0,0,0,0">
                  <w:txbxContent>
                    <w:p w14:paraId="72AF34EB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Middle</w:t>
                      </w:r>
                      <w:r>
                        <w:rPr>
                          <w:rFonts w:ascii="Verdana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9"/>
                          <w:sz w:val="15"/>
                        </w:rPr>
                        <w:t>East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33E39E8A" wp14:editId="3E45F65D">
                <wp:simplePos x="0" y="0"/>
                <wp:positionH relativeFrom="page">
                  <wp:posOffset>4397268</wp:posOffset>
                </wp:positionH>
                <wp:positionV relativeFrom="paragraph">
                  <wp:posOffset>285058</wp:posOffset>
                </wp:positionV>
                <wp:extent cx="431165" cy="87630"/>
                <wp:effectExtent l="0" t="0" r="0" b="0"/>
                <wp:wrapNone/>
                <wp:docPr id="859" name="Textbox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311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06F0AF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5"/>
                              </w:rPr>
                              <w:t>No</w:t>
                            </w:r>
                            <w:r>
                              <w:rPr>
                                <w:rFonts w:ascii="Verdan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10"/>
                                <w:sz w:val="15"/>
                              </w:rPr>
                              <w:t>export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39E8A" id="Textbox 859" o:spid="_x0000_s2513" type="#_x0000_t202" style="position:absolute;left:0;text-align:left;margin-left:346.25pt;margin-top:22.45pt;width:33.95pt;height:6.9pt;rotation:-45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" filled="f" stroked="f">
                <v:path arrowok="t"/>
                <v:textbox inset="0,0,0,0">
                  <w:txbxContent>
                    <w:p w14:paraId="5406F0AF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10"/>
                          <w:sz w:val="15"/>
                        </w:rPr>
                        <w:t>No</w:t>
                      </w:r>
                      <w:r>
                        <w:rPr>
                          <w:rFonts w:ascii="Verdana"/>
                          <w:spacing w:val="-4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0"/>
                          <w:sz w:val="15"/>
                        </w:rPr>
                        <w:t>export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90592" behindDoc="0" locked="0" layoutInCell="1" allowOverlap="1" wp14:anchorId="1D092CA6" wp14:editId="04028E23">
                <wp:simplePos x="0" y="0"/>
                <wp:positionH relativeFrom="page">
                  <wp:posOffset>4441535</wp:posOffset>
                </wp:positionH>
                <wp:positionV relativeFrom="paragraph">
                  <wp:posOffset>354024</wp:posOffset>
                </wp:positionV>
                <wp:extent cx="481965" cy="87630"/>
                <wp:effectExtent l="0" t="0" r="0" b="0"/>
                <wp:wrapNone/>
                <wp:docPr id="860" name="Textbox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8196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4159FA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15"/>
                              </w:rPr>
                              <w:t>Africa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92CA6" id="Textbox 860" o:spid="_x0000_s2514" type="#_x0000_t202" style="position:absolute;left:0;text-align:left;margin-left:349.75pt;margin-top:27.9pt;width:37.95pt;height:6.9pt;rotation:-45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" filled="f" stroked="f">
                <v:path arrowok="t"/>
                <v:textbox inset="0,0,0,0">
                  <w:txbxContent>
                    <w:p w14:paraId="6F4159FA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proofErr w:type="gramStart"/>
                      <w:r>
                        <w:rPr>
                          <w:rFonts w:ascii="Verdana"/>
                          <w:w w:val="90"/>
                          <w:sz w:val="15"/>
                        </w:rPr>
                        <w:t>from</w:t>
                      </w:r>
                      <w:proofErr w:type="gramEnd"/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5"/>
                          <w:sz w:val="15"/>
                        </w:rPr>
                        <w:t>Africa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7113802C" wp14:editId="1428FF50">
                <wp:simplePos x="0" y="0"/>
                <wp:positionH relativeFrom="page">
                  <wp:posOffset>4677343</wp:posOffset>
                </wp:positionH>
                <wp:positionV relativeFrom="paragraph">
                  <wp:posOffset>331511</wp:posOffset>
                </wp:positionV>
                <wp:extent cx="614680" cy="87630"/>
                <wp:effectExtent l="0" t="0" r="0" b="0"/>
                <wp:wrapNone/>
                <wp:docPr id="861" name="Textbox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146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5907C9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Panama</w:t>
                            </w:r>
                            <w:r>
                              <w:rPr>
                                <w:rFonts w:ascii="Verdana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Verdana"/>
                                <w:spacing w:val="-4"/>
                                <w:w w:val="95"/>
                                <w:sz w:val="15"/>
                              </w:rPr>
                              <w:t>canal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3802C" id="Textbox 861" o:spid="_x0000_s2515" type="#_x0000_t202" style="position:absolute;left:0;text-align:left;margin-left:368.3pt;margin-top:26.1pt;width:48.4pt;height:6.9pt;rotation:-45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" filled="f" stroked="f">
                <v:path arrowok="t"/>
                <v:textbox inset="0,0,0,0">
                  <w:txbxContent>
                    <w:p w14:paraId="785907C9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Panama</w:t>
                      </w:r>
                      <w:r>
                        <w:rPr>
                          <w:rFonts w:ascii="Verdana"/>
                          <w:sz w:val="1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Verdana"/>
                          <w:spacing w:val="-4"/>
                          <w:w w:val="95"/>
                          <w:sz w:val="15"/>
                        </w:rPr>
                        <w:t>canal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03D76620" wp14:editId="797586BB">
                <wp:simplePos x="0" y="0"/>
                <wp:positionH relativeFrom="page">
                  <wp:posOffset>4843557</wp:posOffset>
                </wp:positionH>
                <wp:positionV relativeFrom="paragraph">
                  <wp:posOffset>401003</wp:posOffset>
                </wp:positionV>
                <wp:extent cx="421005" cy="87630"/>
                <wp:effectExtent l="0" t="0" r="0" b="0"/>
                <wp:wrapNone/>
                <wp:docPr id="862" name="Textbox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210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31CCA0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>restricted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76620" id="Textbox 862" o:spid="_x0000_s2516" type="#_x0000_t202" style="position:absolute;left:0;text-align:left;margin-left:381.4pt;margin-top:31.6pt;width:33.15pt;height:6.9pt;rotation:-45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" filled="f" stroked="f">
                <v:path arrowok="t"/>
                <v:textbox inset="0,0,0,0">
                  <w:txbxContent>
                    <w:p w14:paraId="5031CCA0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proofErr w:type="gramStart"/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>restricted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2CBE9B1D" wp14:editId="27515FA9">
                <wp:simplePos x="0" y="0"/>
                <wp:positionH relativeFrom="page">
                  <wp:posOffset>5156996</wp:posOffset>
                </wp:positionH>
                <wp:positionV relativeFrom="paragraph">
                  <wp:posOffset>255122</wp:posOffset>
                </wp:positionV>
                <wp:extent cx="398145" cy="87630"/>
                <wp:effectExtent l="0" t="0" r="0" b="0"/>
                <wp:wrapNone/>
                <wp:docPr id="863" name="Textbox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81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F2C464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Russia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10"/>
                                <w:sz w:val="15"/>
                              </w:rPr>
                              <w:t>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9B1D" id="Textbox 863" o:spid="_x0000_s2517" type="#_x0000_t202" style="position:absolute;left:0;text-align:left;margin-left:406.05pt;margin-top:20.1pt;width:31.35pt;height:6.9pt;rotation:-45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" filled="f" stroked="f">
                <v:path arrowok="t"/>
                <v:textbox inset="0,0,0,0">
                  <w:txbxContent>
                    <w:p w14:paraId="5DF2C464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Russia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0"/>
                          <w:sz w:val="15"/>
                        </w:rPr>
                        <w:t>to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77CF8BBE" wp14:editId="7030DE73">
                <wp:simplePos x="0" y="0"/>
                <wp:positionH relativeFrom="page">
                  <wp:posOffset>5226617</wp:posOffset>
                </wp:positionH>
                <wp:positionV relativeFrom="paragraph">
                  <wp:posOffset>324639</wp:posOffset>
                </wp:positionV>
                <wp:extent cx="397510" cy="87630"/>
                <wp:effectExtent l="0" t="0" r="0" b="0"/>
                <wp:wrapNone/>
                <wp:docPr id="864" name="Textbox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751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0C99B6" w14:textId="77777777" w:rsidR="009D3118" w:rsidRDefault="009D3118">
                            <w:pPr>
                              <w:spacing w:line="138" w:lineRule="exact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5"/>
                              </w:rPr>
                              <w:t>Asia</w:t>
                            </w:r>
                            <w:r>
                              <w:rPr>
                                <w:rFonts w:ascii="Verdana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15"/>
                              </w:rPr>
                              <w:t>only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F8BBE" id="Textbox 864" o:spid="_x0000_s2518" type="#_x0000_t202" style="position:absolute;left:0;text-align:left;margin-left:411.55pt;margin-top:25.55pt;width:31.3pt;height:6.9pt;rotation:-45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" filled="f" stroked="f">
                <v:path arrowok="t"/>
                <v:textbox inset="0,0,0,0">
                  <w:txbxContent>
                    <w:p w14:paraId="540C99B6" w14:textId="77777777" w:rsidR="009D3118" w:rsidRDefault="009D3118">
                      <w:pPr>
                        <w:spacing w:line="138" w:lineRule="exact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w w:val="90"/>
                          <w:sz w:val="15"/>
                        </w:rPr>
                        <w:t>Asia</w:t>
                      </w:r>
                      <w:r>
                        <w:rPr>
                          <w:rFonts w:ascii="Verdana"/>
                          <w:spacing w:val="-2"/>
                          <w:sz w:val="1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5"/>
                          <w:sz w:val="15"/>
                        </w:rPr>
                        <w:t>only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Verdana"/>
          <w:spacing w:val="-10"/>
          <w:sz w:val="15"/>
        </w:rPr>
        <w:t>0</w:t>
      </w:r>
    </w:p>
    <w:p w14:paraId="05DF7DDE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69EC628C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2C8D77D7" w14:textId="77777777" w:rsidR="007F257B" w:rsidRPr="00E60ED9" w:rsidRDefault="007F257B">
      <w:pPr>
        <w:pStyle w:val="Textkrper"/>
        <w:rPr>
          <w:rFonts w:ascii="Verdana"/>
          <w:sz w:val="20"/>
        </w:rPr>
      </w:pPr>
    </w:p>
    <w:p w14:paraId="4A3B4AEC" w14:textId="77777777" w:rsidR="007F257B" w:rsidRPr="00E60ED9" w:rsidRDefault="007F257B">
      <w:pPr>
        <w:pStyle w:val="Textkrper"/>
        <w:spacing w:before="147"/>
        <w:rPr>
          <w:rFonts w:ascii="Verdana"/>
          <w:sz w:val="20"/>
        </w:rPr>
      </w:pPr>
    </w:p>
    <w:p w14:paraId="5FB61513" w14:textId="77777777" w:rsidR="007F257B" w:rsidRPr="00E60ED9" w:rsidRDefault="00FF3C28" w:rsidP="003741D5">
      <w:pPr>
        <w:pStyle w:val="Listenabsatz"/>
        <w:numPr>
          <w:ilvl w:val="3"/>
          <w:numId w:val="10"/>
        </w:numPr>
        <w:tabs>
          <w:tab w:val="left" w:pos="4124"/>
        </w:tabs>
        <w:ind w:left="4124" w:hanging="331"/>
        <w:jc w:val="left"/>
        <w:rPr>
          <w:rFonts w:ascii="Euclid"/>
          <w:i/>
          <w:sz w:val="20"/>
        </w:rPr>
      </w:pPr>
      <w:r w:rsidRPr="00E60ED9">
        <w:rPr>
          <w:rFonts w:ascii="Euclid"/>
          <w:i/>
          <w:sz w:val="20"/>
        </w:rPr>
        <w:t>Persisting</w:t>
      </w:r>
      <w:r w:rsidRPr="00E60ED9">
        <w:rPr>
          <w:rFonts w:ascii="Euclid"/>
          <w:i/>
          <w:spacing w:val="-11"/>
          <w:sz w:val="20"/>
        </w:rPr>
        <w:t xml:space="preserve"> </w:t>
      </w:r>
      <w:r w:rsidRPr="00E60ED9">
        <w:rPr>
          <w:rFonts w:ascii="Euclid"/>
          <w:i/>
          <w:sz w:val="20"/>
        </w:rPr>
        <w:t>Fossil</w:t>
      </w:r>
      <w:r w:rsidRPr="00E60ED9">
        <w:rPr>
          <w:rFonts w:ascii="Euclid"/>
          <w:i/>
          <w:spacing w:val="-11"/>
          <w:sz w:val="20"/>
        </w:rPr>
        <w:t xml:space="preserve"> </w:t>
      </w:r>
      <w:r w:rsidRPr="00E60ED9">
        <w:rPr>
          <w:rFonts w:ascii="Euclid"/>
          <w:i/>
          <w:spacing w:val="-2"/>
          <w:sz w:val="20"/>
        </w:rPr>
        <w:t>Demand</w:t>
      </w:r>
    </w:p>
    <w:p w14:paraId="675375D5" w14:textId="77777777" w:rsidR="007F257B" w:rsidRPr="00E60ED9" w:rsidRDefault="00FF3C28">
      <w:pPr>
        <w:spacing w:before="178" w:line="206" w:lineRule="auto"/>
        <w:ind w:left="111" w:right="610"/>
        <w:jc w:val="both"/>
      </w:pPr>
      <w:r w:rsidRPr="00E60ED9">
        <w:t>Figure</w:t>
      </w:r>
      <w:r w:rsidRPr="00E60ED9">
        <w:rPr>
          <w:spacing w:val="-14"/>
        </w:rPr>
        <w:t xml:space="preserve"> </w:t>
      </w:r>
      <w:r w:rsidRPr="00E60ED9">
        <w:t>9:</w:t>
      </w:r>
      <w:r w:rsidRPr="00E60ED9">
        <w:rPr>
          <w:spacing w:val="-12"/>
        </w:rPr>
        <w:t xml:space="preserve"> </w:t>
      </w:r>
      <w:r w:rsidRPr="00E60ED9">
        <w:t>European</w:t>
      </w:r>
      <w:r w:rsidRPr="00E60ED9">
        <w:rPr>
          <w:spacing w:val="-14"/>
        </w:rPr>
        <w:t xml:space="preserve"> </w:t>
      </w:r>
      <w:r w:rsidRPr="00E60ED9">
        <w:t>domestic</w:t>
      </w:r>
      <w:r w:rsidRPr="00E60ED9">
        <w:rPr>
          <w:spacing w:val="-14"/>
        </w:rPr>
        <w:t xml:space="preserve"> </w:t>
      </w:r>
      <w:r w:rsidRPr="00E60ED9">
        <w:t>production</w:t>
      </w:r>
      <w:r w:rsidRPr="00E60ED9">
        <w:rPr>
          <w:spacing w:val="-14"/>
        </w:rPr>
        <w:t xml:space="preserve"> </w:t>
      </w:r>
      <w:r w:rsidRPr="00E60ED9">
        <w:t>with</w:t>
      </w:r>
      <w:r w:rsidRPr="00E60ED9">
        <w:rPr>
          <w:spacing w:val="-13"/>
        </w:rPr>
        <w:t xml:space="preserve"> </w:t>
      </w:r>
      <w:r w:rsidRPr="00E60ED9">
        <w:t>CCS</w:t>
      </w:r>
      <w:r w:rsidRPr="00E60ED9">
        <w:rPr>
          <w:spacing w:val="-14"/>
        </w:rPr>
        <w:t xml:space="preserve"> </w:t>
      </w:r>
      <w:r w:rsidRPr="00E60ED9">
        <w:t>supplying</w:t>
      </w:r>
      <w:r w:rsidRPr="00E60ED9">
        <w:rPr>
          <w:spacing w:val="-14"/>
        </w:rPr>
        <w:t xml:space="preserve"> </w:t>
      </w:r>
      <w:r w:rsidRPr="00E60ED9">
        <w:t>Europe’s</w:t>
      </w:r>
      <w:r w:rsidRPr="00E60ED9">
        <w:rPr>
          <w:spacing w:val="-14"/>
        </w:rPr>
        <w:t xml:space="preserve"> </w:t>
      </w:r>
      <w:r w:rsidRPr="00E60ED9">
        <w:t>LNG</w:t>
      </w:r>
      <w:r w:rsidRPr="00E60ED9">
        <w:rPr>
          <w:spacing w:val="-13"/>
        </w:rPr>
        <w:t xml:space="preserve"> </w:t>
      </w:r>
      <w:r w:rsidRPr="00E60ED9">
        <w:t>demand</w:t>
      </w:r>
      <w:r w:rsidRPr="00E60ED9">
        <w:rPr>
          <w:spacing w:val="-14"/>
        </w:rPr>
        <w:t xml:space="preserve"> </w:t>
      </w:r>
      <w:r w:rsidRPr="00E60ED9">
        <w:t>in</w:t>
      </w:r>
      <w:r w:rsidRPr="00E60ED9">
        <w:rPr>
          <w:spacing w:val="-14"/>
        </w:rPr>
        <w:t xml:space="preserve"> </w:t>
      </w:r>
      <w:r w:rsidRPr="00E60ED9">
        <w:t>2040</w:t>
      </w:r>
      <w:r w:rsidRPr="00E60ED9">
        <w:rPr>
          <w:spacing w:val="-14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MMBtu in the two scenarios</w:t>
      </w:r>
      <w:ins w:id="1201" w:author="Author" w:date="2024-02-01T10:43:00Z">
        <w:r w:rsidR="001A1BC0">
          <w:t>:</w:t>
        </w:r>
      </w:ins>
      <w:r w:rsidRPr="00E60ED9">
        <w:t xml:space="preserve"> </w:t>
      </w:r>
      <w:r w:rsidRPr="00E60ED9">
        <w:rPr>
          <w:rFonts w:ascii="Euclid" w:hAnsi="Euclid"/>
          <w:i/>
        </w:rPr>
        <w:t xml:space="preserve">Net Zero </w:t>
      </w:r>
      <w:r w:rsidRPr="00E60ED9">
        <w:t xml:space="preserve">(a) and </w:t>
      </w:r>
      <w:r w:rsidRPr="00E60ED9">
        <w:rPr>
          <w:rFonts w:ascii="Euclid" w:hAnsi="Euclid"/>
          <w:i/>
        </w:rPr>
        <w:t xml:space="preserve">Persisting Fossil Demand </w:t>
      </w:r>
      <w:r w:rsidRPr="00E60ED9">
        <w:t>(b).</w:t>
      </w:r>
    </w:p>
    <w:p w14:paraId="07DC56DB" w14:textId="77777777" w:rsidR="007F257B" w:rsidRPr="00E60ED9" w:rsidRDefault="007F257B">
      <w:pPr>
        <w:pStyle w:val="Textkrper"/>
        <w:spacing w:before="28"/>
      </w:pPr>
    </w:p>
    <w:p w14:paraId="2AFCC74F" w14:textId="77777777" w:rsidR="007F257B" w:rsidRPr="00E60ED9" w:rsidRDefault="00581875">
      <w:pPr>
        <w:pStyle w:val="Textkrper"/>
        <w:spacing w:line="218" w:lineRule="auto"/>
        <w:ind w:left="111" w:right="607" w:firstLine="338"/>
        <w:jc w:val="both"/>
      </w:pPr>
      <w:del w:id="1202" w:author="Author" w:date="2024-02-01T10:43:00Z">
        <w:r>
          <w:delText>In contrast</w:delText>
        </w:r>
      </w:del>
      <w:ins w:id="1203" w:author="Author" w:date="2024-02-01T10:43:00Z">
        <w:r w:rsidR="001A1BC0">
          <w:t>Contrarily</w:t>
        </w:r>
      </w:ins>
      <w:r w:rsidR="00FF3C28" w:rsidRPr="00E60ED9">
        <w:t xml:space="preserve">, European domestic production of natural gas with CCS is needed in some cases in the </w:t>
      </w:r>
      <w:r w:rsidR="00FF3C28" w:rsidRPr="00E60ED9">
        <w:rPr>
          <w:rFonts w:ascii="Euclid"/>
          <w:i/>
        </w:rPr>
        <w:t>Persisting</w:t>
      </w:r>
      <w:r w:rsidR="00FF3C28" w:rsidRPr="00E60ED9">
        <w:rPr>
          <w:rFonts w:ascii="Euclid"/>
          <w:i/>
          <w:spacing w:val="-19"/>
        </w:rPr>
        <w:t xml:space="preserve"> </w:t>
      </w:r>
      <w:r w:rsidR="00FF3C28" w:rsidRPr="00E60ED9">
        <w:rPr>
          <w:rFonts w:ascii="Euclid"/>
          <w:i/>
        </w:rPr>
        <w:t>Fossil</w:t>
      </w:r>
      <w:r w:rsidR="00FF3C28" w:rsidRPr="00E60ED9">
        <w:rPr>
          <w:rFonts w:ascii="Euclid"/>
          <w:i/>
          <w:spacing w:val="-18"/>
        </w:rPr>
        <w:t xml:space="preserve"> </w:t>
      </w:r>
      <w:r w:rsidR="00FF3C28" w:rsidRPr="00E60ED9">
        <w:rPr>
          <w:rFonts w:ascii="Euclid"/>
          <w:i/>
        </w:rPr>
        <w:t>Demand</w:t>
      </w:r>
      <w:r w:rsidR="00FF3C28" w:rsidRPr="00E60ED9">
        <w:rPr>
          <w:rFonts w:ascii="Euclid"/>
          <w:i/>
          <w:spacing w:val="-18"/>
        </w:rPr>
        <w:t xml:space="preserve"> </w:t>
      </w:r>
      <w:r w:rsidR="00FF3C28" w:rsidRPr="00E60ED9">
        <w:t>scenario</w:t>
      </w:r>
      <w:r w:rsidR="00FF3C28" w:rsidRPr="00E60ED9">
        <w:rPr>
          <w:spacing w:val="-14"/>
        </w:rPr>
        <w:t xml:space="preserve"> </w:t>
      </w:r>
      <w:r w:rsidR="00FF3C28" w:rsidRPr="00E60ED9">
        <w:t>(see</w:t>
      </w:r>
      <w:r w:rsidR="00FF3C28" w:rsidRPr="00E60ED9">
        <w:rPr>
          <w:spacing w:val="-9"/>
        </w:rPr>
        <w:t xml:space="preserve"> </w:t>
      </w:r>
      <w:r w:rsidR="00FF3C28" w:rsidRPr="00E60ED9">
        <w:t>Subfigure</w:t>
      </w:r>
      <w:r w:rsidR="00FF3C28" w:rsidRPr="00E60ED9">
        <w:rPr>
          <w:spacing w:val="-10"/>
        </w:rPr>
        <w:t xml:space="preserve"> </w:t>
      </w:r>
      <w:hyperlink w:anchor="_bookmark39" w:history="1">
        <w:r w:rsidR="00FF3C28" w:rsidRPr="00E60ED9">
          <w:t>9b).</w:t>
        </w:r>
      </w:hyperlink>
      <w:r w:rsidR="00FF3C28" w:rsidRPr="00E60ED9">
        <w:rPr>
          <w:spacing w:val="10"/>
        </w:rPr>
        <w:t xml:space="preserve"> </w:t>
      </w:r>
      <w:r w:rsidR="00FF3C28" w:rsidRPr="00E60ED9">
        <w:t>In</w:t>
      </w:r>
      <w:r w:rsidR="00FF3C28" w:rsidRPr="00E60ED9">
        <w:rPr>
          <w:spacing w:val="-10"/>
        </w:rPr>
        <w:t xml:space="preserve"> </w:t>
      </w:r>
      <w:r w:rsidR="00FF3C28" w:rsidRPr="00E60ED9">
        <w:t>particular,</w:t>
      </w:r>
      <w:r w:rsidR="00FF3C28" w:rsidRPr="00E60ED9">
        <w:rPr>
          <w:spacing w:val="-9"/>
        </w:rPr>
        <w:t xml:space="preserve"> </w:t>
      </w:r>
      <w:r w:rsidR="00FF3C28" w:rsidRPr="00E60ED9">
        <w:t>for</w:t>
      </w:r>
      <w:r w:rsidR="00FF3C28" w:rsidRPr="00E60ED9">
        <w:rPr>
          <w:spacing w:val="-10"/>
        </w:rPr>
        <w:t xml:space="preserve"> </w:t>
      </w:r>
      <w:r w:rsidR="00FF3C28" w:rsidRPr="00E60ED9">
        <w:t>the</w:t>
      </w:r>
      <w:r w:rsidR="001A1BC0" w:rsidRPr="003741D5">
        <w:t xml:space="preserve"> </w:t>
      </w:r>
      <w:del w:id="1204" w:author="Author" w:date="2024-02-01T10:43:00Z">
        <w:r>
          <w:delText>cases</w:delText>
        </w:r>
        <w:r>
          <w:rPr>
            <w:spacing w:val="-10"/>
          </w:rPr>
          <w:delText xml:space="preserve"> </w:delText>
        </w:r>
        <w:r>
          <w:delText>where</w:delText>
        </w:r>
        <w:r>
          <w:rPr>
            <w:spacing w:val="-10"/>
          </w:rPr>
          <w:delText xml:space="preserve"> </w:delText>
        </w:r>
        <w:r>
          <w:delText>no</w:delText>
        </w:r>
        <w:r>
          <w:rPr>
            <w:spacing w:val="-10"/>
          </w:rPr>
          <w:delText xml:space="preserve"> </w:delText>
        </w:r>
        <w:r>
          <w:delText>LNG</w:delText>
        </w:r>
        <w:r>
          <w:rPr>
            <w:spacing w:val="-10"/>
          </w:rPr>
          <w:delText xml:space="preserve"> </w:delText>
        </w:r>
        <w:r>
          <w:delText>exports</w:delText>
        </w:r>
      </w:del>
      <w:ins w:id="1205" w:author="Author" w:date="2024-02-01T10:43:00Z">
        <w:r w:rsidR="001A1BC0" w:rsidRPr="00EE5AF2">
          <w:rPr>
            <w:i/>
          </w:rPr>
          <w:t>No export</w:t>
        </w:r>
      </w:ins>
      <w:r w:rsidR="001A1BC0" w:rsidRPr="003741D5">
        <w:rPr>
          <w:i/>
        </w:rPr>
        <w:t xml:space="preserve"> from Africa</w:t>
      </w:r>
      <w:r w:rsidR="00FF3C28" w:rsidRPr="003741D5">
        <w:rPr>
          <w:spacing w:val="-10"/>
        </w:rPr>
        <w:t xml:space="preserve"> </w:t>
      </w:r>
      <w:del w:id="1206" w:author="Author" w:date="2024-02-01T10:43:00Z">
        <w:r>
          <w:rPr>
            <w:spacing w:val="-2"/>
          </w:rPr>
          <w:delText>are</w:delText>
        </w:r>
        <w:r>
          <w:rPr>
            <w:spacing w:val="-12"/>
          </w:rPr>
          <w:delText xml:space="preserve"> </w:delText>
        </w:r>
        <w:r>
          <w:rPr>
            <w:spacing w:val="-2"/>
          </w:rPr>
          <w:delText>permitted</w:delText>
        </w:r>
        <w:r>
          <w:rPr>
            <w:spacing w:val="-11"/>
          </w:rPr>
          <w:delText xml:space="preserve"> </w:delText>
        </w:r>
      </w:del>
      <w:r w:rsidR="00FF3C28" w:rsidRPr="00E60ED9">
        <w:rPr>
          <w:spacing w:val="-2"/>
        </w:rPr>
        <w:t>and</w:t>
      </w:r>
      <w:r w:rsidR="00FF3C28" w:rsidRPr="00E60ED9">
        <w:rPr>
          <w:spacing w:val="-12"/>
        </w:rPr>
        <w:t xml:space="preserve"> </w:t>
      </w:r>
      <w:del w:id="1207" w:author="Author" w:date="2024-02-01T10:43:00Z">
        <w:r>
          <w:rPr>
            <w:spacing w:val="-2"/>
          </w:rPr>
          <w:delText>where</w:delText>
        </w:r>
        <w:r>
          <w:rPr>
            <w:spacing w:val="-12"/>
          </w:rPr>
          <w:delText xml:space="preserve"> </w:delText>
        </w:r>
        <w:r>
          <w:rPr>
            <w:spacing w:val="-2"/>
          </w:rPr>
          <w:delText>the</w:delText>
        </w:r>
        <w:r>
          <w:rPr>
            <w:spacing w:val="-12"/>
          </w:rPr>
          <w:delText xml:space="preserve"> </w:delText>
        </w:r>
      </w:del>
      <w:r w:rsidR="00FF3C28" w:rsidRPr="003741D5">
        <w:rPr>
          <w:i/>
          <w:spacing w:val="-2"/>
        </w:rPr>
        <w:t>Panama</w:t>
      </w:r>
      <w:r w:rsidR="00FF3C28" w:rsidRPr="003741D5">
        <w:rPr>
          <w:i/>
          <w:spacing w:val="-11"/>
        </w:rPr>
        <w:t xml:space="preserve"> </w:t>
      </w:r>
      <w:del w:id="1208" w:author="Author" w:date="2024-02-01T10:43:00Z">
        <w:r>
          <w:rPr>
            <w:spacing w:val="-2"/>
          </w:rPr>
          <w:delText>canal</w:delText>
        </w:r>
        <w:r>
          <w:rPr>
            <w:spacing w:val="-12"/>
          </w:rPr>
          <w:delText xml:space="preserve"> </w:delText>
        </w:r>
        <w:r>
          <w:rPr>
            <w:spacing w:val="-2"/>
          </w:rPr>
          <w:delText>is</w:delText>
        </w:r>
      </w:del>
      <w:ins w:id="1209" w:author="Author" w:date="2024-02-01T10:43:00Z">
        <w:r w:rsidR="00A6043F">
          <w:rPr>
            <w:i/>
            <w:spacing w:val="-2"/>
          </w:rPr>
          <w:t>C</w:t>
        </w:r>
        <w:r w:rsidR="00A6043F" w:rsidRPr="00EE5AF2">
          <w:rPr>
            <w:i/>
            <w:spacing w:val="-2"/>
          </w:rPr>
          <w:t>anal</w:t>
        </w:r>
      </w:ins>
      <w:r w:rsidR="00A6043F" w:rsidRPr="003741D5">
        <w:rPr>
          <w:i/>
          <w:spacing w:val="-12"/>
        </w:rPr>
        <w:t xml:space="preserve"> </w:t>
      </w:r>
      <w:r w:rsidR="00FF3C28" w:rsidRPr="003741D5">
        <w:rPr>
          <w:i/>
          <w:spacing w:val="-2"/>
        </w:rPr>
        <w:t>restricted</w:t>
      </w:r>
      <w:ins w:id="1210" w:author="Author" w:date="2024-02-01T10:43:00Z">
        <w:r w:rsidR="001A1BC0">
          <w:rPr>
            <w:spacing w:val="-2"/>
          </w:rPr>
          <w:t xml:space="preserve"> cases</w:t>
        </w:r>
      </w:ins>
      <w:r w:rsidR="00FF3C28" w:rsidRPr="00E60ED9">
        <w:rPr>
          <w:spacing w:val="-2"/>
        </w:rPr>
        <w:t>,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LNG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demand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is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covered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by</w:t>
      </w:r>
      <w:ins w:id="1211" w:author="Author" w:date="2024-02-01T10:43:00Z">
        <w:r w:rsidR="00FF3C28" w:rsidRPr="00E60ED9">
          <w:rPr>
            <w:spacing w:val="-11"/>
          </w:rPr>
          <w:t xml:space="preserve"> </w:t>
        </w:r>
        <w:r w:rsidR="001A1BC0">
          <w:rPr>
            <w:spacing w:val="-11"/>
          </w:rPr>
          <w:t>the</w:t>
        </w:r>
      </w:ins>
      <w:r w:rsidR="001A1BC0">
        <w:rPr>
          <w:spacing w:val="-11"/>
        </w:rPr>
        <w:t xml:space="preserve"> </w:t>
      </w:r>
      <w:r w:rsidR="00FF3C28" w:rsidRPr="00E60ED9">
        <w:rPr>
          <w:spacing w:val="-2"/>
        </w:rPr>
        <w:t>domestic production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of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natural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gas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equipped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with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CCS.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The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supply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from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European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domestic</w:t>
      </w:r>
      <w:r w:rsidR="00FF3C28" w:rsidRPr="00E60ED9">
        <w:rPr>
          <w:spacing w:val="-11"/>
        </w:rPr>
        <w:t xml:space="preserve"> </w:t>
      </w:r>
      <w:r w:rsidR="00FF3C28" w:rsidRPr="00E60ED9">
        <w:rPr>
          <w:spacing w:val="-2"/>
        </w:rPr>
        <w:t>production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with</w:t>
      </w:r>
      <w:r w:rsidR="00FF3C28" w:rsidRPr="00E60ED9">
        <w:rPr>
          <w:spacing w:val="-12"/>
        </w:rPr>
        <w:t xml:space="preserve"> </w:t>
      </w:r>
      <w:r w:rsidR="00FF3C28" w:rsidRPr="00E60ED9">
        <w:rPr>
          <w:spacing w:val="-2"/>
        </w:rPr>
        <w:t>CCS is</w:t>
      </w:r>
      <w:r w:rsidR="00FF3C28" w:rsidRPr="00E60ED9">
        <w:rPr>
          <w:spacing w:val="9"/>
        </w:rPr>
        <w:t xml:space="preserve"> </w:t>
      </w:r>
      <w:r w:rsidR="00FF3C28" w:rsidRPr="00E60ED9">
        <w:rPr>
          <w:spacing w:val="-2"/>
        </w:rPr>
        <w:t>at</w:t>
      </w:r>
      <w:r w:rsidR="00FF3C28" w:rsidRPr="00E60ED9">
        <w:rPr>
          <w:spacing w:val="9"/>
        </w:rPr>
        <w:t xml:space="preserve"> </w:t>
      </w:r>
      <w:ins w:id="1212" w:author="Author" w:date="2024-02-01T10:43:00Z">
        <w:r w:rsidR="001A1BC0">
          <w:rPr>
            <w:spacing w:val="9"/>
          </w:rPr>
          <w:t xml:space="preserve">a </w:t>
        </w:r>
      </w:ins>
      <w:r w:rsidR="00FF3C28" w:rsidRPr="00E60ED9">
        <w:rPr>
          <w:spacing w:val="-2"/>
        </w:rPr>
        <w:t>maximum</w:t>
      </w:r>
      <w:r w:rsidR="00FF3C28" w:rsidRPr="00E60ED9">
        <w:rPr>
          <w:spacing w:val="9"/>
        </w:rPr>
        <w:t xml:space="preserve"> </w:t>
      </w:r>
      <w:r w:rsidR="00FF3C28" w:rsidRPr="00E60ED9">
        <w:rPr>
          <w:spacing w:val="-2"/>
        </w:rPr>
        <w:t>capacity</w:t>
      </w:r>
      <w:r w:rsidR="00FF3C28" w:rsidRPr="00E60ED9">
        <w:rPr>
          <w:spacing w:val="9"/>
        </w:rPr>
        <w:t xml:space="preserve"> </w:t>
      </w:r>
      <w:r w:rsidR="00FF3C28" w:rsidRPr="00E60ED9">
        <w:rPr>
          <w:spacing w:val="-2"/>
        </w:rPr>
        <w:t>in</w:t>
      </w:r>
      <w:r w:rsidR="00FF3C28" w:rsidRPr="00E60ED9">
        <w:rPr>
          <w:spacing w:val="10"/>
        </w:rPr>
        <w:t xml:space="preserve"> </w:t>
      </w:r>
      <w:r w:rsidR="00FF3C28" w:rsidRPr="00E60ED9">
        <w:rPr>
          <w:spacing w:val="-2"/>
        </w:rPr>
        <w:t>these</w:t>
      </w:r>
      <w:r w:rsidR="00FF3C28" w:rsidRPr="00E60ED9">
        <w:rPr>
          <w:spacing w:val="9"/>
        </w:rPr>
        <w:t xml:space="preserve"> </w:t>
      </w:r>
      <w:r w:rsidR="00FF3C28" w:rsidRPr="00E60ED9">
        <w:rPr>
          <w:spacing w:val="-2"/>
        </w:rPr>
        <w:t>cases.</w:t>
      </w:r>
      <w:r w:rsidR="00FF3C28" w:rsidRPr="00E60ED9">
        <w:rPr>
          <w:spacing w:val="45"/>
        </w:rPr>
        <w:t xml:space="preserve"> </w:t>
      </w:r>
      <w:r w:rsidR="00FF3C28" w:rsidRPr="00E60ED9">
        <w:rPr>
          <w:spacing w:val="-2"/>
        </w:rPr>
        <w:t>By</w:t>
      </w:r>
      <w:r w:rsidR="00FF3C28" w:rsidRPr="00E60ED9">
        <w:rPr>
          <w:spacing w:val="10"/>
        </w:rPr>
        <w:t xml:space="preserve"> </w:t>
      </w:r>
      <w:r w:rsidR="00FF3C28" w:rsidRPr="00E60ED9">
        <w:rPr>
          <w:spacing w:val="-2"/>
        </w:rPr>
        <w:t>definition/assumption</w:t>
      </w:r>
      <w:ins w:id="1213" w:author="Author" w:date="2024-02-01T10:43:00Z">
        <w:r w:rsidR="001A1BC0">
          <w:rPr>
            <w:spacing w:val="-2"/>
          </w:rPr>
          <w:t>,</w:t>
        </w:r>
      </w:ins>
      <w:r w:rsidR="00FF3C28" w:rsidRPr="00E60ED9">
        <w:rPr>
          <w:spacing w:val="9"/>
        </w:rPr>
        <w:t xml:space="preserve"> </w:t>
      </w:r>
      <w:r w:rsidR="00FF3C28" w:rsidRPr="00E60ED9">
        <w:rPr>
          <w:spacing w:val="-2"/>
        </w:rPr>
        <w:t>this</w:t>
      </w:r>
      <w:r w:rsidR="00FF3C28" w:rsidRPr="00E60ED9">
        <w:rPr>
          <w:spacing w:val="9"/>
        </w:rPr>
        <w:t xml:space="preserve"> </w:t>
      </w:r>
      <w:r w:rsidR="00FF3C28" w:rsidRPr="00E60ED9">
        <w:rPr>
          <w:spacing w:val="-2"/>
        </w:rPr>
        <w:t>maximum</w:t>
      </w:r>
      <w:r w:rsidR="00FF3C28" w:rsidRPr="00E60ED9">
        <w:rPr>
          <w:spacing w:val="9"/>
        </w:rPr>
        <w:t xml:space="preserve"> </w:t>
      </w:r>
      <w:r w:rsidR="00FF3C28" w:rsidRPr="00E60ED9">
        <w:rPr>
          <w:spacing w:val="-2"/>
        </w:rPr>
        <w:t>capacity</w:t>
      </w:r>
      <w:r w:rsidR="00FF3C28" w:rsidRPr="00E60ED9">
        <w:rPr>
          <w:spacing w:val="10"/>
        </w:rPr>
        <w:t xml:space="preserve"> </w:t>
      </w:r>
      <w:r w:rsidR="00FF3C28" w:rsidRPr="00E60ED9">
        <w:rPr>
          <w:spacing w:val="-2"/>
        </w:rPr>
        <w:t>accounts</w:t>
      </w:r>
      <w:r w:rsidR="00FF3C28" w:rsidRPr="00E60ED9">
        <w:rPr>
          <w:spacing w:val="9"/>
        </w:rPr>
        <w:t xml:space="preserve"> </w:t>
      </w:r>
      <w:r w:rsidR="00FF3C28" w:rsidRPr="00E60ED9">
        <w:rPr>
          <w:spacing w:val="-5"/>
        </w:rPr>
        <w:t>for</w:t>
      </w:r>
    </w:p>
    <w:p w14:paraId="3E76DA92" w14:textId="77777777" w:rsidR="007F257B" w:rsidRPr="00E60ED9" w:rsidRDefault="00FF3C28">
      <w:pPr>
        <w:pStyle w:val="Textkrper"/>
        <w:spacing w:before="40" w:line="204" w:lineRule="auto"/>
        <w:ind w:left="111" w:right="608"/>
        <w:jc w:val="both"/>
      </w:pPr>
      <w:r w:rsidRPr="00E60ED9">
        <w:rPr>
          <w:spacing w:val="-4"/>
        </w:rPr>
        <w:t>25</w:t>
      </w:r>
      <w:del w:id="1214" w:author="Author" w:date="2024-02-01T10:43:00Z">
        <w:r w:rsidR="00581875">
          <w:rPr>
            <w:spacing w:val="-10"/>
          </w:rPr>
          <w:delText xml:space="preserve"> </w:delText>
        </w:r>
      </w:del>
      <w:r w:rsidRPr="00E60ED9">
        <w:rPr>
          <w:spacing w:val="-4"/>
        </w:rPr>
        <w:t>%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of</w:t>
      </w:r>
      <w:ins w:id="1215" w:author="Author" w:date="2024-02-01T10:43:00Z">
        <w:r w:rsidRPr="00E60ED9">
          <w:rPr>
            <w:spacing w:val="-10"/>
          </w:rPr>
          <w:t xml:space="preserve"> </w:t>
        </w:r>
        <w:r w:rsidR="001A1BC0">
          <w:rPr>
            <w:spacing w:val="-10"/>
          </w:rPr>
          <w:t>the</w:t>
        </w:r>
      </w:ins>
      <w:r w:rsidR="001A1BC0">
        <w:rPr>
          <w:spacing w:val="-10"/>
        </w:rPr>
        <w:t xml:space="preserve"> </w:t>
      </w:r>
      <w:r w:rsidRPr="00E60ED9">
        <w:rPr>
          <w:spacing w:val="-4"/>
        </w:rPr>
        <w:t>total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European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LNG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demand.</w:t>
      </w:r>
      <w:r w:rsidRPr="00E60ED9">
        <w:rPr>
          <w:spacing w:val="25"/>
        </w:rPr>
        <w:t xml:space="preserve"> </w:t>
      </w:r>
      <w:r w:rsidRPr="00E60ED9">
        <w:rPr>
          <w:spacing w:val="-4"/>
        </w:rPr>
        <w:t>Considering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case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with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a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focus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on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diversification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of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 xml:space="preserve">importers </w:t>
      </w:r>
      <w:r w:rsidRPr="00E60ED9">
        <w:t>(</w:t>
      </w:r>
      <w:r w:rsidRPr="00E60ED9">
        <w:rPr>
          <w:rFonts w:ascii="Euclid"/>
          <w:i/>
        </w:rPr>
        <w:t>Diversify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>importers</w:t>
      </w:r>
      <w:r w:rsidRPr="00E60ED9">
        <w:t>),</w:t>
      </w:r>
      <w:r w:rsidRPr="00E60ED9">
        <w:rPr>
          <w:spacing w:val="-14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small</w:t>
      </w:r>
      <w:r w:rsidRPr="00E60ED9">
        <w:rPr>
          <w:spacing w:val="-14"/>
        </w:rPr>
        <w:t xml:space="preserve"> </w:t>
      </w:r>
      <w:r w:rsidRPr="00E60ED9">
        <w:t>share</w:t>
      </w:r>
      <w:r w:rsidRPr="00E60ED9">
        <w:rPr>
          <w:spacing w:val="-10"/>
        </w:rPr>
        <w:t xml:space="preserve"> </w:t>
      </w:r>
      <w:r w:rsidRPr="00E60ED9">
        <w:t>of</w:t>
      </w:r>
      <w:r w:rsidRPr="00E60ED9">
        <w:rPr>
          <w:spacing w:val="-8"/>
        </w:rPr>
        <w:t xml:space="preserve"> </w:t>
      </w:r>
      <w:ins w:id="1216" w:author="Author" w:date="2024-02-01T10:43:00Z">
        <w:r w:rsidR="004C5697">
          <w:rPr>
            <w:spacing w:val="-8"/>
          </w:rPr>
          <w:t xml:space="preserve">the </w:t>
        </w:r>
      </w:ins>
      <w:r w:rsidRPr="00E60ED9">
        <w:t>total</w:t>
      </w:r>
      <w:r w:rsidRPr="00E60ED9">
        <w:rPr>
          <w:spacing w:val="-8"/>
        </w:rPr>
        <w:t xml:space="preserve"> </w:t>
      </w:r>
      <w:r w:rsidRPr="00E60ED9">
        <w:t>LNG</w:t>
      </w:r>
      <w:r w:rsidRPr="00E60ED9">
        <w:rPr>
          <w:spacing w:val="-8"/>
        </w:rPr>
        <w:t xml:space="preserve"> </w:t>
      </w:r>
      <w:r w:rsidRPr="00E60ED9">
        <w:t>demand</w:t>
      </w:r>
      <w:r w:rsidRPr="00E60ED9">
        <w:rPr>
          <w:spacing w:val="-9"/>
        </w:rPr>
        <w:t xml:space="preserve"> </w:t>
      </w:r>
      <w:r w:rsidRPr="00E60ED9">
        <w:t>(around</w:t>
      </w:r>
      <w:r w:rsidRPr="00E60ED9">
        <w:rPr>
          <w:spacing w:val="-8"/>
        </w:rPr>
        <w:t xml:space="preserve"> </w:t>
      </w:r>
      <w:proofErr w:type="gramStart"/>
      <w:r w:rsidRPr="00E60ED9">
        <w:t>3</w:t>
      </w:r>
      <w:proofErr w:type="gramEnd"/>
      <w:del w:id="1217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%)</w:t>
      </w:r>
      <w:r w:rsidRPr="00E60ED9">
        <w:rPr>
          <w:spacing w:val="-8"/>
        </w:rPr>
        <w:t xml:space="preserve"> </w:t>
      </w:r>
      <w:r w:rsidRPr="00E60ED9">
        <w:t>is</w:t>
      </w:r>
      <w:r w:rsidRPr="00E60ED9">
        <w:rPr>
          <w:spacing w:val="-9"/>
        </w:rPr>
        <w:t xml:space="preserve"> </w:t>
      </w:r>
      <w:r w:rsidRPr="00E60ED9">
        <w:t>also</w:t>
      </w:r>
      <w:r w:rsidRPr="00E60ED9">
        <w:rPr>
          <w:spacing w:val="-9"/>
        </w:rPr>
        <w:t xml:space="preserve"> </w:t>
      </w:r>
      <w:r w:rsidRPr="00E60ED9">
        <w:t>supplied</w:t>
      </w:r>
      <w:r w:rsidRPr="00E60ED9">
        <w:rPr>
          <w:spacing w:val="-9"/>
        </w:rPr>
        <w:t xml:space="preserve"> </w:t>
      </w:r>
      <w:r w:rsidRPr="00E60ED9">
        <w:t>by</w:t>
      </w:r>
      <w:r w:rsidRPr="00E60ED9">
        <w:rPr>
          <w:spacing w:val="-8"/>
        </w:rPr>
        <w:t xml:space="preserve"> </w:t>
      </w:r>
      <w:r w:rsidRPr="00E60ED9">
        <w:lastRenderedPageBreak/>
        <w:t>the</w:t>
      </w:r>
      <w:r w:rsidRPr="00E60ED9">
        <w:rPr>
          <w:spacing w:val="-9"/>
        </w:rPr>
        <w:t xml:space="preserve"> </w:t>
      </w:r>
      <w:r w:rsidRPr="00E60ED9">
        <w:t>European domestic production equipped with CCS.</w:t>
      </w:r>
    </w:p>
    <w:p w14:paraId="70ABE7B5" w14:textId="77777777" w:rsidR="007F257B" w:rsidRPr="00E60ED9" w:rsidRDefault="007F257B">
      <w:pPr>
        <w:spacing w:line="204" w:lineRule="auto"/>
        <w:jc w:val="both"/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0DE4EE56" w14:textId="77777777" w:rsidR="007F257B" w:rsidRPr="00E60ED9" w:rsidRDefault="00FF3C28" w:rsidP="003741D5">
      <w:pPr>
        <w:pStyle w:val="berschrift1"/>
        <w:numPr>
          <w:ilvl w:val="0"/>
          <w:numId w:val="10"/>
        </w:numPr>
        <w:tabs>
          <w:tab w:val="left" w:pos="596"/>
        </w:tabs>
        <w:spacing w:before="28"/>
        <w:ind w:hanging="484"/>
      </w:pPr>
      <w:bookmarkStart w:id="1218" w:name="Conclusions_and_outlook"/>
      <w:bookmarkStart w:id="1219" w:name="_bookmark40"/>
      <w:bookmarkEnd w:id="1218"/>
      <w:bookmarkEnd w:id="1219"/>
      <w:r w:rsidRPr="00E60ED9">
        <w:rPr>
          <w:w w:val="105"/>
        </w:rPr>
        <w:lastRenderedPageBreak/>
        <w:t>Conclusions</w:t>
      </w:r>
      <w:r w:rsidRPr="00E60ED9">
        <w:rPr>
          <w:spacing w:val="35"/>
          <w:w w:val="105"/>
        </w:rPr>
        <w:t xml:space="preserve"> </w:t>
      </w:r>
      <w:r w:rsidRPr="00E60ED9">
        <w:rPr>
          <w:w w:val="105"/>
        </w:rPr>
        <w:t>and</w:t>
      </w:r>
      <w:r w:rsidRPr="00E60ED9">
        <w:rPr>
          <w:spacing w:val="36"/>
          <w:w w:val="105"/>
        </w:rPr>
        <w:t xml:space="preserve"> </w:t>
      </w:r>
      <w:r w:rsidRPr="00E60ED9">
        <w:rPr>
          <w:spacing w:val="-2"/>
          <w:w w:val="105"/>
        </w:rPr>
        <w:t>outlook</w:t>
      </w:r>
    </w:p>
    <w:p w14:paraId="22981C28" w14:textId="77777777" w:rsidR="007F257B" w:rsidRPr="00E60ED9" w:rsidRDefault="00FF3C28">
      <w:pPr>
        <w:pStyle w:val="Textkrper"/>
        <w:spacing w:before="220" w:line="218" w:lineRule="auto"/>
        <w:ind w:left="111" w:right="607"/>
        <w:jc w:val="both"/>
      </w:pPr>
      <w:r w:rsidRPr="00E60ED9">
        <w:rPr>
          <w:spacing w:val="-4"/>
        </w:rPr>
        <w:t xml:space="preserve">This </w:t>
      </w:r>
      <w:r w:rsidR="004C5697">
        <w:rPr>
          <w:spacing w:val="-4"/>
        </w:rPr>
        <w:t>study</w:t>
      </w:r>
      <w:r w:rsidR="004C5697" w:rsidRPr="00E60ED9">
        <w:rPr>
          <w:spacing w:val="-4"/>
        </w:rPr>
        <w:t xml:space="preserve"> </w:t>
      </w:r>
      <w:r w:rsidRPr="00E60ED9">
        <w:rPr>
          <w:spacing w:val="-4"/>
        </w:rPr>
        <w:t xml:space="preserve">comprehensively </w:t>
      </w:r>
      <w:r w:rsidR="004C5697">
        <w:rPr>
          <w:spacing w:val="-4"/>
        </w:rPr>
        <w:t>investigated</w:t>
      </w:r>
      <w:r w:rsidR="004C5697" w:rsidRPr="00E60ED9">
        <w:rPr>
          <w:spacing w:val="-4"/>
        </w:rPr>
        <w:t xml:space="preserve"> </w:t>
      </w:r>
      <w:r w:rsidRPr="00E60ED9">
        <w:rPr>
          <w:spacing w:val="-4"/>
        </w:rPr>
        <w:t xml:space="preserve">the global liquefied natural gas (LNG) trade in 2040, </w:t>
      </w:r>
      <w:r w:rsidRPr="00E60ED9">
        <w:t>elucidating</w:t>
      </w:r>
      <w:r w:rsidRPr="00E60ED9">
        <w:rPr>
          <w:spacing w:val="-3"/>
        </w:rPr>
        <w:t xml:space="preserve"> </w:t>
      </w:r>
      <w:r w:rsidRPr="00E60ED9">
        <w:t>the</w:t>
      </w:r>
      <w:r w:rsidRPr="00E60ED9">
        <w:rPr>
          <w:spacing w:val="-3"/>
        </w:rPr>
        <w:t xml:space="preserve"> </w:t>
      </w:r>
      <w:r w:rsidRPr="00E60ED9">
        <w:t>pressing</w:t>
      </w:r>
      <w:r w:rsidRPr="00E60ED9">
        <w:rPr>
          <w:spacing w:val="-3"/>
        </w:rPr>
        <w:t xml:space="preserve"> </w:t>
      </w:r>
      <w:r w:rsidRPr="00E60ED9">
        <w:t>role</w:t>
      </w:r>
      <w:r w:rsidRPr="00E60ED9">
        <w:rPr>
          <w:spacing w:val="-3"/>
        </w:rPr>
        <w:t xml:space="preserve"> </w:t>
      </w:r>
      <w:r w:rsidRPr="00E60ED9">
        <w:t>of</w:t>
      </w:r>
      <w:r w:rsidRPr="00E60ED9">
        <w:rPr>
          <w:spacing w:val="-3"/>
        </w:rPr>
        <w:t xml:space="preserve"> </w:t>
      </w:r>
      <w:r w:rsidRPr="00E60ED9">
        <w:t>Europe</w:t>
      </w:r>
      <w:r w:rsidRPr="00E60ED9">
        <w:rPr>
          <w:spacing w:val="-3"/>
        </w:rPr>
        <w:t xml:space="preserve"> </w:t>
      </w:r>
      <w:r w:rsidRPr="00E60ED9">
        <w:t>as</w:t>
      </w:r>
      <w:r w:rsidRPr="00E60ED9">
        <w:rPr>
          <w:spacing w:val="-3"/>
        </w:rPr>
        <w:t xml:space="preserve"> </w:t>
      </w:r>
      <w:r w:rsidRPr="00E60ED9">
        <w:t>an</w:t>
      </w:r>
      <w:r w:rsidRPr="00E60ED9">
        <w:rPr>
          <w:spacing w:val="-3"/>
        </w:rPr>
        <w:t xml:space="preserve"> </w:t>
      </w:r>
      <w:r w:rsidRPr="00E60ED9">
        <w:t>LNG</w:t>
      </w:r>
      <w:r w:rsidRPr="00E60ED9">
        <w:rPr>
          <w:spacing w:val="-3"/>
        </w:rPr>
        <w:t xml:space="preserve"> </w:t>
      </w:r>
      <w:r w:rsidRPr="00E60ED9">
        <w:t>importer.</w:t>
      </w:r>
      <w:r w:rsidRPr="00E60ED9">
        <w:rPr>
          <w:spacing w:val="23"/>
        </w:rPr>
        <w:t xml:space="preserve"> </w:t>
      </w:r>
      <w:r w:rsidRPr="00E60ED9">
        <w:t>The</w:t>
      </w:r>
      <w:r w:rsidRPr="00E60ED9">
        <w:rPr>
          <w:spacing w:val="-3"/>
        </w:rPr>
        <w:t xml:space="preserve"> </w:t>
      </w:r>
      <w:r w:rsidRPr="00E60ED9">
        <w:t>analysis</w:t>
      </w:r>
      <w:r w:rsidRPr="00E60ED9">
        <w:rPr>
          <w:spacing w:val="-3"/>
        </w:rPr>
        <w:t xml:space="preserve"> </w:t>
      </w:r>
      <w:r w:rsidR="004C5697">
        <w:t>revealed</w:t>
      </w:r>
      <w:r w:rsidR="004C5697" w:rsidRPr="00E60ED9">
        <w:rPr>
          <w:spacing w:val="-3"/>
        </w:rPr>
        <w:t xml:space="preserve"> </w:t>
      </w:r>
      <w:r w:rsidRPr="00E60ED9">
        <w:t>the complexities</w:t>
      </w:r>
      <w:r w:rsidRPr="00E60ED9">
        <w:rPr>
          <w:spacing w:val="-14"/>
        </w:rPr>
        <w:t xml:space="preserve"> </w:t>
      </w:r>
      <w:r w:rsidRPr="00E60ED9">
        <w:t>of</w:t>
      </w:r>
      <w:r w:rsidRPr="00E60ED9">
        <w:rPr>
          <w:spacing w:val="-14"/>
        </w:rPr>
        <w:t xml:space="preserve"> </w:t>
      </w:r>
      <w:r w:rsidRPr="00E60ED9">
        <w:t>Europe’s</w:t>
      </w:r>
      <w:r w:rsidRPr="00E60ED9">
        <w:rPr>
          <w:spacing w:val="-14"/>
        </w:rPr>
        <w:t xml:space="preserve"> </w:t>
      </w:r>
      <w:r w:rsidRPr="00E60ED9">
        <w:t>strategy</w:t>
      </w:r>
      <w:r w:rsidRPr="00E60ED9">
        <w:rPr>
          <w:spacing w:val="-13"/>
        </w:rPr>
        <w:t xml:space="preserve"> </w:t>
      </w:r>
      <w:r w:rsidRPr="00E60ED9">
        <w:t>of</w:t>
      </w:r>
      <w:r w:rsidRPr="00E60ED9">
        <w:rPr>
          <w:spacing w:val="-14"/>
        </w:rPr>
        <w:t xml:space="preserve"> </w:t>
      </w:r>
      <w:r w:rsidRPr="00E60ED9">
        <w:t>simultaneously</w:t>
      </w:r>
      <w:r w:rsidRPr="00E60ED9">
        <w:rPr>
          <w:spacing w:val="-14"/>
        </w:rPr>
        <w:t xml:space="preserve"> </w:t>
      </w:r>
      <w:r w:rsidRPr="00E60ED9">
        <w:t>achieving</w:t>
      </w:r>
      <w:r w:rsidRPr="00E60ED9">
        <w:rPr>
          <w:spacing w:val="-14"/>
        </w:rPr>
        <w:t xml:space="preserve"> </w:t>
      </w:r>
      <w:r w:rsidRPr="00E60ED9">
        <w:t>decarbonization</w:t>
      </w:r>
      <w:r w:rsidRPr="00E60ED9">
        <w:rPr>
          <w:spacing w:val="-13"/>
        </w:rPr>
        <w:t xml:space="preserve"> </w:t>
      </w:r>
      <w:r w:rsidRPr="00E60ED9">
        <w:t>objectives</w:t>
      </w:r>
      <w:r w:rsidRPr="00E60ED9">
        <w:rPr>
          <w:spacing w:val="-14"/>
        </w:rPr>
        <w:t xml:space="preserve"> </w:t>
      </w:r>
      <w:r w:rsidRPr="00E60ED9">
        <w:t>and</w:t>
      </w:r>
      <w:r w:rsidRPr="00E60ED9">
        <w:rPr>
          <w:spacing w:val="-14"/>
        </w:rPr>
        <w:t xml:space="preserve"> </w:t>
      </w:r>
      <w:r w:rsidRPr="00E60ED9">
        <w:t xml:space="preserve">resolving </w:t>
      </w:r>
      <w:r w:rsidRPr="00E60ED9">
        <w:rPr>
          <w:spacing w:val="-4"/>
        </w:rPr>
        <w:t>energy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security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concerns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the context of LNG in two scenarios (</w:t>
      </w:r>
      <w:r w:rsidRPr="00E60ED9">
        <w:rPr>
          <w:rFonts w:ascii="Euclid" w:hAnsi="Euclid"/>
          <w:i/>
          <w:spacing w:val="-4"/>
        </w:rPr>
        <w:t>Net</w:t>
      </w:r>
      <w:r w:rsidRPr="00E60ED9">
        <w:rPr>
          <w:rFonts w:ascii="Euclid" w:hAnsi="Euclid"/>
          <w:i/>
          <w:spacing w:val="-11"/>
        </w:rPr>
        <w:t xml:space="preserve"> </w:t>
      </w:r>
      <w:r w:rsidRPr="00E60ED9">
        <w:rPr>
          <w:rFonts w:ascii="Euclid" w:hAnsi="Euclid"/>
          <w:i/>
          <w:spacing w:val="-4"/>
        </w:rPr>
        <w:t>Zero</w:t>
      </w:r>
      <w:r w:rsidRPr="00E60ED9">
        <w:rPr>
          <w:rFonts w:ascii="Euclid" w:hAnsi="Euclid"/>
          <w:i/>
          <w:spacing w:val="-5"/>
        </w:rPr>
        <w:t xml:space="preserve"> </w:t>
      </w:r>
      <w:r w:rsidRPr="00E60ED9">
        <w:rPr>
          <w:spacing w:val="-4"/>
        </w:rPr>
        <w:t xml:space="preserve">and </w:t>
      </w:r>
      <w:r w:rsidRPr="00E60ED9">
        <w:rPr>
          <w:rFonts w:ascii="Euclid" w:hAnsi="Euclid"/>
          <w:i/>
          <w:spacing w:val="-4"/>
        </w:rPr>
        <w:t>Persisting</w:t>
      </w:r>
      <w:r w:rsidRPr="00E60ED9">
        <w:rPr>
          <w:rFonts w:ascii="Euclid" w:hAnsi="Euclid"/>
          <w:i/>
          <w:spacing w:val="-11"/>
        </w:rPr>
        <w:t xml:space="preserve"> </w:t>
      </w:r>
      <w:r w:rsidRPr="00E60ED9">
        <w:rPr>
          <w:rFonts w:ascii="Euclid" w:hAnsi="Euclid"/>
          <w:i/>
          <w:spacing w:val="-4"/>
        </w:rPr>
        <w:t>Fossil</w:t>
      </w:r>
      <w:r w:rsidRPr="00E60ED9">
        <w:rPr>
          <w:rFonts w:ascii="Euclid" w:hAnsi="Euclid"/>
          <w:i/>
          <w:spacing w:val="-11"/>
        </w:rPr>
        <w:t xml:space="preserve"> </w:t>
      </w:r>
      <w:r w:rsidRPr="00E60ED9">
        <w:rPr>
          <w:rFonts w:ascii="Euclid" w:hAnsi="Euclid"/>
          <w:i/>
          <w:spacing w:val="-4"/>
        </w:rPr>
        <w:t>Demand</w:t>
      </w:r>
      <w:r w:rsidRPr="00E60ED9">
        <w:rPr>
          <w:rFonts w:ascii="Euclid" w:hAnsi="Euclid"/>
          <w:i/>
          <w:spacing w:val="-15"/>
        </w:rPr>
        <w:t xml:space="preserve"> </w:t>
      </w:r>
      <w:r w:rsidRPr="00E60ED9">
        <w:rPr>
          <w:spacing w:val="-4"/>
        </w:rPr>
        <w:t>). We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assess</w:t>
      </w:r>
      <w:r w:rsidR="004C5697">
        <w:rPr>
          <w:spacing w:val="-4"/>
        </w:rPr>
        <w:t>ed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potential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susceptibility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of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Europe’s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LNG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supply to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geopolitical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tensions</w:t>
      </w:r>
      <w:r w:rsidRPr="00E60ED9">
        <w:rPr>
          <w:spacing w:val="-5"/>
        </w:rPr>
        <w:t xml:space="preserve"> </w:t>
      </w:r>
      <w:r w:rsidR="004C5697">
        <w:rPr>
          <w:spacing w:val="-4"/>
        </w:rPr>
        <w:t>by analyzing</w:t>
      </w:r>
    </w:p>
    <w:p w14:paraId="407CE5E0" w14:textId="77777777" w:rsidR="007F257B" w:rsidRPr="00E60ED9" w:rsidRDefault="00FF3C28">
      <w:pPr>
        <w:pStyle w:val="Textkrper"/>
        <w:spacing w:before="10" w:line="237" w:lineRule="auto"/>
        <w:ind w:left="111" w:right="608"/>
        <w:jc w:val="both"/>
      </w:pPr>
      <w:r w:rsidRPr="00E60ED9">
        <w:rPr>
          <w:spacing w:val="-2"/>
        </w:rPr>
        <w:t>LNG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import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volumes,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examining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their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variations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under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different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market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conditions.</w:t>
      </w:r>
      <w:r w:rsidRPr="00E60ED9">
        <w:rPr>
          <w:spacing w:val="12"/>
        </w:rPr>
        <w:t xml:space="preserve"> </w:t>
      </w:r>
      <w:r w:rsidR="004C5697">
        <w:rPr>
          <w:spacing w:val="-2"/>
        </w:rPr>
        <w:t>In addition</w:t>
      </w:r>
      <w:r w:rsidRPr="00E60ED9">
        <w:rPr>
          <w:spacing w:val="-2"/>
        </w:rPr>
        <w:t>,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 xml:space="preserve">we </w:t>
      </w:r>
      <w:r w:rsidRPr="00E60ED9">
        <w:t>explore</w:t>
      </w:r>
      <w:r w:rsidR="004C5697">
        <w:t>d</w:t>
      </w:r>
      <w:r w:rsidRPr="00E60ED9">
        <w:t xml:space="preserve"> the expected average and marginal supply costs associated with these LNG trades to Europe.</w:t>
      </w:r>
    </w:p>
    <w:p w14:paraId="128B96D3" w14:textId="61697FBE" w:rsidR="007F257B" w:rsidRPr="00E60ED9" w:rsidRDefault="00FF3C28">
      <w:pPr>
        <w:pStyle w:val="Textkrper"/>
        <w:spacing w:before="171" w:line="237" w:lineRule="auto"/>
        <w:ind w:left="111" w:right="607" w:firstLine="338"/>
        <w:jc w:val="both"/>
      </w:pPr>
      <w:r w:rsidRPr="00E60ED9">
        <w:t>Methodologically,</w:t>
      </w:r>
      <w:r w:rsidRPr="00E60ED9">
        <w:rPr>
          <w:spacing w:val="-13"/>
        </w:rPr>
        <w:t xml:space="preserve"> </w:t>
      </w:r>
      <w:r w:rsidRPr="00E60ED9">
        <w:t>we</w:t>
      </w:r>
      <w:r w:rsidRPr="00E60ED9">
        <w:rPr>
          <w:spacing w:val="-14"/>
        </w:rPr>
        <w:t xml:space="preserve"> </w:t>
      </w:r>
      <w:ins w:id="1220" w:author="Author" w:date="2024-02-01T10:43:00Z">
        <w:r w:rsidRPr="00E60ED9">
          <w:t>use</w:t>
        </w:r>
        <w:r w:rsidR="004C5697">
          <w:t>d</w:t>
        </w:r>
      </w:ins>
      <w:r w:rsidRPr="00E60ED9">
        <w:rPr>
          <w:spacing w:val="-14"/>
        </w:rPr>
        <w:t xml:space="preserve"> </w:t>
      </w:r>
      <w:r w:rsidRPr="00E60ED9">
        <w:t>a</w:t>
      </w:r>
      <w:r w:rsidRPr="00E60ED9">
        <w:rPr>
          <w:spacing w:val="-13"/>
        </w:rPr>
        <w:t xml:space="preserve"> </w:t>
      </w:r>
      <w:r w:rsidRPr="00E60ED9">
        <w:t>straightforward</w:t>
      </w:r>
      <w:r w:rsidRPr="00E60ED9">
        <w:rPr>
          <w:spacing w:val="-14"/>
        </w:rPr>
        <w:t xml:space="preserve"> </w:t>
      </w:r>
      <w:r w:rsidRPr="00E60ED9">
        <w:t>optimization</w:t>
      </w:r>
      <w:r w:rsidRPr="00E60ED9">
        <w:rPr>
          <w:spacing w:val="-14"/>
        </w:rPr>
        <w:t xml:space="preserve"> </w:t>
      </w:r>
      <w:r w:rsidRPr="00E60ED9">
        <w:t>model</w:t>
      </w:r>
      <w:r w:rsidRPr="00E60ED9">
        <w:rPr>
          <w:spacing w:val="-14"/>
        </w:rPr>
        <w:t xml:space="preserve"> </w:t>
      </w:r>
      <w:ins w:id="1221" w:author="Author" w:date="2024-02-01T10:43:00Z">
        <w:r w:rsidR="004C5697">
          <w:t>developed</w:t>
        </w:r>
      </w:ins>
      <w:r w:rsidR="004C5697"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4"/>
        </w:rPr>
        <w:t xml:space="preserve"> </w:t>
      </w:r>
      <w:r w:rsidRPr="00E60ED9">
        <w:t>find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optimal</w:t>
      </w:r>
      <w:r w:rsidRPr="00E60ED9">
        <w:rPr>
          <w:spacing w:val="-13"/>
        </w:rPr>
        <w:t xml:space="preserve"> </w:t>
      </w:r>
      <w:r w:rsidRPr="00E60ED9">
        <w:t xml:space="preserve">(i.e., with minimal costs) global LNG trade among strategically </w:t>
      </w:r>
      <w:ins w:id="1222" w:author="Author" w:date="2024-02-01T10:43:00Z">
        <w:r w:rsidR="00A91C64">
          <w:t>selected</w:t>
        </w:r>
      </w:ins>
      <w:r w:rsidR="00A91C64" w:rsidRPr="00E60ED9">
        <w:t xml:space="preserve"> </w:t>
      </w:r>
      <w:r w:rsidRPr="00E60ED9">
        <w:t>nodes, representing crucial import and</w:t>
      </w:r>
      <w:r w:rsidRPr="00E60ED9">
        <w:rPr>
          <w:spacing w:val="-9"/>
        </w:rPr>
        <w:t xml:space="preserve"> </w:t>
      </w:r>
      <w:r w:rsidRPr="00E60ED9">
        <w:t>export</w:t>
      </w:r>
      <w:r w:rsidRPr="00E60ED9">
        <w:rPr>
          <w:spacing w:val="-9"/>
        </w:rPr>
        <w:t xml:space="preserve"> </w:t>
      </w:r>
      <w:r w:rsidRPr="00E60ED9">
        <w:t>regions.</w:t>
      </w:r>
      <w:r w:rsidRPr="00E60ED9">
        <w:rPr>
          <w:spacing w:val="11"/>
        </w:rPr>
        <w:t xml:space="preserve"> </w:t>
      </w:r>
      <w:r w:rsidRPr="00E60ED9">
        <w:t>Our</w:t>
      </w:r>
      <w:r w:rsidRPr="00E60ED9">
        <w:rPr>
          <w:spacing w:val="-9"/>
        </w:rPr>
        <w:t xml:space="preserve"> </w:t>
      </w:r>
      <w:r w:rsidRPr="00E60ED9">
        <w:t>approach</w:t>
      </w:r>
      <w:r w:rsidRPr="00E60ED9">
        <w:rPr>
          <w:spacing w:val="-9"/>
        </w:rPr>
        <w:t xml:space="preserve"> </w:t>
      </w:r>
      <w:del w:id="1223" w:author="Author" w:date="2024-02-01T10:43:00Z">
        <w:r w:rsidR="00581875">
          <w:delText>is</w:delText>
        </w:r>
      </w:del>
      <w:ins w:id="1224" w:author="Author" w:date="2024-02-01T10:43:00Z">
        <w:r w:rsidR="00A91C64">
          <w:t>was</w:t>
        </w:r>
      </w:ins>
      <w:r w:rsidR="00A91C64" w:rsidRPr="00E60ED9">
        <w:rPr>
          <w:spacing w:val="-10"/>
        </w:rPr>
        <w:t xml:space="preserve"> </w:t>
      </w:r>
      <w:r w:rsidRPr="00E60ED9">
        <w:t>based</w:t>
      </w:r>
      <w:r w:rsidRPr="00E60ED9">
        <w:rPr>
          <w:spacing w:val="-9"/>
        </w:rPr>
        <w:t xml:space="preserve"> </w:t>
      </w:r>
      <w:r w:rsidRPr="00E60ED9">
        <w:t>on</w:t>
      </w:r>
      <w:r w:rsidRPr="00E60ED9">
        <w:rPr>
          <w:spacing w:val="-9"/>
        </w:rPr>
        <w:t xml:space="preserve"> </w:t>
      </w:r>
      <w:del w:id="1225" w:author="Author" w:date="2024-02-01T10:43:00Z">
        <w:r w:rsidR="00581875">
          <w:delText>a</w:delText>
        </w:r>
      </w:del>
      <w:ins w:id="1226" w:author="Author" w:date="2024-02-01T10:43:00Z">
        <w:r w:rsidR="00A91C64">
          <w:t>the</w:t>
        </w:r>
      </w:ins>
      <w:r w:rsidR="00A91C64" w:rsidRPr="00E60ED9">
        <w:rPr>
          <w:spacing w:val="-10"/>
        </w:rPr>
        <w:t xml:space="preserve"> </w:t>
      </w:r>
      <w:r w:rsidRPr="00E60ED9">
        <w:t>minimization</w:t>
      </w:r>
      <w:r w:rsidRPr="00E60ED9">
        <w:rPr>
          <w:spacing w:val="-9"/>
        </w:rPr>
        <w:t xml:space="preserve"> </w:t>
      </w:r>
      <w:r w:rsidRPr="00E60ED9">
        <w:t>of</w:t>
      </w:r>
      <w:r w:rsidRPr="00E60ED9">
        <w:rPr>
          <w:spacing w:val="-9"/>
        </w:rPr>
        <w:t xml:space="preserve"> </w:t>
      </w:r>
      <w:r w:rsidRPr="00E60ED9">
        <w:t>the</w:t>
      </w:r>
      <w:r w:rsidRPr="00E60ED9">
        <w:rPr>
          <w:spacing w:val="-10"/>
        </w:rPr>
        <w:t xml:space="preserve"> </w:t>
      </w:r>
      <w:r w:rsidRPr="00E60ED9">
        <w:t>delivered</w:t>
      </w:r>
      <w:r w:rsidRPr="00E60ED9">
        <w:rPr>
          <w:spacing w:val="-9"/>
        </w:rPr>
        <w:t xml:space="preserve"> </w:t>
      </w:r>
      <w:r w:rsidRPr="00E60ED9">
        <w:t>ex-ship</w:t>
      </w:r>
      <w:r w:rsidRPr="00E60ED9">
        <w:rPr>
          <w:spacing w:val="-9"/>
        </w:rPr>
        <w:t xml:space="preserve"> </w:t>
      </w:r>
      <w:r w:rsidRPr="00E60ED9">
        <w:t>costs</w:t>
      </w:r>
      <w:r w:rsidRPr="00E60ED9">
        <w:rPr>
          <w:spacing w:val="-10"/>
        </w:rPr>
        <w:t xml:space="preserve"> </w:t>
      </w:r>
      <w:r w:rsidRPr="00E60ED9">
        <w:t>for</w:t>
      </w:r>
      <w:r w:rsidRPr="00E60ED9">
        <w:rPr>
          <w:spacing w:val="-9"/>
        </w:rPr>
        <w:t xml:space="preserve"> </w:t>
      </w:r>
      <w:r w:rsidRPr="00E60ED9">
        <w:t>sending LNG between nodes.</w:t>
      </w:r>
      <w:r w:rsidRPr="00E60ED9">
        <w:rPr>
          <w:spacing w:val="40"/>
        </w:rPr>
        <w:t xml:space="preserve"> </w:t>
      </w:r>
      <w:r w:rsidRPr="00E60ED9">
        <w:t xml:space="preserve">As an alternative for European LNG importers to </w:t>
      </w:r>
      <w:del w:id="1227" w:author="Author" w:date="2024-02-01T10:43:00Z">
        <w:r w:rsidR="00581875">
          <w:delText xml:space="preserve">rely </w:delText>
        </w:r>
      </w:del>
      <w:r w:rsidR="00A91C64" w:rsidRPr="00E60ED9">
        <w:t>solely</w:t>
      </w:r>
      <w:ins w:id="1228" w:author="Author" w:date="2024-02-01T10:43:00Z">
        <w:r w:rsidR="00A91C64" w:rsidRPr="00E60ED9">
          <w:t xml:space="preserve"> </w:t>
        </w:r>
        <w:r w:rsidRPr="00E60ED9">
          <w:t>rely</w:t>
        </w:r>
      </w:ins>
      <w:r w:rsidRPr="00E60ED9">
        <w:t xml:space="preserve"> on imports, our </w:t>
      </w:r>
      <w:r w:rsidRPr="00E60ED9">
        <w:rPr>
          <w:spacing w:val="-2"/>
        </w:rPr>
        <w:t>model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contemplates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potential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substitution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imports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with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domestic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natural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gas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production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equipped </w:t>
      </w:r>
      <w:r w:rsidRPr="00E60ED9">
        <w:t xml:space="preserve">with </w:t>
      </w:r>
      <w:del w:id="1229" w:author="Author" w:date="2024-02-01T10:43:00Z">
        <w:r w:rsidR="00581875">
          <w:delText>carbon capture and storage.</w:delText>
        </w:r>
      </w:del>
      <w:ins w:id="1230" w:author="Author" w:date="2024-02-01T10:43:00Z">
        <w:r w:rsidR="00195FAF">
          <w:t>CCS</w:t>
        </w:r>
        <w:r w:rsidRPr="00E60ED9">
          <w:t>.</w:t>
        </w:r>
      </w:ins>
      <w:r w:rsidRPr="00E60ED9">
        <w:rPr>
          <w:spacing w:val="40"/>
        </w:rPr>
        <w:t xml:space="preserve"> </w:t>
      </w:r>
      <w:r w:rsidRPr="00E60ED9">
        <w:t xml:space="preserve">This </w:t>
      </w:r>
      <w:del w:id="1231" w:author="Author" w:date="2024-02-01T10:43:00Z">
        <w:r w:rsidR="00581875">
          <w:delText>allows</w:delText>
        </w:r>
      </w:del>
      <w:ins w:id="1232" w:author="Author" w:date="2024-02-01T10:43:00Z">
        <w:r w:rsidR="00A91C64">
          <w:t>enables</w:t>
        </w:r>
      </w:ins>
      <w:r w:rsidR="00A91C64" w:rsidRPr="00E60ED9">
        <w:t xml:space="preserve"> </w:t>
      </w:r>
      <w:r w:rsidRPr="00E60ED9">
        <w:t>us to provide insights into the economic feasibility and implications</w:t>
      </w:r>
      <w:r w:rsidRPr="00E60ED9">
        <w:rPr>
          <w:spacing w:val="-4"/>
        </w:rPr>
        <w:t xml:space="preserve"> </w:t>
      </w:r>
      <w:r w:rsidRPr="00E60ED9">
        <w:t>of</w:t>
      </w:r>
      <w:r w:rsidRPr="00E60ED9">
        <w:rPr>
          <w:spacing w:val="-3"/>
        </w:rPr>
        <w:t xml:space="preserve"> </w:t>
      </w:r>
      <w:r w:rsidRPr="00E60ED9">
        <w:t>prioritizing</w:t>
      </w:r>
      <w:r w:rsidRPr="00E60ED9">
        <w:rPr>
          <w:spacing w:val="-4"/>
        </w:rPr>
        <w:t xml:space="preserve"> </w:t>
      </w:r>
      <w:r w:rsidRPr="00E60ED9">
        <w:t>domestic</w:t>
      </w:r>
      <w:r w:rsidRPr="00E60ED9">
        <w:rPr>
          <w:spacing w:val="-4"/>
        </w:rPr>
        <w:t xml:space="preserve"> </w:t>
      </w:r>
      <w:r w:rsidRPr="00E60ED9">
        <w:t>production</w:t>
      </w:r>
      <w:r w:rsidRPr="00E60ED9">
        <w:rPr>
          <w:spacing w:val="-4"/>
        </w:rPr>
        <w:t xml:space="preserve"> </w:t>
      </w:r>
      <w:r w:rsidRPr="00E60ED9">
        <w:t>over</w:t>
      </w:r>
      <w:r w:rsidRPr="00E60ED9">
        <w:rPr>
          <w:spacing w:val="-4"/>
        </w:rPr>
        <w:t xml:space="preserve"> </w:t>
      </w:r>
      <w:r w:rsidRPr="00E60ED9">
        <w:t>external</w:t>
      </w:r>
      <w:r w:rsidRPr="00E60ED9">
        <w:rPr>
          <w:spacing w:val="-4"/>
        </w:rPr>
        <w:t xml:space="preserve"> </w:t>
      </w:r>
      <w:r w:rsidRPr="00E60ED9">
        <w:t>LNG</w:t>
      </w:r>
      <w:r w:rsidRPr="00E60ED9">
        <w:rPr>
          <w:spacing w:val="-4"/>
        </w:rPr>
        <w:t xml:space="preserve"> </w:t>
      </w:r>
      <w:r w:rsidRPr="00E60ED9">
        <w:t>imports.</w:t>
      </w:r>
    </w:p>
    <w:p w14:paraId="1025C4F8" w14:textId="36982A38" w:rsidR="007F257B" w:rsidRPr="00E60ED9" w:rsidRDefault="00FF3C28">
      <w:pPr>
        <w:pStyle w:val="Textkrper"/>
        <w:spacing w:before="214" w:line="189" w:lineRule="auto"/>
        <w:ind w:left="111" w:right="608" w:firstLine="338"/>
        <w:jc w:val="both"/>
      </w:pPr>
      <w:r w:rsidRPr="00E60ED9">
        <w:t>The</w:t>
      </w:r>
      <w:r w:rsidRPr="00E60ED9">
        <w:rPr>
          <w:spacing w:val="-7"/>
        </w:rPr>
        <w:t xml:space="preserve"> </w:t>
      </w:r>
      <w:r w:rsidRPr="00E60ED9">
        <w:t>findings</w:t>
      </w:r>
      <w:r w:rsidRPr="00E60ED9">
        <w:rPr>
          <w:spacing w:val="-7"/>
        </w:rPr>
        <w:t xml:space="preserve"> </w:t>
      </w:r>
      <w:r w:rsidRPr="00E60ED9">
        <w:t>indicate</w:t>
      </w:r>
      <w:r w:rsidRPr="00E60ED9">
        <w:rPr>
          <w:spacing w:val="-7"/>
        </w:rPr>
        <w:t xml:space="preserve"> </w:t>
      </w:r>
      <w:r w:rsidRPr="00E60ED9">
        <w:t>a</w:t>
      </w:r>
      <w:r w:rsidRPr="00E60ED9">
        <w:rPr>
          <w:spacing w:val="-8"/>
        </w:rPr>
        <w:t xml:space="preserve"> </w:t>
      </w:r>
      <w:r w:rsidRPr="00E60ED9">
        <w:t>noteworthy</w:t>
      </w:r>
      <w:r w:rsidRPr="00E60ED9">
        <w:rPr>
          <w:spacing w:val="-7"/>
        </w:rPr>
        <w:t xml:space="preserve"> </w:t>
      </w:r>
      <w:r w:rsidRPr="00E60ED9">
        <w:t>role</w:t>
      </w:r>
      <w:r w:rsidRPr="00E60ED9">
        <w:rPr>
          <w:spacing w:val="-7"/>
        </w:rPr>
        <w:t xml:space="preserve"> </w:t>
      </w:r>
      <w:r w:rsidRPr="00E60ED9">
        <w:t>of</w:t>
      </w:r>
      <w:r w:rsidRPr="00E60ED9">
        <w:rPr>
          <w:spacing w:val="-7"/>
        </w:rPr>
        <w:t xml:space="preserve"> </w:t>
      </w:r>
      <w:r w:rsidRPr="00E60ED9">
        <w:t>Europe</w:t>
      </w:r>
      <w:r w:rsidRPr="00E60ED9">
        <w:rPr>
          <w:spacing w:val="-7"/>
        </w:rPr>
        <w:t xml:space="preserve"> </w:t>
      </w:r>
      <w:r w:rsidRPr="00E60ED9">
        <w:t>in</w:t>
      </w:r>
      <w:r w:rsidRPr="00E60ED9">
        <w:rPr>
          <w:spacing w:val="-8"/>
        </w:rPr>
        <w:t xml:space="preserve"> </w:t>
      </w:r>
      <w:r w:rsidRPr="00E60ED9">
        <w:t>the</w:t>
      </w:r>
      <w:r w:rsidRPr="00E60ED9">
        <w:rPr>
          <w:spacing w:val="-7"/>
        </w:rPr>
        <w:t xml:space="preserve"> </w:t>
      </w:r>
      <w:r w:rsidRPr="00E60ED9">
        <w:t>global</w:t>
      </w:r>
      <w:r w:rsidRPr="00E60ED9">
        <w:rPr>
          <w:spacing w:val="-7"/>
        </w:rPr>
        <w:t xml:space="preserve"> </w:t>
      </w:r>
      <w:r w:rsidRPr="00E60ED9">
        <w:t>LNG</w:t>
      </w:r>
      <w:r w:rsidRPr="00E60ED9">
        <w:rPr>
          <w:spacing w:val="-7"/>
        </w:rPr>
        <w:t xml:space="preserve"> </w:t>
      </w:r>
      <w:r w:rsidRPr="00E60ED9">
        <w:t>market</w:t>
      </w:r>
      <w:r w:rsidRPr="00E60ED9">
        <w:rPr>
          <w:spacing w:val="-7"/>
        </w:rPr>
        <w:t xml:space="preserve"> </w:t>
      </w:r>
      <w:r w:rsidRPr="00E60ED9">
        <w:t>solely</w:t>
      </w:r>
      <w:r w:rsidRPr="00E60ED9">
        <w:rPr>
          <w:spacing w:val="-7"/>
        </w:rPr>
        <w:t xml:space="preserve"> </w:t>
      </w:r>
      <w:r w:rsidRPr="00E60ED9">
        <w:t>in</w:t>
      </w:r>
      <w:r w:rsidRPr="00E60ED9">
        <w:rPr>
          <w:spacing w:val="-7"/>
        </w:rPr>
        <w:t xml:space="preserve"> </w:t>
      </w:r>
      <w:r w:rsidRPr="00E60ED9">
        <w:t>the</w:t>
      </w:r>
      <w:r w:rsidRPr="00E60ED9">
        <w:rPr>
          <w:spacing w:val="-7"/>
        </w:rPr>
        <w:t xml:space="preserve"> </w:t>
      </w:r>
      <w:r w:rsidRPr="00E60ED9">
        <w:t xml:space="preserve">ambitious sustainable scenario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6"/>
        </w:rPr>
        <w:t xml:space="preserve"> </w:t>
      </w:r>
      <w:r w:rsidRPr="00E60ED9">
        <w:rPr>
          <w:rFonts w:ascii="Euclid"/>
          <w:i/>
        </w:rPr>
        <w:t>Zero</w:t>
      </w:r>
      <w:r w:rsidRPr="00E60ED9">
        <w:t xml:space="preserve">, whereas its </w:t>
      </w:r>
      <w:ins w:id="1233" w:author="Author" w:date="2024-02-01T10:43:00Z">
        <w:r w:rsidR="0013086D">
          <w:t>importanc</w:t>
        </w:r>
        <w:r w:rsidR="00FF1CFE">
          <w:t>e</w:t>
        </w:r>
      </w:ins>
      <w:r w:rsidR="0013086D" w:rsidRPr="00E60ED9">
        <w:t xml:space="preserve"> </w:t>
      </w:r>
      <w:r w:rsidRPr="00E60ED9">
        <w:t xml:space="preserve">diminishes in the contrasting </w:t>
      </w:r>
      <w:r w:rsidRPr="00E60ED9">
        <w:rPr>
          <w:rFonts w:ascii="Euclid"/>
          <w:i/>
        </w:rPr>
        <w:t>Persisting</w:t>
      </w:r>
      <w:r w:rsidRPr="00E60ED9">
        <w:rPr>
          <w:rFonts w:ascii="Euclid"/>
          <w:i/>
          <w:spacing w:val="-6"/>
        </w:rPr>
        <w:t xml:space="preserve"> </w:t>
      </w:r>
      <w:r w:rsidRPr="00E60ED9">
        <w:rPr>
          <w:rFonts w:ascii="Euclid"/>
          <w:i/>
        </w:rPr>
        <w:t>Fossil Demand</w:t>
      </w:r>
      <w:r w:rsidRPr="00E60ED9">
        <w:rPr>
          <w:rFonts w:ascii="Euclid"/>
          <w:i/>
          <w:spacing w:val="-6"/>
        </w:rPr>
        <w:t xml:space="preserve"> </w:t>
      </w:r>
      <w:r w:rsidRPr="00E60ED9">
        <w:t>scenario.</w:t>
      </w:r>
      <w:r w:rsidRPr="00E60ED9">
        <w:rPr>
          <w:spacing w:val="18"/>
        </w:rPr>
        <w:t xml:space="preserve"> </w:t>
      </w:r>
      <w:r w:rsidRPr="00E60ED9">
        <w:t>This</w:t>
      </w:r>
      <w:r w:rsidRPr="00E60ED9">
        <w:rPr>
          <w:spacing w:val="-3"/>
        </w:rPr>
        <w:t xml:space="preserve"> </w:t>
      </w:r>
      <w:r w:rsidRPr="00E60ED9">
        <w:t>observation</w:t>
      </w:r>
      <w:r w:rsidRPr="00E60ED9">
        <w:rPr>
          <w:spacing w:val="-3"/>
        </w:rPr>
        <w:t xml:space="preserve"> </w:t>
      </w:r>
      <w:r w:rsidRPr="00E60ED9">
        <w:t>is</w:t>
      </w:r>
      <w:r w:rsidRPr="00E60ED9">
        <w:rPr>
          <w:spacing w:val="-3"/>
        </w:rPr>
        <w:t xml:space="preserve"> </w:t>
      </w:r>
      <w:r w:rsidRPr="00E60ED9">
        <w:t>also</w:t>
      </w:r>
      <w:r w:rsidRPr="00E60ED9">
        <w:rPr>
          <w:spacing w:val="-3"/>
        </w:rPr>
        <w:t xml:space="preserve"> </w:t>
      </w:r>
      <w:r w:rsidRPr="00E60ED9">
        <w:t>substantiated</w:t>
      </w:r>
      <w:r w:rsidRPr="00E60ED9">
        <w:rPr>
          <w:spacing w:val="-3"/>
        </w:rPr>
        <w:t xml:space="preserve"> </w:t>
      </w:r>
      <w:r w:rsidRPr="00E60ED9">
        <w:t>by</w:t>
      </w:r>
      <w:r w:rsidRPr="00E60ED9">
        <w:rPr>
          <w:spacing w:val="-3"/>
        </w:rPr>
        <w:t xml:space="preserve"> </w:t>
      </w:r>
      <w:r w:rsidRPr="00E60ED9">
        <w:t>our</w:t>
      </w:r>
      <w:r w:rsidRPr="00E60ED9">
        <w:rPr>
          <w:spacing w:val="-3"/>
        </w:rPr>
        <w:t xml:space="preserve"> </w:t>
      </w:r>
      <w:r w:rsidRPr="00E60ED9">
        <w:t>results,</w:t>
      </w:r>
      <w:r w:rsidRPr="00E60ED9">
        <w:rPr>
          <w:spacing w:val="-3"/>
        </w:rPr>
        <w:t xml:space="preserve"> </w:t>
      </w:r>
      <w:r w:rsidRPr="00E60ED9">
        <w:t>which</w:t>
      </w:r>
      <w:r w:rsidRPr="00E60ED9">
        <w:rPr>
          <w:spacing w:val="-3"/>
        </w:rPr>
        <w:t xml:space="preserve"> </w:t>
      </w:r>
      <w:ins w:id="1234" w:author="Author" w:date="2024-02-01T10:43:00Z">
        <w:r w:rsidR="00FF1CFE">
          <w:t>indicate</w:t>
        </w:r>
      </w:ins>
      <w:r w:rsidR="00FF1CFE" w:rsidRPr="00E60ED9">
        <w:rPr>
          <w:spacing w:val="-3"/>
        </w:rPr>
        <w:t xml:space="preserve"> </w:t>
      </w:r>
      <w:r w:rsidRPr="00E60ED9">
        <w:t>that</w:t>
      </w:r>
      <w:r w:rsidRPr="00E60ED9">
        <w:rPr>
          <w:spacing w:val="-3"/>
        </w:rPr>
        <w:t xml:space="preserve"> </w:t>
      </w:r>
      <w:r w:rsidRPr="00E60ED9">
        <w:t>the</w:t>
      </w:r>
      <w:r w:rsidRPr="00E60ED9">
        <w:rPr>
          <w:spacing w:val="-4"/>
        </w:rPr>
        <w:t xml:space="preserve"> </w:t>
      </w:r>
      <w:r w:rsidRPr="00E60ED9">
        <w:rPr>
          <w:rFonts w:ascii="Euclid"/>
          <w:i/>
        </w:rPr>
        <w:t>Persisting Fossil</w:t>
      </w:r>
      <w:r w:rsidRPr="00E60ED9">
        <w:rPr>
          <w:rFonts w:ascii="Euclid"/>
          <w:i/>
          <w:spacing w:val="-1"/>
        </w:rPr>
        <w:t xml:space="preserve"> </w:t>
      </w:r>
      <w:r w:rsidRPr="00E60ED9">
        <w:rPr>
          <w:rFonts w:ascii="Euclid"/>
          <w:i/>
        </w:rPr>
        <w:t xml:space="preserve">Demand </w:t>
      </w:r>
      <w:r w:rsidRPr="00E60ED9">
        <w:t xml:space="preserve">scenario under geopolitical tensions prompts the adoption of the European domestic </w:t>
      </w:r>
      <w:r w:rsidRPr="00E60ED9">
        <w:rPr>
          <w:spacing w:val="-4"/>
        </w:rPr>
        <w:t>natural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gas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production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equipped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with</w:t>
      </w:r>
      <w:r w:rsidRPr="00E60ED9">
        <w:rPr>
          <w:spacing w:val="-6"/>
        </w:rPr>
        <w:t xml:space="preserve"> </w:t>
      </w:r>
      <w:ins w:id="1235" w:author="Author" w:date="2024-02-01T10:43:00Z">
        <w:r w:rsidR="00195FAF">
          <w:rPr>
            <w:spacing w:val="-4"/>
          </w:rPr>
          <w:t>CCS</w:t>
        </w:r>
      </w:ins>
      <w:r w:rsidRPr="00E60ED9">
        <w:rPr>
          <w:spacing w:val="-4"/>
        </w:rPr>
        <w:t>, despite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its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inherently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outrageous</w:t>
      </w:r>
      <w:r w:rsidRPr="00E60ED9">
        <w:rPr>
          <w:spacing w:val="-6"/>
        </w:rPr>
        <w:t xml:space="preserve"> </w:t>
      </w:r>
      <w:r w:rsidRPr="00E60ED9">
        <w:rPr>
          <w:spacing w:val="-4"/>
        </w:rPr>
        <w:t>costs</w:t>
      </w:r>
      <w:del w:id="1236" w:author="Author" w:date="2024-02-01T10:43:00Z">
        <w:r w:rsidR="00581875">
          <w:rPr>
            <w:spacing w:val="-4"/>
          </w:rPr>
          <w:delText>,</w:delText>
        </w:r>
      </w:del>
    </w:p>
    <w:p w14:paraId="140206EF" w14:textId="5B3D1AE0" w:rsidR="007F257B" w:rsidRPr="00E60ED9" w:rsidRDefault="00FF3C28">
      <w:pPr>
        <w:pStyle w:val="Textkrper"/>
        <w:spacing w:before="14" w:line="237" w:lineRule="auto"/>
        <w:ind w:left="111" w:right="606"/>
        <w:jc w:val="both"/>
      </w:pPr>
      <w:proofErr w:type="gramStart"/>
      <w:r w:rsidRPr="00E60ED9">
        <w:t>as</w:t>
      </w:r>
      <w:proofErr w:type="gramEnd"/>
      <w:r w:rsidRPr="00E60ED9">
        <w:rPr>
          <w:spacing w:val="-9"/>
        </w:rPr>
        <w:t xml:space="preserve"> </w:t>
      </w:r>
      <w:r w:rsidRPr="00E60ED9">
        <w:t>a</w:t>
      </w:r>
      <w:r w:rsidRPr="00E60ED9">
        <w:rPr>
          <w:spacing w:val="-9"/>
        </w:rPr>
        <w:t xml:space="preserve"> </w:t>
      </w:r>
      <w:r w:rsidRPr="00E60ED9">
        <w:t>required</w:t>
      </w:r>
      <w:r w:rsidRPr="00E60ED9">
        <w:rPr>
          <w:spacing w:val="-9"/>
        </w:rPr>
        <w:t xml:space="preserve"> </w:t>
      </w:r>
      <w:r w:rsidRPr="00E60ED9">
        <w:t>measure</w:t>
      </w:r>
      <w:r w:rsidRPr="00E60ED9">
        <w:rPr>
          <w:spacing w:val="-8"/>
        </w:rPr>
        <w:t xml:space="preserve"> </w:t>
      </w:r>
      <w:r w:rsidRPr="00E60ED9">
        <w:t>to</w:t>
      </w:r>
      <w:r w:rsidRPr="00E60ED9">
        <w:rPr>
          <w:spacing w:val="-9"/>
        </w:rPr>
        <w:t xml:space="preserve"> </w:t>
      </w:r>
      <w:r w:rsidRPr="00E60ED9">
        <w:t>substitute</w:t>
      </w:r>
      <w:r w:rsidRPr="00E60ED9">
        <w:rPr>
          <w:spacing w:val="-9"/>
        </w:rPr>
        <w:t xml:space="preserve"> </w:t>
      </w:r>
      <w:r w:rsidRPr="00E60ED9">
        <w:t>LNG</w:t>
      </w:r>
      <w:r w:rsidRPr="00E60ED9">
        <w:rPr>
          <w:spacing w:val="-9"/>
        </w:rPr>
        <w:t xml:space="preserve"> </w:t>
      </w:r>
      <w:r w:rsidRPr="00E60ED9">
        <w:t>imports.</w:t>
      </w:r>
      <w:r w:rsidRPr="00E60ED9">
        <w:rPr>
          <w:spacing w:val="9"/>
        </w:rPr>
        <w:t xml:space="preserve"> </w:t>
      </w:r>
      <w:r w:rsidRPr="00E60ED9">
        <w:t>Examining</w:t>
      </w:r>
      <w:r w:rsidRPr="00E60ED9">
        <w:rPr>
          <w:spacing w:val="-9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volumes</w:t>
      </w:r>
      <w:r w:rsidRPr="00E60ED9">
        <w:rPr>
          <w:spacing w:val="-9"/>
        </w:rPr>
        <w:t xml:space="preserve"> </w:t>
      </w:r>
      <w:r w:rsidRPr="00E60ED9">
        <w:t>of</w:t>
      </w:r>
      <w:r w:rsidRPr="00E60ED9">
        <w:rPr>
          <w:spacing w:val="-9"/>
        </w:rPr>
        <w:t xml:space="preserve"> </w:t>
      </w:r>
      <w:r w:rsidRPr="00E60ED9">
        <w:t>LNG</w:t>
      </w:r>
      <w:r w:rsidRPr="00E60ED9">
        <w:rPr>
          <w:spacing w:val="-9"/>
        </w:rPr>
        <w:t xml:space="preserve"> </w:t>
      </w:r>
      <w:r w:rsidRPr="00E60ED9">
        <w:t>sent</w:t>
      </w:r>
      <w:r w:rsidRPr="00E60ED9">
        <w:rPr>
          <w:spacing w:val="-9"/>
        </w:rPr>
        <w:t xml:space="preserve"> </w:t>
      </w:r>
      <w:ins w:id="1237" w:author="Author" w:date="2024-02-01T10:43:00Z">
        <w:r w:rsidRPr="00E60ED9">
          <w:t>to</w:t>
        </w:r>
      </w:ins>
      <w:r w:rsidRPr="00E60ED9">
        <w:rPr>
          <w:spacing w:val="-9"/>
        </w:rPr>
        <w:t xml:space="preserve"> </w:t>
      </w:r>
      <w:r w:rsidRPr="00E60ED9">
        <w:t xml:space="preserve">Europe, </w:t>
      </w:r>
      <w:r w:rsidRPr="00E60ED9">
        <w:rPr>
          <w:spacing w:val="-2"/>
        </w:rPr>
        <w:t>African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exporters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appear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as</w:t>
      </w:r>
      <w:r w:rsidRPr="00E60ED9">
        <w:rPr>
          <w:spacing w:val="-11"/>
        </w:rPr>
        <w:t xml:space="preserve"> </w:t>
      </w:r>
      <w:commentRangeStart w:id="1238"/>
      <w:r w:rsidRPr="00E60ED9">
        <w:rPr>
          <w:spacing w:val="-2"/>
        </w:rPr>
        <w:t>notably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significant</w:t>
      </w:r>
      <w:commentRangeEnd w:id="1238"/>
      <w:r w:rsidR="00F47DC4">
        <w:rPr>
          <w:rStyle w:val="Kommentarzeichen"/>
        </w:rPr>
        <w:commentReference w:id="1238"/>
      </w:r>
      <w:r w:rsidRPr="00E60ED9">
        <w:rPr>
          <w:spacing w:val="-2"/>
        </w:rPr>
        <w:t>.</w:t>
      </w:r>
      <w:r w:rsidRPr="00E60ED9">
        <w:rPr>
          <w:spacing w:val="-1"/>
        </w:rPr>
        <w:t xml:space="preserve"> </w:t>
      </w:r>
      <w:r w:rsidR="00F47DC4">
        <w:rPr>
          <w:spacing w:val="-2"/>
        </w:rPr>
        <w:t>Furthermore,</w:t>
      </w:r>
      <w:r w:rsidR="00F47DC4" w:rsidRPr="00E60ED9">
        <w:rPr>
          <w:spacing w:val="-12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broader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context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global</w:t>
      </w:r>
      <w:r w:rsidRPr="00E60ED9">
        <w:rPr>
          <w:spacing w:val="-12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trades,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 xml:space="preserve">African </w:t>
      </w:r>
      <w:r w:rsidRPr="00E60ED9">
        <w:t>exporters have turned out to act as crucial stabilizers, particularly in mitigating LNG import costs to Europe.</w:t>
      </w:r>
      <w:r w:rsidRPr="00E60ED9">
        <w:rPr>
          <w:spacing w:val="-2"/>
        </w:rPr>
        <w:t xml:space="preserve"> </w:t>
      </w:r>
      <w:r w:rsidRPr="00E60ED9">
        <w:t>However,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findings</w:t>
      </w:r>
      <w:r w:rsidRPr="00E60ED9">
        <w:rPr>
          <w:spacing w:val="-14"/>
        </w:rPr>
        <w:t xml:space="preserve"> </w:t>
      </w:r>
      <w:r w:rsidRPr="00E60ED9">
        <w:t>suggest</w:t>
      </w:r>
      <w:r w:rsidRPr="00E60ED9">
        <w:rPr>
          <w:spacing w:val="-14"/>
        </w:rPr>
        <w:t xml:space="preserve"> </w:t>
      </w:r>
      <w:r w:rsidRPr="00E60ED9">
        <w:t>that</w:t>
      </w:r>
      <w:r w:rsidRPr="00E60ED9">
        <w:rPr>
          <w:spacing w:val="-13"/>
        </w:rPr>
        <w:t xml:space="preserve"> </w:t>
      </w:r>
      <w:r w:rsidRPr="00E60ED9">
        <w:t>as</w:t>
      </w:r>
      <w:r w:rsidRPr="00E60ED9">
        <w:rPr>
          <w:spacing w:val="-14"/>
        </w:rPr>
        <w:t xml:space="preserve"> </w:t>
      </w:r>
      <w:r w:rsidRPr="00E60ED9">
        <w:t>global</w:t>
      </w:r>
      <w:r w:rsidRPr="00E60ED9">
        <w:rPr>
          <w:spacing w:val="-14"/>
        </w:rPr>
        <w:t xml:space="preserve"> </w:t>
      </w:r>
      <w:r w:rsidRPr="00E60ED9">
        <w:t>LNG</w:t>
      </w:r>
      <w:r w:rsidRPr="00E60ED9">
        <w:rPr>
          <w:spacing w:val="-14"/>
        </w:rPr>
        <w:t xml:space="preserve"> </w:t>
      </w:r>
      <w:r w:rsidRPr="00E60ED9">
        <w:t>demand</w:t>
      </w:r>
      <w:r w:rsidRPr="00E60ED9">
        <w:rPr>
          <w:spacing w:val="-13"/>
        </w:rPr>
        <w:t xml:space="preserve"> </w:t>
      </w:r>
      <w:r w:rsidRPr="00E60ED9">
        <w:t>rises,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discernibility</w:t>
      </w:r>
      <w:r w:rsidRPr="00E60ED9">
        <w:rPr>
          <w:spacing w:val="-14"/>
        </w:rPr>
        <w:t xml:space="preserve"> </w:t>
      </w:r>
      <w:r w:rsidRPr="00E60ED9">
        <w:t>of</w:t>
      </w:r>
      <w:r w:rsidRPr="00E60ED9">
        <w:rPr>
          <w:spacing w:val="-13"/>
        </w:rPr>
        <w:t xml:space="preserve"> </w:t>
      </w:r>
      <w:r w:rsidRPr="00E60ED9">
        <w:t>genuinely stable trends or patterns in trade declines.</w:t>
      </w:r>
      <w:r w:rsidRPr="00E60ED9">
        <w:rPr>
          <w:spacing w:val="40"/>
        </w:rPr>
        <w:t xml:space="preserve"> </w:t>
      </w:r>
      <w:r w:rsidRPr="00E60ED9">
        <w:t>In light of this tendency, the value of long-term contracts may</w:t>
      </w:r>
      <w:r w:rsidRPr="00E60ED9">
        <w:rPr>
          <w:spacing w:val="-14"/>
        </w:rPr>
        <w:t xml:space="preserve"> </w:t>
      </w:r>
      <w:r w:rsidRPr="00E60ED9">
        <w:t>experience</w:t>
      </w:r>
      <w:r w:rsidRPr="00E60ED9">
        <w:rPr>
          <w:spacing w:val="-14"/>
        </w:rPr>
        <w:t xml:space="preserve"> </w:t>
      </w:r>
      <w:r w:rsidRPr="00E60ED9">
        <w:t>resurgence</w:t>
      </w:r>
      <w:r w:rsidRPr="00E60ED9">
        <w:rPr>
          <w:spacing w:val="-14"/>
        </w:rPr>
        <w:t xml:space="preserve"> </w:t>
      </w:r>
      <w:r w:rsidRPr="00E60ED9">
        <w:t>in</w:t>
      </w:r>
      <w:r w:rsidRPr="00E60ED9">
        <w:rPr>
          <w:spacing w:val="-14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future. Certain</w:t>
      </w:r>
      <w:r w:rsidRPr="00E60ED9">
        <w:rPr>
          <w:spacing w:val="-14"/>
        </w:rPr>
        <w:t xml:space="preserve"> </w:t>
      </w:r>
      <w:r w:rsidRPr="00E60ED9">
        <w:t>exporters</w:t>
      </w:r>
      <w:r w:rsidRPr="00E60ED9">
        <w:rPr>
          <w:spacing w:val="-14"/>
        </w:rPr>
        <w:t xml:space="preserve"> </w:t>
      </w:r>
      <w:r w:rsidRPr="00E60ED9">
        <w:t>may</w:t>
      </w:r>
      <w:r w:rsidRPr="00E60ED9">
        <w:rPr>
          <w:spacing w:val="-13"/>
        </w:rPr>
        <w:t xml:space="preserve"> </w:t>
      </w:r>
      <w:r w:rsidRPr="00E60ED9">
        <w:t>even</w:t>
      </w:r>
      <w:r w:rsidRPr="00E60ED9">
        <w:rPr>
          <w:spacing w:val="-14"/>
        </w:rPr>
        <w:t xml:space="preserve"> </w:t>
      </w:r>
      <w:r w:rsidRPr="00E60ED9">
        <w:t>be</w:t>
      </w:r>
      <w:r w:rsidRPr="00E60ED9">
        <w:rPr>
          <w:spacing w:val="-14"/>
        </w:rPr>
        <w:t xml:space="preserve"> </w:t>
      </w:r>
      <w:r w:rsidRPr="00E60ED9">
        <w:t>dependent</w:t>
      </w:r>
      <w:r w:rsidRPr="00E60ED9">
        <w:rPr>
          <w:spacing w:val="-13"/>
        </w:rPr>
        <w:t xml:space="preserve"> </w:t>
      </w:r>
      <w:r w:rsidRPr="00E60ED9">
        <w:t>on</w:t>
      </w:r>
      <w:r w:rsidRPr="00E60ED9">
        <w:rPr>
          <w:spacing w:val="-14"/>
        </w:rPr>
        <w:t xml:space="preserve"> </w:t>
      </w:r>
      <w:r w:rsidRPr="00E60ED9">
        <w:t>such</w:t>
      </w:r>
      <w:r w:rsidRPr="00E60ED9">
        <w:rPr>
          <w:spacing w:val="-14"/>
        </w:rPr>
        <w:t xml:space="preserve"> </w:t>
      </w:r>
      <w:r w:rsidRPr="00E60ED9">
        <w:t>long-term contracts</w:t>
      </w:r>
      <w:del w:id="1239" w:author="Author" w:date="2024-02-01T10:43:00Z">
        <w:r w:rsidR="00581875">
          <w:delText>,</w:delText>
        </w:r>
      </w:del>
      <w:r w:rsidRPr="00E60ED9">
        <w:t xml:space="preserve"> as they would otherwise (confronted with a significantly reduced global LNG demand) be unable</w:t>
      </w:r>
      <w:r w:rsidRPr="00E60ED9">
        <w:rPr>
          <w:spacing w:val="-5"/>
        </w:rPr>
        <w:t xml:space="preserve"> </w:t>
      </w:r>
      <w:r w:rsidRPr="00E60ED9">
        <w:t>to</w:t>
      </w:r>
      <w:r w:rsidRPr="00E60ED9">
        <w:rPr>
          <w:spacing w:val="-5"/>
        </w:rPr>
        <w:t xml:space="preserve"> </w:t>
      </w:r>
      <w:r w:rsidRPr="00E60ED9">
        <w:t>economically</w:t>
      </w:r>
      <w:r w:rsidRPr="00E60ED9">
        <w:rPr>
          <w:spacing w:val="-5"/>
        </w:rPr>
        <w:t xml:space="preserve"> </w:t>
      </w:r>
      <w:r w:rsidRPr="00E60ED9">
        <w:t>compete</w:t>
      </w:r>
      <w:r w:rsidRPr="00E60ED9">
        <w:rPr>
          <w:spacing w:val="-5"/>
        </w:rPr>
        <w:t xml:space="preserve"> </w:t>
      </w:r>
      <w:r w:rsidRPr="00E60ED9">
        <w:t>with</w:t>
      </w:r>
      <w:r w:rsidRPr="00E60ED9">
        <w:rPr>
          <w:spacing w:val="-5"/>
        </w:rPr>
        <w:t xml:space="preserve"> </w:t>
      </w:r>
      <w:r w:rsidRPr="00E60ED9">
        <w:t>other</w:t>
      </w:r>
      <w:r w:rsidRPr="00E60ED9">
        <w:rPr>
          <w:spacing w:val="-5"/>
        </w:rPr>
        <w:t xml:space="preserve"> </w:t>
      </w:r>
      <w:r w:rsidRPr="00E60ED9">
        <w:t>exporters</w:t>
      </w:r>
      <w:r w:rsidRPr="00E60ED9">
        <w:rPr>
          <w:spacing w:val="-5"/>
        </w:rPr>
        <w:t xml:space="preserve"> </w:t>
      </w:r>
      <w:r w:rsidRPr="00E60ED9">
        <w:t>in</w:t>
      </w:r>
      <w:r w:rsidRPr="00E60ED9">
        <w:rPr>
          <w:spacing w:val="-5"/>
        </w:rPr>
        <w:t xml:space="preserve"> </w:t>
      </w:r>
      <w:r w:rsidRPr="00E60ED9">
        <w:t>a</w:t>
      </w:r>
      <w:r w:rsidRPr="00E60ED9">
        <w:rPr>
          <w:spacing w:val="-5"/>
        </w:rPr>
        <w:t xml:space="preserve"> </w:t>
      </w:r>
      <w:r w:rsidRPr="00E60ED9">
        <w:t>potentially</w:t>
      </w:r>
      <w:r w:rsidRPr="00E60ED9">
        <w:rPr>
          <w:spacing w:val="-5"/>
        </w:rPr>
        <w:t xml:space="preserve"> </w:t>
      </w:r>
      <w:ins w:id="1240" w:author="Author" w:date="2024-02-01T10:43:00Z">
        <w:r w:rsidRPr="00E60ED9">
          <w:t>oversupplied</w:t>
        </w:r>
      </w:ins>
      <w:r w:rsidRPr="00E60ED9">
        <w:rPr>
          <w:spacing w:val="-5"/>
        </w:rPr>
        <w:t xml:space="preserve"> </w:t>
      </w:r>
      <w:r w:rsidRPr="00E60ED9">
        <w:t>LNG</w:t>
      </w:r>
      <w:r w:rsidRPr="00E60ED9">
        <w:rPr>
          <w:spacing w:val="-5"/>
        </w:rPr>
        <w:t xml:space="preserve"> </w:t>
      </w:r>
      <w:r w:rsidRPr="00E60ED9">
        <w:t>market.</w:t>
      </w:r>
      <w:r w:rsidRPr="00E60ED9">
        <w:rPr>
          <w:spacing w:val="21"/>
        </w:rPr>
        <w:t xml:space="preserve"> </w:t>
      </w:r>
      <w:r w:rsidRPr="00E60ED9">
        <w:t xml:space="preserve">This </w:t>
      </w:r>
      <w:r w:rsidRPr="00E60ED9">
        <w:rPr>
          <w:spacing w:val="-2"/>
        </w:rPr>
        <w:t>could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potentially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result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situation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where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importers,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rather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than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selecting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least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expensive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exporters with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long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contract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durations,</w:t>
      </w:r>
      <w:r w:rsidRPr="00E60ED9">
        <w:rPr>
          <w:spacing w:val="-4"/>
        </w:rPr>
        <w:t xml:space="preserve"> </w:t>
      </w:r>
      <w:r w:rsidRPr="00E60ED9">
        <w:rPr>
          <w:spacing w:val="-2"/>
        </w:rPr>
        <w:t>favor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those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exporters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who,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despite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slightly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higher</w:t>
      </w:r>
      <w:r w:rsidRPr="00E60ED9">
        <w:rPr>
          <w:spacing w:val="-5"/>
        </w:rPr>
        <w:t xml:space="preserve"> </w:t>
      </w:r>
      <w:r w:rsidRPr="00E60ED9">
        <w:rPr>
          <w:spacing w:val="-2"/>
        </w:rPr>
        <w:t>costs,</w:t>
      </w:r>
      <w:r w:rsidRPr="00E60ED9">
        <w:rPr>
          <w:spacing w:val="-4"/>
        </w:rPr>
        <w:t xml:space="preserve"> </w:t>
      </w:r>
      <w:r w:rsidR="007A199E">
        <w:rPr>
          <w:spacing w:val="-2"/>
        </w:rPr>
        <w:t>exhibit</w:t>
      </w:r>
      <w:r w:rsidR="007A199E" w:rsidRPr="00E60ED9">
        <w:rPr>
          <w:spacing w:val="-5"/>
        </w:rPr>
        <w:t xml:space="preserve"> </w:t>
      </w:r>
      <w:r w:rsidRPr="00E60ED9">
        <w:rPr>
          <w:spacing w:val="-2"/>
        </w:rPr>
        <w:t xml:space="preserve">more </w:t>
      </w:r>
      <w:r w:rsidRPr="00E60ED9">
        <w:t>significant</w:t>
      </w:r>
      <w:r w:rsidRPr="00E60ED9">
        <w:rPr>
          <w:spacing w:val="-8"/>
        </w:rPr>
        <w:t xml:space="preserve"> </w:t>
      </w:r>
      <w:r w:rsidRPr="00E60ED9">
        <w:t>economic</w:t>
      </w:r>
      <w:r w:rsidRPr="00E60ED9">
        <w:rPr>
          <w:spacing w:val="-8"/>
        </w:rPr>
        <w:t xml:space="preserve"> </w:t>
      </w:r>
      <w:r w:rsidRPr="00E60ED9">
        <w:t>advantages</w:t>
      </w:r>
      <w:r w:rsidRPr="00E60ED9">
        <w:rPr>
          <w:spacing w:val="-8"/>
        </w:rPr>
        <w:t xml:space="preserve"> </w:t>
      </w:r>
      <w:r w:rsidRPr="00E60ED9">
        <w:t>for</w:t>
      </w:r>
      <w:r w:rsidRPr="00E60ED9">
        <w:rPr>
          <w:spacing w:val="-8"/>
        </w:rPr>
        <w:t xml:space="preserve"> </w:t>
      </w:r>
      <w:r w:rsidRPr="00E60ED9">
        <w:t>importers</w:t>
      </w:r>
      <w:r w:rsidRPr="00E60ED9">
        <w:rPr>
          <w:spacing w:val="-8"/>
        </w:rPr>
        <w:t xml:space="preserve"> </w:t>
      </w:r>
      <w:r w:rsidRPr="00E60ED9">
        <w:t>over</w:t>
      </w:r>
      <w:r w:rsidRPr="00E60ED9">
        <w:rPr>
          <w:spacing w:val="-8"/>
        </w:rPr>
        <w:t xml:space="preserve"> </w:t>
      </w:r>
      <w:r w:rsidRPr="00E60ED9">
        <w:t>comparatively</w:t>
      </w:r>
      <w:r w:rsidRPr="00E60ED9">
        <w:rPr>
          <w:spacing w:val="-7"/>
        </w:rPr>
        <w:t xml:space="preserve"> </w:t>
      </w:r>
      <w:r w:rsidRPr="00E60ED9">
        <w:t>shorter</w:t>
      </w:r>
      <w:r w:rsidRPr="00E60ED9">
        <w:rPr>
          <w:spacing w:val="-8"/>
        </w:rPr>
        <w:t xml:space="preserve"> </w:t>
      </w:r>
      <w:r w:rsidRPr="00E60ED9">
        <w:t>contract</w:t>
      </w:r>
      <w:r w:rsidRPr="00E60ED9">
        <w:rPr>
          <w:spacing w:val="-8"/>
        </w:rPr>
        <w:t xml:space="preserve"> </w:t>
      </w:r>
      <w:r w:rsidRPr="00E60ED9">
        <w:t>terms.</w:t>
      </w:r>
    </w:p>
    <w:p w14:paraId="2CD0B214" w14:textId="541BF7CB" w:rsidR="007F257B" w:rsidRPr="00E60ED9" w:rsidRDefault="00FF3C28">
      <w:pPr>
        <w:pStyle w:val="Textkrper"/>
        <w:spacing w:before="174" w:line="237" w:lineRule="auto"/>
        <w:ind w:left="111" w:right="608" w:firstLine="338"/>
        <w:jc w:val="both"/>
      </w:pPr>
      <w:r w:rsidRPr="00E60ED9">
        <w:t xml:space="preserve">One notable limitation of this study lies in its exclusive focus on the LNG spot market, neglecting </w:t>
      </w:r>
      <w:r w:rsidRPr="00E60ED9">
        <w:rPr>
          <w:spacing w:val="-2"/>
        </w:rPr>
        <w:t>the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analysis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long-term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contracts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between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exporters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importers.</w:t>
      </w:r>
      <w:r w:rsidRPr="00E60ED9">
        <w:rPr>
          <w:spacing w:val="15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address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this</w:t>
      </w:r>
      <w:r w:rsidRPr="00E60ED9">
        <w:rPr>
          <w:spacing w:val="-8"/>
        </w:rPr>
        <w:t xml:space="preserve"> </w:t>
      </w:r>
      <w:r w:rsidRPr="00E60ED9">
        <w:rPr>
          <w:spacing w:val="-2"/>
        </w:rPr>
        <w:t>limitation,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 xml:space="preserve">we </w:t>
      </w:r>
      <w:ins w:id="1241" w:author="Author" w:date="2024-02-01T10:43:00Z">
        <w:r w:rsidR="0067392F">
          <w:rPr>
            <w:spacing w:val="-2"/>
          </w:rPr>
          <w:t>recommend enhancing</w:t>
        </w:r>
      </w:ins>
      <w:r w:rsidR="0067392F"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temporal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resolution,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extending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analysis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until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2040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annual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basis. </w:t>
      </w:r>
      <w:r w:rsidRPr="00E60ED9">
        <w:t>This</w:t>
      </w:r>
      <w:r w:rsidRPr="00E60ED9">
        <w:rPr>
          <w:spacing w:val="-3"/>
        </w:rPr>
        <w:t xml:space="preserve"> </w:t>
      </w:r>
      <w:r w:rsidRPr="00E60ED9">
        <w:t>refined</w:t>
      </w:r>
      <w:r w:rsidRPr="00E60ED9">
        <w:rPr>
          <w:spacing w:val="-3"/>
        </w:rPr>
        <w:t xml:space="preserve"> </w:t>
      </w:r>
      <w:r w:rsidRPr="00E60ED9">
        <w:t>approach</w:t>
      </w:r>
      <w:r w:rsidRPr="00E60ED9">
        <w:rPr>
          <w:spacing w:val="-3"/>
        </w:rPr>
        <w:t xml:space="preserve"> </w:t>
      </w:r>
      <w:r w:rsidRPr="00E60ED9">
        <w:t>would</w:t>
      </w:r>
      <w:r w:rsidRPr="00E60ED9">
        <w:rPr>
          <w:spacing w:val="-3"/>
        </w:rPr>
        <w:t xml:space="preserve"> </w:t>
      </w:r>
      <w:r w:rsidRPr="00E60ED9">
        <w:t>include</w:t>
      </w:r>
      <w:r w:rsidRPr="00E60ED9">
        <w:rPr>
          <w:spacing w:val="-3"/>
        </w:rPr>
        <w:t xml:space="preserve"> </w:t>
      </w:r>
      <w:r w:rsidRPr="00E60ED9">
        <w:t>long-term</w:t>
      </w:r>
      <w:r w:rsidRPr="00E60ED9">
        <w:rPr>
          <w:spacing w:val="-3"/>
        </w:rPr>
        <w:t xml:space="preserve"> </w:t>
      </w:r>
      <w:r w:rsidRPr="00E60ED9">
        <w:t>contracts, allowing</w:t>
      </w:r>
      <w:r w:rsidRPr="00E60ED9">
        <w:rPr>
          <w:spacing w:val="-3"/>
        </w:rPr>
        <w:t xml:space="preserve"> </w:t>
      </w:r>
      <w:r w:rsidRPr="00E60ED9">
        <w:t>for</w:t>
      </w:r>
      <w:r w:rsidRPr="00E60ED9">
        <w:rPr>
          <w:spacing w:val="-3"/>
        </w:rPr>
        <w:t xml:space="preserve"> </w:t>
      </w:r>
      <w:r w:rsidR="0067392F">
        <w:rPr>
          <w:spacing w:val="-3"/>
        </w:rPr>
        <w:t xml:space="preserve">the examination of </w:t>
      </w:r>
      <w:r w:rsidRPr="00E60ED9">
        <w:t>fixed</w:t>
      </w:r>
      <w:r w:rsidRPr="00E60ED9">
        <w:rPr>
          <w:spacing w:val="-3"/>
        </w:rPr>
        <w:t xml:space="preserve"> </w:t>
      </w:r>
      <w:r w:rsidRPr="00E60ED9">
        <w:t>LNG</w:t>
      </w:r>
      <w:r w:rsidRPr="00E60ED9">
        <w:rPr>
          <w:spacing w:val="-3"/>
        </w:rPr>
        <w:t xml:space="preserve"> </w:t>
      </w:r>
      <w:r w:rsidRPr="00E60ED9">
        <w:t>volumes traded</w:t>
      </w:r>
      <w:r w:rsidRPr="00E60ED9">
        <w:rPr>
          <w:spacing w:val="-1"/>
        </w:rPr>
        <w:t xml:space="preserve"> </w:t>
      </w:r>
      <w:r w:rsidRPr="00E60ED9">
        <w:t>between</w:t>
      </w:r>
      <w:r w:rsidRPr="00E60ED9">
        <w:rPr>
          <w:spacing w:val="-1"/>
        </w:rPr>
        <w:t xml:space="preserve"> </w:t>
      </w:r>
      <w:r w:rsidRPr="00E60ED9">
        <w:t>exporters</w:t>
      </w:r>
      <w:r w:rsidRPr="00E60ED9">
        <w:rPr>
          <w:spacing w:val="-1"/>
        </w:rPr>
        <w:t xml:space="preserve"> </w:t>
      </w:r>
      <w:r w:rsidRPr="00E60ED9">
        <w:t>and</w:t>
      </w:r>
      <w:r w:rsidRPr="00E60ED9">
        <w:rPr>
          <w:spacing w:val="-1"/>
        </w:rPr>
        <w:t xml:space="preserve"> </w:t>
      </w:r>
      <w:r w:rsidRPr="00E60ED9">
        <w:t>importers</w:t>
      </w:r>
      <w:r w:rsidRPr="00E60ED9">
        <w:rPr>
          <w:spacing w:val="-1"/>
        </w:rPr>
        <w:t xml:space="preserve"> </w:t>
      </w:r>
      <w:r w:rsidRPr="00E60ED9">
        <w:t>over</w:t>
      </w:r>
      <w:r w:rsidRPr="00E60ED9">
        <w:rPr>
          <w:spacing w:val="-1"/>
        </w:rPr>
        <w:t xml:space="preserve"> </w:t>
      </w:r>
      <w:r w:rsidRPr="00E60ED9">
        <w:t>several years.</w:t>
      </w:r>
    </w:p>
    <w:p w14:paraId="5D4C6608" w14:textId="0EADC42A" w:rsidR="007F257B" w:rsidRPr="00E60ED9" w:rsidRDefault="00FF3C28">
      <w:pPr>
        <w:pStyle w:val="Textkrper"/>
        <w:spacing w:before="171" w:line="237" w:lineRule="auto"/>
        <w:ind w:left="111" w:right="606" w:firstLine="338"/>
        <w:jc w:val="both"/>
      </w:pPr>
      <w:r w:rsidRPr="00E60ED9">
        <w:rPr>
          <w:spacing w:val="-2"/>
        </w:rPr>
        <w:t>We</w:t>
      </w:r>
      <w:r w:rsidRPr="00E60ED9">
        <w:rPr>
          <w:spacing w:val="-11"/>
        </w:rPr>
        <w:t xml:space="preserve"> </w:t>
      </w:r>
      <w:bookmarkStart w:id="1242" w:name="_GoBack"/>
      <w:bookmarkEnd w:id="1242"/>
      <w:ins w:id="1243" w:author="Author" w:date="2024-02-01T10:43:00Z">
        <w:r w:rsidR="0067392F">
          <w:rPr>
            <w:spacing w:val="-2"/>
          </w:rPr>
          <w:t>expect</w:t>
        </w:r>
      </w:ins>
      <w:r w:rsidR="0067392F" w:rsidRPr="003741D5">
        <w:rPr>
          <w:spacing w:val="-2"/>
        </w:rPr>
        <w:t xml:space="preserve"> </w:t>
      </w:r>
      <w:r w:rsidR="0067392F">
        <w:rPr>
          <w:spacing w:val="-2"/>
        </w:rPr>
        <w:t>ou</w:t>
      </w:r>
      <w:r w:rsidR="00920908">
        <w:rPr>
          <w:spacing w:val="-2"/>
        </w:rPr>
        <w:t>r</w:t>
      </w:r>
      <w:r w:rsidR="0067392F" w:rsidRPr="003741D5">
        <w:rPr>
          <w:spacing w:val="-2"/>
        </w:rPr>
        <w:t xml:space="preserve"> </w:t>
      </w:r>
      <w:r w:rsidR="0067392F">
        <w:rPr>
          <w:spacing w:val="-2"/>
        </w:rPr>
        <w:t>study</w:t>
      </w:r>
      <w:r w:rsidR="0067392F" w:rsidRPr="00E60ED9">
        <w:rPr>
          <w:spacing w:val="-11"/>
        </w:rPr>
        <w:t xml:space="preserve"> </w:t>
      </w:r>
      <w:del w:id="1244" w:author="Author" w:date="2024-02-01T10:43:00Z">
        <w:r w:rsidR="00581875">
          <w:rPr>
            <w:spacing w:val="-2"/>
          </w:rPr>
          <w:delText>will</w:delText>
        </w:r>
        <w:r w:rsidR="00581875">
          <w:rPr>
            <w:spacing w:val="-11"/>
          </w:rPr>
          <w:delText xml:space="preserve"> </w:delText>
        </w:r>
        <w:r w:rsidR="00581875">
          <w:rPr>
            <w:spacing w:val="-2"/>
          </w:rPr>
          <w:delText>make</w:delText>
        </w:r>
        <w:r w:rsidR="00581875">
          <w:rPr>
            <w:spacing w:val="-11"/>
          </w:rPr>
          <w:delText xml:space="preserve"> </w:delText>
        </w:r>
        <w:r w:rsidR="00581875">
          <w:rPr>
            <w:spacing w:val="-2"/>
          </w:rPr>
          <w:delText>a</w:delText>
        </w:r>
        <w:r w:rsidR="00581875">
          <w:rPr>
            <w:spacing w:val="-11"/>
          </w:rPr>
          <w:delText xml:space="preserve"> </w:delText>
        </w:r>
        <w:r w:rsidR="00581875">
          <w:rPr>
            <w:spacing w:val="-2"/>
          </w:rPr>
          <w:delText>helpful</w:delText>
        </w:r>
        <w:r w:rsidR="00581875">
          <w:rPr>
            <w:spacing w:val="-11"/>
          </w:rPr>
          <w:delText xml:space="preserve"> </w:delText>
        </w:r>
        <w:r w:rsidR="00581875">
          <w:rPr>
            <w:spacing w:val="-2"/>
          </w:rPr>
          <w:delText>contribution</w:delText>
        </w:r>
      </w:del>
      <w:ins w:id="1245" w:author="Author" w:date="2024-02-01T10:43:00Z">
        <w:r w:rsidR="0067392F">
          <w:rPr>
            <w:spacing w:val="-2"/>
          </w:rPr>
          <w:t>to contribute</w:t>
        </w:r>
      </w:ins>
      <w:r w:rsidRPr="00E60ED9">
        <w:rPr>
          <w:spacing w:val="-11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modeling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teams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engaged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the </w:t>
      </w:r>
      <w:r w:rsidRPr="00E60ED9">
        <w:rPr>
          <w:spacing w:val="-4"/>
        </w:rPr>
        <w:t>decarbonization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of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European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energy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systems.</w:t>
      </w:r>
      <w:r w:rsidRPr="00E60ED9">
        <w:rPr>
          <w:spacing w:val="14"/>
        </w:rPr>
        <w:t xml:space="preserve"> </w:t>
      </w:r>
      <w:r w:rsidRPr="00E60ED9">
        <w:rPr>
          <w:spacing w:val="-4"/>
        </w:rPr>
        <w:t>Specifically,</w:t>
      </w:r>
      <w:r w:rsidRPr="00E60ED9">
        <w:rPr>
          <w:spacing w:val="-8"/>
        </w:rPr>
        <w:t xml:space="preserve"> </w:t>
      </w:r>
      <w:r w:rsidRPr="00E60ED9">
        <w:rPr>
          <w:spacing w:val="-4"/>
        </w:rPr>
        <w:t>we</w:t>
      </w:r>
      <w:r w:rsidRPr="00E60ED9">
        <w:rPr>
          <w:spacing w:val="-10"/>
        </w:rPr>
        <w:t xml:space="preserve"> </w:t>
      </w:r>
      <w:del w:id="1246" w:author="Author" w:date="2024-02-01T10:43:00Z">
        <w:r w:rsidR="00581875">
          <w:rPr>
            <w:spacing w:val="-4"/>
          </w:rPr>
          <w:delText>see</w:delText>
        </w:r>
      </w:del>
      <w:ins w:id="1247" w:author="Author" w:date="2024-02-01T10:43:00Z">
        <w:r w:rsidR="00920908">
          <w:rPr>
            <w:spacing w:val="-4"/>
          </w:rPr>
          <w:t>perceive</w:t>
        </w:r>
      </w:ins>
      <w:r w:rsidR="00920908" w:rsidRPr="00E60ED9">
        <w:rPr>
          <w:spacing w:val="-10"/>
        </w:rPr>
        <w:t xml:space="preserve"> </w:t>
      </w:r>
      <w:r w:rsidRPr="00E60ED9">
        <w:rPr>
          <w:spacing w:val="-4"/>
        </w:rPr>
        <w:t>our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quantitative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qualitative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 xml:space="preserve">findings </w:t>
      </w:r>
      <w:r w:rsidRPr="00E60ED9">
        <w:rPr>
          <w:spacing w:val="-2"/>
        </w:rPr>
        <w:t>as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valuable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inputs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large-scale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energy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system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models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seeking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to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optimize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sustainable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>transition</w:t>
      </w:r>
      <w:r w:rsidRPr="00E60ED9">
        <w:rPr>
          <w:spacing w:val="-3"/>
        </w:rPr>
        <w:t xml:space="preserve"> </w:t>
      </w:r>
      <w:r w:rsidRPr="00E60ED9">
        <w:rPr>
          <w:spacing w:val="-2"/>
        </w:rPr>
        <w:t xml:space="preserve">of </w:t>
      </w:r>
      <w:r w:rsidRPr="00E60ED9">
        <w:rPr>
          <w:spacing w:val="-4"/>
        </w:rPr>
        <w:t>Europe’s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energy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infrastructure.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We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recommend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integrating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average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>and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marginal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supply</w:t>
      </w:r>
      <w:r w:rsidRPr="00E60ED9">
        <w:rPr>
          <w:spacing w:val="-10"/>
        </w:rPr>
        <w:t xml:space="preserve"> </w:t>
      </w:r>
      <w:r w:rsidRPr="00E60ED9">
        <w:rPr>
          <w:spacing w:val="-4"/>
        </w:rPr>
        <w:t>costs</w:t>
      </w:r>
      <w:r w:rsidRPr="00E60ED9">
        <w:rPr>
          <w:spacing w:val="-9"/>
        </w:rPr>
        <w:t xml:space="preserve"> </w:t>
      </w:r>
      <w:r w:rsidRPr="00E60ED9">
        <w:rPr>
          <w:spacing w:val="-4"/>
        </w:rPr>
        <w:t xml:space="preserve">derived </w:t>
      </w:r>
      <w:r w:rsidRPr="00E60ED9">
        <w:t>from</w:t>
      </w:r>
      <w:r w:rsidRPr="00E60ED9">
        <w:rPr>
          <w:spacing w:val="-14"/>
        </w:rPr>
        <w:t xml:space="preserve"> </w:t>
      </w:r>
      <w:r w:rsidRPr="00E60ED9">
        <w:t>our</w:t>
      </w:r>
      <w:r w:rsidRPr="00E60ED9">
        <w:rPr>
          <w:spacing w:val="-14"/>
        </w:rPr>
        <w:t xml:space="preserve"> </w:t>
      </w:r>
      <w:r w:rsidRPr="00E60ED9">
        <w:t>analysis</w:t>
      </w:r>
      <w:r w:rsidRPr="00E60ED9">
        <w:rPr>
          <w:spacing w:val="-14"/>
        </w:rPr>
        <w:t xml:space="preserve"> </w:t>
      </w:r>
      <w:r w:rsidRPr="00E60ED9">
        <w:t>into</w:t>
      </w:r>
      <w:r w:rsidRPr="00E60ED9">
        <w:rPr>
          <w:spacing w:val="-13"/>
        </w:rPr>
        <w:t xml:space="preserve"> </w:t>
      </w:r>
      <w:r w:rsidRPr="00E60ED9">
        <w:t>these</w:t>
      </w:r>
      <w:r w:rsidRPr="00E60ED9">
        <w:rPr>
          <w:spacing w:val="-14"/>
        </w:rPr>
        <w:t xml:space="preserve"> </w:t>
      </w:r>
      <w:r w:rsidRPr="00E60ED9">
        <w:t>models</w:t>
      </w:r>
      <w:r w:rsidRPr="00E60ED9">
        <w:rPr>
          <w:spacing w:val="-14"/>
        </w:rPr>
        <w:t xml:space="preserve"> </w:t>
      </w:r>
      <w:r w:rsidRPr="00E60ED9">
        <w:t>to</w:t>
      </w:r>
      <w:r w:rsidRPr="00E60ED9">
        <w:rPr>
          <w:spacing w:val="-14"/>
        </w:rPr>
        <w:t xml:space="preserve"> </w:t>
      </w:r>
      <w:r w:rsidRPr="00E60ED9">
        <w:t>enhance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4"/>
        </w:rPr>
        <w:t xml:space="preserve"> </w:t>
      </w:r>
      <w:r w:rsidRPr="00E60ED9">
        <w:t>accuracy</w:t>
      </w:r>
      <w:r w:rsidRPr="00E60ED9">
        <w:rPr>
          <w:spacing w:val="-14"/>
        </w:rPr>
        <w:t xml:space="preserve"> </w:t>
      </w:r>
      <w:r w:rsidRPr="00E60ED9">
        <w:t>of</w:t>
      </w:r>
      <w:r w:rsidRPr="00E60ED9">
        <w:rPr>
          <w:spacing w:val="-14"/>
        </w:rPr>
        <w:t xml:space="preserve"> </w:t>
      </w:r>
      <w:ins w:id="1248" w:author="Author" w:date="2024-02-01T10:43:00Z">
        <w:r w:rsidRPr="00E60ED9">
          <w:t>assumptions</w:t>
        </w:r>
        <w:r w:rsidR="00CB740B">
          <w:t xml:space="preserve"> </w:t>
        </w:r>
      </w:ins>
      <w:r w:rsidR="00CB740B" w:rsidRPr="00E60ED9">
        <w:t>exogenously</w:t>
      </w:r>
      <w:r w:rsidR="00CB740B" w:rsidRPr="003741D5">
        <w:t xml:space="preserve"> </w:t>
      </w:r>
      <w:del w:id="1249" w:author="Author" w:date="2024-02-01T10:43:00Z">
        <w:r w:rsidR="00581875">
          <w:delText>made</w:delText>
        </w:r>
        <w:r w:rsidR="00581875">
          <w:rPr>
            <w:spacing w:val="-14"/>
          </w:rPr>
          <w:delText xml:space="preserve"> </w:delText>
        </w:r>
        <w:r w:rsidR="00581875">
          <w:delText>assumptions</w:delText>
        </w:r>
      </w:del>
      <w:ins w:id="1250" w:author="Author" w:date="2024-02-01T10:43:00Z">
        <w:r w:rsidR="00CB740B">
          <w:t>established</w:t>
        </w:r>
      </w:ins>
      <w:r w:rsidRPr="00E60ED9">
        <w:t>,</w:t>
      </w:r>
      <w:r w:rsidRPr="00E60ED9">
        <w:rPr>
          <w:spacing w:val="-14"/>
        </w:rPr>
        <w:t xml:space="preserve"> </w:t>
      </w:r>
      <w:r w:rsidRPr="00E60ED9">
        <w:t>thereby refining their analytical tools.</w:t>
      </w:r>
    </w:p>
    <w:p w14:paraId="56F326A8" w14:textId="77777777" w:rsidR="007F257B" w:rsidRPr="00E60ED9" w:rsidRDefault="007F257B">
      <w:pPr>
        <w:spacing w:line="237" w:lineRule="auto"/>
        <w:jc w:val="both"/>
        <w:sectPr w:rsidR="007F257B" w:rsidRPr="00E60ED9">
          <w:pgSz w:w="12240" w:h="15840"/>
          <w:pgMar w:top="1080" w:right="540" w:bottom="700" w:left="1040" w:header="0" w:footer="518" w:gutter="0"/>
          <w:cols w:space="720"/>
        </w:sectPr>
      </w:pPr>
    </w:p>
    <w:p w14:paraId="491EEE7F" w14:textId="77777777" w:rsidR="007F257B" w:rsidRPr="00E60ED9" w:rsidRDefault="00FF3C28">
      <w:pPr>
        <w:pStyle w:val="berschrift1"/>
        <w:spacing w:before="28"/>
        <w:ind w:firstLine="0"/>
      </w:pPr>
      <w:r w:rsidRPr="00E60ED9">
        <w:rPr>
          <w:w w:val="110"/>
        </w:rPr>
        <w:lastRenderedPageBreak/>
        <w:t>Declaration</w:t>
      </w:r>
      <w:r w:rsidRPr="00E60ED9">
        <w:rPr>
          <w:spacing w:val="5"/>
          <w:w w:val="110"/>
        </w:rPr>
        <w:t xml:space="preserve"> </w:t>
      </w:r>
      <w:r w:rsidRPr="00E60ED9">
        <w:rPr>
          <w:w w:val="110"/>
        </w:rPr>
        <w:t>of</w:t>
      </w:r>
      <w:r w:rsidRPr="00E60ED9">
        <w:rPr>
          <w:spacing w:val="5"/>
          <w:w w:val="110"/>
        </w:rPr>
        <w:t xml:space="preserve"> </w:t>
      </w:r>
      <w:ins w:id="1251" w:author="Author" w:date="2024-02-01T11:09:00Z">
        <w:r w:rsidR="00473A52">
          <w:rPr>
            <w:w w:val="110"/>
          </w:rPr>
          <w:t>c</w:t>
        </w:r>
      </w:ins>
      <w:del w:id="1252" w:author="Author" w:date="2024-02-01T11:09:00Z">
        <w:r w:rsidRPr="00E60ED9" w:rsidDel="00473A52">
          <w:rPr>
            <w:w w:val="110"/>
          </w:rPr>
          <w:delText>C</w:delText>
        </w:r>
      </w:del>
      <w:r w:rsidRPr="00E60ED9">
        <w:rPr>
          <w:w w:val="110"/>
        </w:rPr>
        <w:t>ompeting</w:t>
      </w:r>
      <w:r w:rsidRPr="00E60ED9">
        <w:rPr>
          <w:spacing w:val="6"/>
          <w:w w:val="110"/>
        </w:rPr>
        <w:t xml:space="preserve"> </w:t>
      </w:r>
      <w:ins w:id="1253" w:author="Author" w:date="2024-02-01T11:09:00Z">
        <w:r w:rsidR="00473A52">
          <w:rPr>
            <w:spacing w:val="-2"/>
            <w:w w:val="110"/>
          </w:rPr>
          <w:t>i</w:t>
        </w:r>
      </w:ins>
      <w:del w:id="1254" w:author="Author" w:date="2024-02-01T11:09:00Z">
        <w:r w:rsidRPr="00E60ED9" w:rsidDel="00473A52">
          <w:rPr>
            <w:spacing w:val="-2"/>
            <w:w w:val="110"/>
          </w:rPr>
          <w:delText>I</w:delText>
        </w:r>
      </w:del>
      <w:r w:rsidRPr="00E60ED9">
        <w:rPr>
          <w:spacing w:val="-2"/>
          <w:w w:val="110"/>
        </w:rPr>
        <w:t>nterest</w:t>
      </w:r>
    </w:p>
    <w:p w14:paraId="42B05474" w14:textId="77777777" w:rsidR="007F257B" w:rsidRPr="00E60ED9" w:rsidRDefault="00FF3C28">
      <w:pPr>
        <w:pStyle w:val="Textkrper"/>
        <w:spacing w:before="203" w:line="237" w:lineRule="auto"/>
        <w:ind w:left="112" w:right="609"/>
        <w:jc w:val="both"/>
      </w:pPr>
      <w:r w:rsidRPr="00E60ED9">
        <w:rPr>
          <w:spacing w:val="-2"/>
        </w:rPr>
        <w:t>The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authors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declare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that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they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have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no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known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competing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financial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interests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or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personal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relationships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 xml:space="preserve">that </w:t>
      </w:r>
      <w:r w:rsidRPr="00E60ED9">
        <w:t>could have appeared to influence the work reported in this paper.</w:t>
      </w:r>
    </w:p>
    <w:p w14:paraId="01A4C993" w14:textId="77777777" w:rsidR="007F257B" w:rsidRPr="00E60ED9" w:rsidRDefault="007F257B">
      <w:pPr>
        <w:pStyle w:val="Textkrper"/>
        <w:spacing w:before="90"/>
      </w:pPr>
    </w:p>
    <w:p w14:paraId="29D5C14E" w14:textId="77777777" w:rsidR="007F257B" w:rsidRPr="00E60ED9" w:rsidRDefault="00FF3C28">
      <w:pPr>
        <w:pStyle w:val="berschrift1"/>
        <w:ind w:firstLine="0"/>
      </w:pPr>
      <w:r w:rsidRPr="00E60ED9">
        <w:rPr>
          <w:w w:val="110"/>
        </w:rPr>
        <w:t>Data</w:t>
      </w:r>
      <w:r w:rsidRPr="00E60ED9">
        <w:rPr>
          <w:spacing w:val="48"/>
          <w:w w:val="110"/>
        </w:rPr>
        <w:t xml:space="preserve"> </w:t>
      </w:r>
      <w:r w:rsidRPr="00E60ED9">
        <w:rPr>
          <w:spacing w:val="-2"/>
          <w:w w:val="110"/>
        </w:rPr>
        <w:t>availability</w:t>
      </w:r>
    </w:p>
    <w:p w14:paraId="086589F5" w14:textId="77777777" w:rsidR="007F257B" w:rsidRPr="00E60ED9" w:rsidRDefault="00FF3C28">
      <w:pPr>
        <w:pStyle w:val="Textkrper"/>
        <w:spacing w:before="203" w:line="237" w:lineRule="auto"/>
        <w:ind w:left="112" w:right="608"/>
        <w:jc w:val="both"/>
      </w:pPr>
      <w:r w:rsidRPr="00E60ED9">
        <w:t>The</w:t>
      </w:r>
      <w:r w:rsidRPr="00E60ED9">
        <w:rPr>
          <w:spacing w:val="-8"/>
        </w:rPr>
        <w:t xml:space="preserve"> </w:t>
      </w:r>
      <w:r w:rsidRPr="00E60ED9">
        <w:t>original</w:t>
      </w:r>
      <w:r w:rsidRPr="00E60ED9">
        <w:rPr>
          <w:spacing w:val="-8"/>
        </w:rPr>
        <w:t xml:space="preserve"> </w:t>
      </w:r>
      <w:r w:rsidRPr="00E60ED9">
        <w:t>data</w:t>
      </w:r>
      <w:r w:rsidRPr="00E60ED9">
        <w:rPr>
          <w:spacing w:val="-8"/>
        </w:rPr>
        <w:t xml:space="preserve"> </w:t>
      </w:r>
      <w:r w:rsidRPr="00E60ED9">
        <w:t>used</w:t>
      </w:r>
      <w:r w:rsidRPr="00E60ED9">
        <w:rPr>
          <w:spacing w:val="-8"/>
        </w:rPr>
        <w:t xml:space="preserve"> </w:t>
      </w:r>
      <w:r w:rsidRPr="00E60ED9">
        <w:t>in</w:t>
      </w:r>
      <w:r w:rsidRPr="00E60ED9">
        <w:rPr>
          <w:spacing w:val="-8"/>
        </w:rPr>
        <w:t xml:space="preserve"> </w:t>
      </w:r>
      <w:r w:rsidRPr="00E60ED9">
        <w:t>this</w:t>
      </w:r>
      <w:r w:rsidRPr="00E60ED9">
        <w:rPr>
          <w:spacing w:val="-8"/>
        </w:rPr>
        <w:t xml:space="preserve"> </w:t>
      </w:r>
      <w:r w:rsidRPr="00E60ED9">
        <w:t>study</w:t>
      </w:r>
      <w:r w:rsidRPr="00E60ED9">
        <w:rPr>
          <w:spacing w:val="-8"/>
        </w:rPr>
        <w:t xml:space="preserve"> </w:t>
      </w:r>
      <w:r w:rsidRPr="00E60ED9">
        <w:t>is</w:t>
      </w:r>
      <w:r w:rsidRPr="00E60ED9">
        <w:rPr>
          <w:spacing w:val="-8"/>
        </w:rPr>
        <w:t xml:space="preserve"> </w:t>
      </w:r>
      <w:r w:rsidRPr="00E60ED9">
        <w:t>publicly</w:t>
      </w:r>
      <w:r w:rsidRPr="00E60ED9">
        <w:rPr>
          <w:spacing w:val="-8"/>
        </w:rPr>
        <w:t xml:space="preserve"> </w:t>
      </w:r>
      <w:r w:rsidRPr="00E60ED9">
        <w:t>available.</w:t>
      </w:r>
      <w:r w:rsidRPr="00E60ED9">
        <w:rPr>
          <w:spacing w:val="11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compiled</w:t>
      </w:r>
      <w:r w:rsidRPr="00E60ED9">
        <w:rPr>
          <w:spacing w:val="-8"/>
        </w:rPr>
        <w:t xml:space="preserve"> </w:t>
      </w:r>
      <w:r w:rsidRPr="00E60ED9">
        <w:t>dataset</w:t>
      </w:r>
      <w:r w:rsidRPr="00E60ED9">
        <w:rPr>
          <w:spacing w:val="-8"/>
        </w:rPr>
        <w:t xml:space="preserve"> </w:t>
      </w:r>
      <w:r w:rsidRPr="00E60ED9">
        <w:t>is</w:t>
      </w:r>
      <w:r w:rsidRPr="00E60ED9">
        <w:rPr>
          <w:spacing w:val="-8"/>
        </w:rPr>
        <w:t xml:space="preserve"> </w:t>
      </w:r>
      <w:r w:rsidRPr="00E60ED9">
        <w:t>published</w:t>
      </w:r>
      <w:r w:rsidRPr="00E60ED9">
        <w:rPr>
          <w:spacing w:val="-8"/>
        </w:rPr>
        <w:t xml:space="preserve"> </w:t>
      </w:r>
      <w:r w:rsidRPr="00E60ED9">
        <w:t>on</w:t>
      </w:r>
      <w:r w:rsidRPr="00E60ED9">
        <w:rPr>
          <w:spacing w:val="-8"/>
        </w:rPr>
        <w:t xml:space="preserve"> </w:t>
      </w:r>
      <w:proofErr w:type="spellStart"/>
      <w:r w:rsidRPr="00E60ED9">
        <w:t>Zenodo</w:t>
      </w:r>
      <w:proofErr w:type="spellEnd"/>
      <w:r w:rsidRPr="00E60ED9">
        <w:t xml:space="preserve"> at </w:t>
      </w:r>
      <w:r w:rsidRPr="00E60ED9">
        <w:rPr>
          <w:color w:val="EC008C"/>
        </w:rPr>
        <w:t>link after acceptance</w:t>
      </w:r>
      <w:r w:rsidRPr="00E60ED9">
        <w:t>.</w:t>
      </w:r>
      <w:r w:rsidRPr="00E60ED9">
        <w:rPr>
          <w:spacing w:val="40"/>
        </w:rPr>
        <w:t xml:space="preserve"> </w:t>
      </w:r>
      <w:r w:rsidRPr="00E60ED9">
        <w:t xml:space="preserve">The source code and further materials are published on GitHub at </w:t>
      </w:r>
      <w:r w:rsidRPr="00E60ED9">
        <w:rPr>
          <w:color w:val="EC008C"/>
        </w:rPr>
        <w:t xml:space="preserve">link after </w:t>
      </w:r>
      <w:r w:rsidRPr="00E60ED9">
        <w:rPr>
          <w:color w:val="EC008C"/>
          <w:spacing w:val="-2"/>
        </w:rPr>
        <w:t>acceptance</w:t>
      </w:r>
      <w:r w:rsidRPr="00E60ED9">
        <w:rPr>
          <w:spacing w:val="-2"/>
        </w:rPr>
        <w:t>.</w:t>
      </w:r>
    </w:p>
    <w:p w14:paraId="3A6A38F5" w14:textId="77777777" w:rsidR="007F257B" w:rsidRPr="00E60ED9" w:rsidRDefault="007F257B">
      <w:pPr>
        <w:pStyle w:val="Textkrper"/>
        <w:spacing w:before="90"/>
      </w:pPr>
    </w:p>
    <w:p w14:paraId="1817F300" w14:textId="77777777" w:rsidR="00C63B96" w:rsidRDefault="00581875">
      <w:pPr>
        <w:pStyle w:val="berschrift1"/>
        <w:ind w:firstLine="0"/>
        <w:rPr>
          <w:del w:id="1255" w:author="Author" w:date="2024-02-01T10:43:00Z"/>
        </w:rPr>
      </w:pPr>
      <w:del w:id="1256" w:author="Author" w:date="2024-02-01T10:43:00Z">
        <w:r>
          <w:rPr>
            <w:spacing w:val="-2"/>
            <w:w w:val="105"/>
          </w:rPr>
          <w:delText>Acknowledgement</w:delText>
        </w:r>
      </w:del>
    </w:p>
    <w:p w14:paraId="69D1F6A7" w14:textId="77777777" w:rsidR="007F257B" w:rsidRPr="00E60ED9" w:rsidRDefault="00FF3C28">
      <w:pPr>
        <w:pStyle w:val="berschrift1"/>
        <w:ind w:firstLine="0"/>
        <w:rPr>
          <w:ins w:id="1257" w:author="Author" w:date="2024-02-01T10:43:00Z"/>
        </w:rPr>
      </w:pPr>
      <w:ins w:id="1258" w:author="Author" w:date="2024-02-01T10:43:00Z">
        <w:r w:rsidRPr="00E60ED9">
          <w:rPr>
            <w:spacing w:val="-2"/>
            <w:w w:val="105"/>
          </w:rPr>
          <w:t>Acknowledgment</w:t>
        </w:r>
      </w:ins>
    </w:p>
    <w:p w14:paraId="36F05297" w14:textId="77777777" w:rsidR="007F257B" w:rsidRPr="00E60ED9" w:rsidRDefault="00FF3C28">
      <w:pPr>
        <w:pStyle w:val="Textkrper"/>
        <w:spacing w:before="204" w:line="237" w:lineRule="auto"/>
        <w:ind w:left="112" w:right="607"/>
        <w:jc w:val="both"/>
      </w:pPr>
      <w:r w:rsidRPr="00E60ED9">
        <w:t xml:space="preserve">The authors acknowledge TU Wien Bibliothek for financial support through its Open Access Funding </w:t>
      </w:r>
      <w:ins w:id="1259" w:author="Author" w:date="2024-02-01T11:06:00Z">
        <w:r w:rsidR="00473A52">
          <w:rPr>
            <w:spacing w:val="-2"/>
          </w:rPr>
          <w:t>Program</w:t>
        </w:r>
      </w:ins>
      <w:del w:id="1260" w:author="Author" w:date="2024-02-01T11:06:00Z">
        <w:r w:rsidRPr="00E60ED9" w:rsidDel="00473A52">
          <w:rPr>
            <w:spacing w:val="-2"/>
          </w:rPr>
          <w:delText>Programme</w:delText>
        </w:r>
      </w:del>
      <w:r w:rsidRPr="00E60ED9">
        <w:rPr>
          <w:spacing w:val="-2"/>
        </w:rPr>
        <w:t>.</w:t>
      </w:r>
      <w:r w:rsidRPr="00E60ED9">
        <w:rPr>
          <w:spacing w:val="8"/>
        </w:rPr>
        <w:t xml:space="preserve"> </w:t>
      </w:r>
      <w:r w:rsidRPr="00E60ED9">
        <w:rPr>
          <w:spacing w:val="-2"/>
        </w:rPr>
        <w:t>We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thank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anonymous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referees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for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their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very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helpful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feedback,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well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Hans</w:t>
      </w:r>
      <w:r w:rsidRPr="00E60ED9">
        <w:rPr>
          <w:spacing w:val="-10"/>
        </w:rPr>
        <w:t xml:space="preserve"> </w:t>
      </w:r>
      <w:r w:rsidRPr="00E60ED9">
        <w:rPr>
          <w:spacing w:val="-2"/>
        </w:rPr>
        <w:t>Auer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 xml:space="preserve">and </w:t>
      </w:r>
      <w:r w:rsidRPr="00E60ED9">
        <w:t>Vladimir Gloogvac for their contribution in the early phase of this work.</w:t>
      </w:r>
    </w:p>
    <w:p w14:paraId="3C9D303D" w14:textId="77777777" w:rsidR="007F257B" w:rsidRPr="00E60ED9" w:rsidRDefault="007F257B">
      <w:pPr>
        <w:pStyle w:val="Textkrper"/>
        <w:spacing w:before="90"/>
      </w:pPr>
    </w:p>
    <w:p w14:paraId="755075A4" w14:textId="77777777" w:rsidR="007F257B" w:rsidRPr="00E60ED9" w:rsidRDefault="00FF3C28">
      <w:pPr>
        <w:pStyle w:val="berschrift1"/>
        <w:ind w:firstLine="0"/>
      </w:pPr>
      <w:r w:rsidRPr="00E60ED9">
        <w:rPr>
          <w:spacing w:val="-2"/>
          <w:w w:val="105"/>
        </w:rPr>
        <w:t>References</w:t>
      </w:r>
    </w:p>
    <w:p w14:paraId="2ABDFA7B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58"/>
          <w:tab w:val="left" w:pos="560"/>
        </w:tabs>
        <w:spacing w:before="246" w:line="189" w:lineRule="auto"/>
        <w:ind w:right="610"/>
        <w:jc w:val="both"/>
      </w:pPr>
      <w:bookmarkStart w:id="1261" w:name="_bookmark41"/>
      <w:bookmarkEnd w:id="1261"/>
      <w:proofErr w:type="spellStart"/>
      <w:r>
        <w:rPr>
          <w:spacing w:val="-4"/>
        </w:rPr>
        <w:t>Meng</w:t>
      </w:r>
      <w:proofErr w:type="spellEnd"/>
      <w:r>
        <w:rPr>
          <w:spacing w:val="-4"/>
        </w:rPr>
        <w:t xml:space="preserve">-Tian Huang and Pan-Mao </w:t>
      </w:r>
      <w:proofErr w:type="spellStart"/>
      <w:r>
        <w:rPr>
          <w:spacing w:val="-4"/>
        </w:rPr>
        <w:t>Zhai</w:t>
      </w:r>
      <w:proofErr w:type="spellEnd"/>
      <w:r>
        <w:rPr>
          <w:spacing w:val="-4"/>
        </w:rPr>
        <w:t>.</w:t>
      </w:r>
      <w:r>
        <w:rPr>
          <w:spacing w:val="10"/>
        </w:rPr>
        <w:t xml:space="preserve"> </w:t>
      </w:r>
      <w:r>
        <w:rPr>
          <w:spacing w:val="-4"/>
        </w:rPr>
        <w:t xml:space="preserve">Achieving </w:t>
      </w:r>
      <w:proofErr w:type="spellStart"/>
      <w:proofErr w:type="gramStart"/>
      <w:r>
        <w:rPr>
          <w:spacing w:val="-4"/>
        </w:rPr>
        <w:t>paris</w:t>
      </w:r>
      <w:proofErr w:type="spellEnd"/>
      <w:proofErr w:type="gramEnd"/>
      <w:r>
        <w:rPr>
          <w:spacing w:val="-4"/>
        </w:rPr>
        <w:t xml:space="preserve"> agreement temperature goals requires carbon </w:t>
      </w:r>
      <w:r>
        <w:rPr>
          <w:spacing w:val="-2"/>
        </w:rPr>
        <w:t>neutrality</w:t>
      </w:r>
      <w:r>
        <w:rPr>
          <w:spacing w:val="-12"/>
        </w:rPr>
        <w:t xml:space="preserve"> </w:t>
      </w:r>
      <w:r>
        <w:rPr>
          <w:spacing w:val="-2"/>
        </w:rPr>
        <w:t>by</w:t>
      </w:r>
      <w:r>
        <w:rPr>
          <w:spacing w:val="-12"/>
        </w:rPr>
        <w:t xml:space="preserve"> </w:t>
      </w:r>
      <w:r>
        <w:rPr>
          <w:spacing w:val="-2"/>
        </w:rPr>
        <w:t>middle</w:t>
      </w:r>
      <w:r>
        <w:rPr>
          <w:spacing w:val="-6"/>
        </w:rPr>
        <w:t xml:space="preserve"> </w:t>
      </w:r>
      <w:r>
        <w:rPr>
          <w:spacing w:val="-2"/>
        </w:rPr>
        <w:t>century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far-reaching</w:t>
      </w:r>
      <w:r>
        <w:rPr>
          <w:spacing w:val="-8"/>
        </w:rPr>
        <w:t xml:space="preserve"> </w:t>
      </w:r>
      <w:r>
        <w:rPr>
          <w:spacing w:val="-2"/>
        </w:rPr>
        <w:t>transitions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whole</w:t>
      </w:r>
      <w:r>
        <w:rPr>
          <w:spacing w:val="-8"/>
        </w:rPr>
        <w:t xml:space="preserve"> </w:t>
      </w:r>
      <w:r>
        <w:rPr>
          <w:spacing w:val="-2"/>
        </w:rPr>
        <w:t>society.</w:t>
      </w:r>
      <w:r>
        <w:rPr>
          <w:spacing w:val="6"/>
        </w:rPr>
        <w:t xml:space="preserve"> </w:t>
      </w:r>
      <w:r>
        <w:rPr>
          <w:rFonts w:ascii="Euclid" w:hAnsi="Euclid"/>
          <w:i/>
          <w:spacing w:val="-2"/>
        </w:rPr>
        <w:t>Advances</w:t>
      </w:r>
      <w:r>
        <w:rPr>
          <w:rFonts w:ascii="Euclid" w:hAnsi="Euclid"/>
          <w:i/>
          <w:spacing w:val="-17"/>
        </w:rPr>
        <w:t xml:space="preserve"> </w:t>
      </w:r>
      <w:r>
        <w:rPr>
          <w:rFonts w:ascii="Euclid" w:hAnsi="Euclid"/>
          <w:i/>
          <w:spacing w:val="-2"/>
        </w:rPr>
        <w:t>in</w:t>
      </w:r>
      <w:r>
        <w:rPr>
          <w:rFonts w:ascii="Euclid" w:hAnsi="Euclid"/>
          <w:i/>
          <w:spacing w:val="-16"/>
        </w:rPr>
        <w:t xml:space="preserve"> </w:t>
      </w:r>
      <w:r>
        <w:rPr>
          <w:rFonts w:ascii="Euclid" w:hAnsi="Euclid"/>
          <w:i/>
          <w:spacing w:val="-2"/>
        </w:rPr>
        <w:t xml:space="preserve">Climate </w:t>
      </w:r>
      <w:r>
        <w:rPr>
          <w:rFonts w:ascii="Euclid" w:hAnsi="Euclid"/>
          <w:i/>
        </w:rPr>
        <w:t>Change Research</w:t>
      </w:r>
      <w:r>
        <w:t>, 12(2):281–286, 2021.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40"/>
        </w:rPr>
        <w:t xml:space="preserve"> </w:t>
      </w:r>
      <w:r>
        <w:t>https://doi.org/10.1016/j.accre.2021.03.004.</w:t>
      </w:r>
    </w:p>
    <w:p w14:paraId="553F1BB8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58"/>
          <w:tab w:val="left" w:pos="560"/>
        </w:tabs>
        <w:spacing w:before="198" w:line="189" w:lineRule="auto"/>
        <w:ind w:right="608"/>
        <w:jc w:val="both"/>
      </w:pPr>
      <w:bookmarkStart w:id="1262" w:name="_bookmark42"/>
      <w:bookmarkEnd w:id="1262"/>
      <w:r>
        <w:t>Xi</w:t>
      </w:r>
      <w:r>
        <w:rPr>
          <w:spacing w:val="-14"/>
        </w:rPr>
        <w:t xml:space="preserve"> </w:t>
      </w:r>
      <w:r>
        <w:t>Yuan,</w:t>
      </w:r>
      <w:r>
        <w:rPr>
          <w:spacing w:val="-3"/>
        </w:rPr>
        <w:t xml:space="preserve"> </w:t>
      </w:r>
      <w:r>
        <w:t xml:space="preserve">Chi-Wei Su, Muhammad Umar, </w:t>
      </w:r>
      <w:proofErr w:type="spellStart"/>
      <w:r>
        <w:t>Xuefeng</w:t>
      </w:r>
      <w:proofErr w:type="spellEnd"/>
      <w:r>
        <w:t xml:space="preserve"> Shao, and </w:t>
      </w:r>
      <w:proofErr w:type="spellStart"/>
      <w:r>
        <w:t>Oana</w:t>
      </w:r>
      <w:proofErr w:type="spellEnd"/>
      <w:r>
        <w:t xml:space="preserve">-Ramona </w:t>
      </w:r>
      <w:proofErr w:type="spellStart"/>
      <w:r>
        <w:rPr>
          <w:spacing w:val="17"/>
          <w:w w:val="93"/>
        </w:rPr>
        <w:t>Lo</w:t>
      </w:r>
      <w:r>
        <w:rPr>
          <w:spacing w:val="23"/>
          <w:w w:val="93"/>
        </w:rPr>
        <w:t>b</w:t>
      </w:r>
      <w:r>
        <w:rPr>
          <w:spacing w:val="17"/>
          <w:w w:val="88"/>
        </w:rPr>
        <w:t>on</w:t>
      </w:r>
      <w:r>
        <w:rPr>
          <w:spacing w:val="-111"/>
          <w:w w:val="112"/>
        </w:rPr>
        <w:t>T</w:t>
      </w:r>
      <w:proofErr w:type="spellEnd"/>
      <w:proofErr w:type="gramStart"/>
      <w:r>
        <w:rPr>
          <w:spacing w:val="17"/>
          <w:w w:val="128"/>
        </w:rPr>
        <w:t>¸</w:t>
      </w:r>
      <w:r>
        <w:rPr>
          <w:spacing w:val="-13"/>
          <w:w w:val="99"/>
        </w:rPr>
        <w:t xml:space="preserve"> </w:t>
      </w:r>
      <w:r>
        <w:t>.</w:t>
      </w:r>
      <w:proofErr w:type="gramEnd"/>
      <w:r>
        <w:rPr>
          <w:spacing w:val="28"/>
        </w:rPr>
        <w:t xml:space="preserve"> </w:t>
      </w:r>
      <w:r>
        <w:t>The race to zero</w:t>
      </w:r>
      <w:r>
        <w:rPr>
          <w:spacing w:val="-4"/>
        </w:rPr>
        <w:t xml:space="preserve"> </w:t>
      </w:r>
      <w:r>
        <w:t>emissions: Can</w:t>
      </w:r>
      <w:r>
        <w:rPr>
          <w:spacing w:val="-4"/>
        </w:rPr>
        <w:t xml:space="preserve"> </w:t>
      </w:r>
      <w:r>
        <w:t>renewable</w:t>
      </w:r>
      <w:r>
        <w:rPr>
          <w:spacing w:val="-4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carbon</w:t>
      </w:r>
      <w:r>
        <w:rPr>
          <w:spacing w:val="-4"/>
        </w:rPr>
        <w:t xml:space="preserve"> </w:t>
      </w:r>
      <w:r>
        <w:t>neutrality?</w:t>
      </w:r>
      <w:r>
        <w:rPr>
          <w:spacing w:val="33"/>
        </w:rPr>
        <w:t xml:space="preserve"> </w:t>
      </w:r>
      <w:r>
        <w:rPr>
          <w:rFonts w:ascii="Euclid" w:hAnsi="Euclid"/>
          <w:i/>
        </w:rPr>
        <w:t>Journal</w:t>
      </w:r>
      <w:r>
        <w:rPr>
          <w:rFonts w:ascii="Euclid" w:hAnsi="Euclid"/>
          <w:i/>
          <w:spacing w:val="-19"/>
        </w:rPr>
        <w:t xml:space="preserve"> </w:t>
      </w:r>
      <w:r>
        <w:rPr>
          <w:rFonts w:ascii="Euclid" w:hAnsi="Euclid"/>
          <w:i/>
        </w:rPr>
        <w:t>of</w:t>
      </w:r>
      <w:r>
        <w:rPr>
          <w:rFonts w:ascii="Euclid" w:hAnsi="Euclid"/>
          <w:i/>
          <w:spacing w:val="-18"/>
        </w:rPr>
        <w:t xml:space="preserve"> </w:t>
      </w:r>
      <w:r>
        <w:rPr>
          <w:rFonts w:ascii="Euclid" w:hAnsi="Euclid"/>
          <w:i/>
        </w:rPr>
        <w:t>Environmental Management</w:t>
      </w:r>
      <w:r>
        <w:t>, 308:114648, 2022.</w:t>
      </w:r>
      <w:r>
        <w:rPr>
          <w:spacing w:val="36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37"/>
        </w:rPr>
        <w:t xml:space="preserve"> </w:t>
      </w:r>
      <w:r>
        <w:t>https://doi.org/10.1016/j.jenvman.2022.114648.</w:t>
      </w:r>
    </w:p>
    <w:p w14:paraId="71175648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58"/>
          <w:tab w:val="left" w:pos="560"/>
        </w:tabs>
        <w:spacing w:before="183" w:line="206" w:lineRule="auto"/>
        <w:ind w:right="607"/>
        <w:jc w:val="left"/>
      </w:pPr>
      <w:bookmarkStart w:id="1263" w:name="_bookmark43"/>
      <w:bookmarkEnd w:id="1263"/>
      <w:r w:rsidRPr="009D3118">
        <w:rPr>
          <w:spacing w:val="-2"/>
          <w:lang w:val="de-AT"/>
          <w:rPrChange w:id="1264" w:author="zwickl-nb" w:date="2024-02-02T09:04:00Z">
            <w:rPr>
              <w:spacing w:val="-2"/>
            </w:rPr>
          </w:rPrChange>
        </w:rPr>
        <w:t>Zhen</w:t>
      </w:r>
      <w:r w:rsidRPr="009D3118">
        <w:rPr>
          <w:spacing w:val="-7"/>
          <w:lang w:val="de-AT"/>
          <w:rPrChange w:id="1265" w:author="zwickl-nb" w:date="2024-02-02T09:04:00Z">
            <w:rPr>
              <w:spacing w:val="-7"/>
            </w:rPr>
          </w:rPrChange>
        </w:rPr>
        <w:t xml:space="preserve"> </w:t>
      </w:r>
      <w:r w:rsidRPr="009D3118">
        <w:rPr>
          <w:spacing w:val="-2"/>
          <w:lang w:val="de-AT"/>
          <w:rPrChange w:id="1266" w:author="zwickl-nb" w:date="2024-02-02T09:04:00Z">
            <w:rPr>
              <w:spacing w:val="-2"/>
            </w:rPr>
          </w:rPrChange>
        </w:rPr>
        <w:t>Wang,</w:t>
      </w:r>
      <w:r w:rsidRPr="009D3118">
        <w:rPr>
          <w:spacing w:val="-6"/>
          <w:lang w:val="de-AT"/>
          <w:rPrChange w:id="1267" w:author="zwickl-nb" w:date="2024-02-02T09:04:00Z">
            <w:rPr>
              <w:spacing w:val="-6"/>
            </w:rPr>
          </w:rPrChange>
        </w:rPr>
        <w:t xml:space="preserve"> </w:t>
      </w:r>
      <w:proofErr w:type="spellStart"/>
      <w:r w:rsidRPr="009D3118">
        <w:rPr>
          <w:spacing w:val="-2"/>
          <w:lang w:val="de-AT"/>
          <w:rPrChange w:id="1268" w:author="zwickl-nb" w:date="2024-02-02T09:04:00Z">
            <w:rPr>
              <w:spacing w:val="-2"/>
            </w:rPr>
          </w:rPrChange>
        </w:rPr>
        <w:t>Yinghao</w:t>
      </w:r>
      <w:proofErr w:type="spellEnd"/>
      <w:r w:rsidRPr="009D3118">
        <w:rPr>
          <w:spacing w:val="-7"/>
          <w:lang w:val="de-AT"/>
          <w:rPrChange w:id="1269" w:author="zwickl-nb" w:date="2024-02-02T09:04:00Z">
            <w:rPr>
              <w:spacing w:val="-7"/>
            </w:rPr>
          </w:rPrChange>
        </w:rPr>
        <w:t xml:space="preserve"> </w:t>
      </w:r>
      <w:r w:rsidRPr="009D3118">
        <w:rPr>
          <w:spacing w:val="-2"/>
          <w:lang w:val="de-AT"/>
          <w:rPrChange w:id="1270" w:author="zwickl-nb" w:date="2024-02-02T09:04:00Z">
            <w:rPr>
              <w:spacing w:val="-2"/>
            </w:rPr>
          </w:rPrChange>
        </w:rPr>
        <w:t>Kong,</w:t>
      </w:r>
      <w:r w:rsidRPr="009D3118">
        <w:rPr>
          <w:spacing w:val="-6"/>
          <w:lang w:val="de-AT"/>
          <w:rPrChange w:id="1271" w:author="zwickl-nb" w:date="2024-02-02T09:04:00Z">
            <w:rPr>
              <w:spacing w:val="-6"/>
            </w:rPr>
          </w:rPrChange>
        </w:rPr>
        <w:t xml:space="preserve"> </w:t>
      </w:r>
      <w:r w:rsidRPr="009D3118">
        <w:rPr>
          <w:spacing w:val="-2"/>
          <w:lang w:val="de-AT"/>
          <w:rPrChange w:id="1272" w:author="zwickl-nb" w:date="2024-02-02T09:04:00Z">
            <w:rPr>
              <w:spacing w:val="-2"/>
            </w:rPr>
          </w:rPrChange>
        </w:rPr>
        <w:t>and</w:t>
      </w:r>
      <w:r w:rsidRPr="009D3118">
        <w:rPr>
          <w:spacing w:val="-7"/>
          <w:lang w:val="de-AT"/>
          <w:rPrChange w:id="1273" w:author="zwickl-nb" w:date="2024-02-02T09:04:00Z">
            <w:rPr>
              <w:spacing w:val="-7"/>
            </w:rPr>
          </w:rPrChange>
        </w:rPr>
        <w:t xml:space="preserve"> </w:t>
      </w:r>
      <w:r w:rsidRPr="009D3118">
        <w:rPr>
          <w:spacing w:val="-2"/>
          <w:lang w:val="de-AT"/>
          <w:rPrChange w:id="1274" w:author="zwickl-nb" w:date="2024-02-02T09:04:00Z">
            <w:rPr>
              <w:spacing w:val="-2"/>
            </w:rPr>
          </w:rPrChange>
        </w:rPr>
        <w:t>Wei</w:t>
      </w:r>
      <w:r w:rsidRPr="009D3118">
        <w:rPr>
          <w:spacing w:val="-7"/>
          <w:lang w:val="de-AT"/>
          <w:rPrChange w:id="1275" w:author="zwickl-nb" w:date="2024-02-02T09:04:00Z">
            <w:rPr>
              <w:spacing w:val="-7"/>
            </w:rPr>
          </w:rPrChange>
        </w:rPr>
        <w:t xml:space="preserve"> </w:t>
      </w:r>
      <w:r w:rsidRPr="009D3118">
        <w:rPr>
          <w:spacing w:val="-2"/>
          <w:lang w:val="de-AT"/>
          <w:rPrChange w:id="1276" w:author="zwickl-nb" w:date="2024-02-02T09:04:00Z">
            <w:rPr>
              <w:spacing w:val="-2"/>
            </w:rPr>
          </w:rPrChange>
        </w:rPr>
        <w:t>Li.</w:t>
      </w:r>
      <w:r w:rsidRPr="009D3118">
        <w:rPr>
          <w:spacing w:val="8"/>
          <w:lang w:val="de-AT"/>
          <w:rPrChange w:id="1277" w:author="zwickl-nb" w:date="2024-02-02T09:04:00Z">
            <w:rPr>
              <w:spacing w:val="8"/>
            </w:rPr>
          </w:rPrChange>
        </w:rPr>
        <w:t xml:space="preserve"> </w:t>
      </w:r>
      <w:r>
        <w:rPr>
          <w:spacing w:val="-2"/>
        </w:rPr>
        <w:t>Review</w:t>
      </w:r>
      <w:r>
        <w:rPr>
          <w:spacing w:val="-7"/>
        </w:rPr>
        <w:t xml:space="preserve"> </w:t>
      </w:r>
      <w:r>
        <w:rPr>
          <w:spacing w:val="-2"/>
        </w:rPr>
        <w:t>on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development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china’s</w:t>
      </w:r>
      <w:r>
        <w:rPr>
          <w:spacing w:val="-7"/>
        </w:rPr>
        <w:t xml:space="preserve"> </w:t>
      </w:r>
      <w:r>
        <w:rPr>
          <w:spacing w:val="-2"/>
        </w:rPr>
        <w:t>natural</w:t>
      </w:r>
      <w:r>
        <w:rPr>
          <w:spacing w:val="-7"/>
        </w:rPr>
        <w:t xml:space="preserve"> </w:t>
      </w:r>
      <w:r>
        <w:rPr>
          <w:spacing w:val="-2"/>
        </w:rPr>
        <w:t>gas</w:t>
      </w:r>
      <w:r>
        <w:rPr>
          <w:spacing w:val="-7"/>
        </w:rPr>
        <w:t xml:space="preserve"> </w:t>
      </w:r>
      <w:r>
        <w:rPr>
          <w:spacing w:val="-2"/>
        </w:rPr>
        <w:t xml:space="preserve">industry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background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“carbon</w:t>
      </w:r>
      <w:r>
        <w:rPr>
          <w:spacing w:val="14"/>
        </w:rPr>
        <w:t xml:space="preserve"> </w:t>
      </w:r>
      <w:r>
        <w:t>neutrality.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Natural</w:t>
      </w:r>
      <w:r>
        <w:rPr>
          <w:rFonts w:ascii="Euclid" w:hAnsi="Euclid"/>
          <w:i/>
          <w:spacing w:val="-1"/>
        </w:rPr>
        <w:t xml:space="preserve"> </w:t>
      </w:r>
      <w:r>
        <w:rPr>
          <w:rFonts w:ascii="Euclid" w:hAnsi="Euclid"/>
          <w:i/>
        </w:rPr>
        <w:t>Gas</w:t>
      </w:r>
      <w:r>
        <w:rPr>
          <w:rFonts w:ascii="Euclid" w:hAnsi="Euclid"/>
          <w:i/>
          <w:spacing w:val="-1"/>
        </w:rPr>
        <w:t xml:space="preserve"> </w:t>
      </w:r>
      <w:r>
        <w:rPr>
          <w:rFonts w:ascii="Euclid" w:hAnsi="Euclid"/>
          <w:i/>
        </w:rPr>
        <w:t>Industry</w:t>
      </w:r>
      <w:r>
        <w:rPr>
          <w:rFonts w:ascii="Euclid" w:hAnsi="Euclid"/>
          <w:i/>
          <w:spacing w:val="-1"/>
        </w:rPr>
        <w:t xml:space="preserve"> </w:t>
      </w:r>
      <w:r>
        <w:rPr>
          <w:rFonts w:ascii="Euclid" w:hAnsi="Euclid"/>
          <w:i/>
        </w:rPr>
        <w:t>B</w:t>
      </w:r>
      <w:r>
        <w:t>,</w:t>
      </w:r>
      <w:r>
        <w:rPr>
          <w:spacing w:val="14"/>
        </w:rPr>
        <w:t xml:space="preserve"> </w:t>
      </w:r>
      <w:r>
        <w:t>9(2):132–140,</w:t>
      </w:r>
      <w:r>
        <w:rPr>
          <w:spacing w:val="17"/>
        </w:rPr>
        <w:t xml:space="preserve"> </w:t>
      </w:r>
      <w:r>
        <w:t>2022.</w:t>
      </w:r>
      <w:r>
        <w:rPr>
          <w:spacing w:val="40"/>
        </w:rPr>
        <w:t xml:space="preserve"> </w:t>
      </w:r>
      <w:r>
        <w:t>doi:</w:t>
      </w:r>
      <w:r>
        <w:rPr>
          <w:spacing w:val="40"/>
        </w:rPr>
        <w:t xml:space="preserve"> </w:t>
      </w:r>
      <w:r>
        <w:t>https:</w:t>
      </w:r>
    </w:p>
    <w:p w14:paraId="2755EC56" w14:textId="77777777" w:rsidR="0058572D" w:rsidRDefault="0058572D" w:rsidP="0058572D">
      <w:pPr>
        <w:pStyle w:val="Textkrper"/>
        <w:spacing w:line="236" w:lineRule="exact"/>
        <w:ind w:left="560"/>
      </w:pPr>
      <w:r>
        <w:rPr>
          <w:spacing w:val="-2"/>
        </w:rPr>
        <w:t>//doi.org/10.1016/j.ngib.2021.08.021.</w:t>
      </w:r>
    </w:p>
    <w:p w14:paraId="2658738A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58"/>
          <w:tab w:val="left" w:pos="560"/>
        </w:tabs>
        <w:spacing w:before="209" w:line="204" w:lineRule="auto"/>
        <w:ind w:right="607"/>
        <w:jc w:val="both"/>
      </w:pPr>
      <w:bookmarkStart w:id="1278" w:name="_bookmark44"/>
      <w:bookmarkEnd w:id="1278"/>
      <w:proofErr w:type="spellStart"/>
      <w:r>
        <w:t>Atul</w:t>
      </w:r>
      <w:proofErr w:type="spellEnd"/>
      <w:r>
        <w:t xml:space="preserve"> </w:t>
      </w:r>
      <w:proofErr w:type="spellStart"/>
      <w:r>
        <w:t>Rawat</w:t>
      </w:r>
      <w:proofErr w:type="spellEnd"/>
      <w:r>
        <w:t xml:space="preserve"> and Chandra Prakash Garg.</w:t>
      </w:r>
      <w:r>
        <w:rPr>
          <w:spacing w:val="40"/>
        </w:rPr>
        <w:t xml:space="preserve"> </w:t>
      </w:r>
      <w:r>
        <w:t xml:space="preserve">Assessment of the barriers of natural gas market </w:t>
      </w:r>
      <w:proofErr w:type="spellStart"/>
      <w:r>
        <w:t>devel</w:t>
      </w:r>
      <w:proofErr w:type="spellEnd"/>
      <w:r>
        <w:t xml:space="preserve">- </w:t>
      </w:r>
      <w:proofErr w:type="spellStart"/>
      <w:r>
        <w:t>opment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implementation: A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country.</w:t>
      </w:r>
      <w:r>
        <w:rPr>
          <w:spacing w:val="27"/>
        </w:rPr>
        <w:t xml:space="preserve"> </w:t>
      </w:r>
      <w:r>
        <w:rPr>
          <w:rFonts w:ascii="Euclid"/>
          <w:i/>
        </w:rPr>
        <w:t>Energy</w:t>
      </w:r>
      <w:r>
        <w:rPr>
          <w:rFonts w:ascii="Euclid"/>
          <w:i/>
          <w:spacing w:val="-16"/>
        </w:rPr>
        <w:t xml:space="preserve"> </w:t>
      </w:r>
      <w:r>
        <w:rPr>
          <w:rFonts w:ascii="Euclid"/>
          <w:i/>
        </w:rPr>
        <w:t>Policy</w:t>
      </w:r>
      <w:r>
        <w:t>, 152:112195, 2021.</w:t>
      </w:r>
      <w:r>
        <w:rPr>
          <w:spacing w:val="28"/>
        </w:rPr>
        <w:t xml:space="preserve"> </w:t>
      </w:r>
      <w:proofErr w:type="gramStart"/>
      <w:r>
        <w:t>doi</w:t>
      </w:r>
      <w:proofErr w:type="gramEnd"/>
      <w:r>
        <w:t xml:space="preserve">: </w:t>
      </w:r>
      <w:r>
        <w:rPr>
          <w:spacing w:val="-2"/>
        </w:rPr>
        <w:t>https://doi.org/10.1016/j.enpol.2021.112195.</w:t>
      </w:r>
    </w:p>
    <w:p w14:paraId="2A5535DF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58"/>
          <w:tab w:val="left" w:pos="560"/>
        </w:tabs>
        <w:spacing w:before="217" w:line="204" w:lineRule="auto"/>
        <w:ind w:right="607"/>
        <w:jc w:val="both"/>
      </w:pPr>
      <w:bookmarkStart w:id="1279" w:name="_bookmark45"/>
      <w:bookmarkEnd w:id="1279"/>
      <w:r>
        <w:t>Samuel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Igbatayo</w:t>
      </w:r>
      <w:proofErr w:type="spellEnd"/>
      <w:r>
        <w:t>.</w:t>
      </w:r>
      <w:r>
        <w:rPr>
          <w:spacing w:val="22"/>
        </w:rPr>
        <w:t xml:space="preserve"> </w:t>
      </w:r>
      <w:r>
        <w:t>Meeting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demand: The</w:t>
      </w:r>
      <w:r>
        <w:rPr>
          <w:spacing w:val="-4"/>
        </w:rPr>
        <w:t xml:space="preserve"> </w:t>
      </w:r>
      <w:r>
        <w:t>emergence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proofErr w:type="gramStart"/>
      <w:r>
        <w:t>nigeria’s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lng</w:t>
      </w:r>
      <w:proofErr w:type="spellEnd"/>
      <w:r>
        <w:rPr>
          <w:spacing w:val="-5"/>
        </w:rPr>
        <w:t xml:space="preserve"> </w:t>
      </w:r>
      <w:r>
        <w:t xml:space="preserve">industry. In </w:t>
      </w:r>
      <w:r>
        <w:rPr>
          <w:rFonts w:ascii="Euclid" w:hAnsi="Euclid"/>
          <w:i/>
        </w:rPr>
        <w:t>SPE</w:t>
      </w:r>
      <w:r>
        <w:rPr>
          <w:rFonts w:ascii="Euclid" w:hAnsi="Euclid"/>
          <w:i/>
          <w:spacing w:val="-11"/>
        </w:rPr>
        <w:t xml:space="preserve"> </w:t>
      </w:r>
      <w:r>
        <w:rPr>
          <w:rFonts w:ascii="Euclid" w:hAnsi="Euclid"/>
          <w:i/>
        </w:rPr>
        <w:t>Nigeria</w:t>
      </w:r>
      <w:r>
        <w:rPr>
          <w:rFonts w:ascii="Euclid" w:hAnsi="Euclid"/>
          <w:i/>
          <w:spacing w:val="-11"/>
        </w:rPr>
        <w:t xml:space="preserve"> </w:t>
      </w:r>
      <w:r>
        <w:rPr>
          <w:rFonts w:ascii="Euclid" w:hAnsi="Euclid"/>
          <w:i/>
        </w:rPr>
        <w:t>Annual</w:t>
      </w:r>
      <w:r>
        <w:rPr>
          <w:rFonts w:ascii="Euclid" w:hAnsi="Euclid"/>
          <w:i/>
          <w:spacing w:val="-11"/>
        </w:rPr>
        <w:t xml:space="preserve"> </w:t>
      </w:r>
      <w:r>
        <w:rPr>
          <w:rFonts w:ascii="Euclid" w:hAnsi="Euclid"/>
          <w:i/>
        </w:rPr>
        <w:t>International</w:t>
      </w:r>
      <w:r>
        <w:rPr>
          <w:rFonts w:ascii="Euclid" w:hAnsi="Euclid"/>
          <w:i/>
          <w:spacing w:val="-11"/>
        </w:rPr>
        <w:t xml:space="preserve"> </w:t>
      </w:r>
      <w:r>
        <w:rPr>
          <w:rFonts w:ascii="Euclid" w:hAnsi="Euclid"/>
          <w:i/>
        </w:rPr>
        <w:t>Conference</w:t>
      </w:r>
      <w:r>
        <w:rPr>
          <w:rFonts w:ascii="Euclid" w:hAnsi="Euclid"/>
          <w:i/>
          <w:spacing w:val="-11"/>
        </w:rPr>
        <w:t xml:space="preserve"> </w:t>
      </w:r>
      <w:r>
        <w:rPr>
          <w:rFonts w:ascii="Euclid" w:hAnsi="Euclid"/>
          <w:i/>
        </w:rPr>
        <w:t>and</w:t>
      </w:r>
      <w:r>
        <w:rPr>
          <w:rFonts w:ascii="Euclid" w:hAnsi="Euclid"/>
          <w:i/>
          <w:spacing w:val="-11"/>
        </w:rPr>
        <w:t xml:space="preserve"> </w:t>
      </w:r>
      <w:r>
        <w:rPr>
          <w:rFonts w:ascii="Euclid" w:hAnsi="Euclid"/>
          <w:i/>
        </w:rPr>
        <w:t>Exhibition</w:t>
      </w:r>
      <w:r>
        <w:t>, pages SPE–98797. SPE, 2005.</w:t>
      </w:r>
      <w:r>
        <w:rPr>
          <w:spacing w:val="18"/>
        </w:rPr>
        <w:t xml:space="preserve"> </w:t>
      </w:r>
      <w:proofErr w:type="gramStart"/>
      <w:r>
        <w:t>doi</w:t>
      </w:r>
      <w:proofErr w:type="gramEnd"/>
      <w:r>
        <w:t xml:space="preserve">: </w:t>
      </w:r>
      <w:r>
        <w:rPr>
          <w:spacing w:val="-2"/>
        </w:rPr>
        <w:t>https://doi.org/10.2118/98797-MS.</w:t>
      </w:r>
    </w:p>
    <w:p w14:paraId="22008375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58"/>
          <w:tab w:val="left" w:pos="560"/>
        </w:tabs>
        <w:spacing w:before="208" w:line="177" w:lineRule="auto"/>
        <w:ind w:right="610"/>
        <w:jc w:val="left"/>
      </w:pPr>
      <w:bookmarkStart w:id="1280" w:name="_bookmark46"/>
      <w:bookmarkEnd w:id="1280"/>
      <w:r>
        <w:t xml:space="preserve">Mike </w:t>
      </w:r>
      <w:proofErr w:type="spellStart"/>
      <w:r>
        <w:t>Fulwood</w:t>
      </w:r>
      <w:proofErr w:type="spellEnd"/>
      <w:r>
        <w:t xml:space="preserve"> and</w:t>
      </w:r>
      <w:r>
        <w:rPr>
          <w:spacing w:val="6"/>
        </w:rPr>
        <w:t xml:space="preserve"> </w:t>
      </w:r>
      <w:r>
        <w:t>Thierry Bros.</w:t>
      </w:r>
      <w:r>
        <w:rPr>
          <w:spacing w:val="39"/>
        </w:rPr>
        <w:t xml:space="preserve"> </w:t>
      </w:r>
      <w:r>
        <w:t xml:space="preserve">Future prospects for </w:t>
      </w:r>
      <w:proofErr w:type="spellStart"/>
      <w:proofErr w:type="gramStart"/>
      <w:r>
        <w:t>lng</w:t>
      </w:r>
      <w:proofErr w:type="spellEnd"/>
      <w:proofErr w:type="gramEnd"/>
      <w:r>
        <w:t xml:space="preserve"> demand in</w:t>
      </w:r>
      <w:r>
        <w:rPr>
          <w:spacing w:val="6"/>
        </w:rPr>
        <w:t xml:space="preserve"> </w:t>
      </w:r>
      <w:proofErr w:type="spellStart"/>
      <w:r>
        <w:t>ghana</w:t>
      </w:r>
      <w:proofErr w:type="spellEnd"/>
      <w:r>
        <w:t>.</w:t>
      </w:r>
      <w:r>
        <w:rPr>
          <w:spacing w:val="39"/>
        </w:rPr>
        <w:t xml:space="preserve"> </w:t>
      </w:r>
      <w:r>
        <w:rPr>
          <w:rFonts w:ascii="Euclid"/>
          <w:i/>
        </w:rPr>
        <w:t>Oxford</w:t>
      </w:r>
      <w:r>
        <w:rPr>
          <w:rFonts w:ascii="Euclid"/>
          <w:i/>
          <w:spacing w:val="-10"/>
        </w:rPr>
        <w:t xml:space="preserve"> </w:t>
      </w:r>
      <w:r>
        <w:rPr>
          <w:rFonts w:ascii="Euclid"/>
          <w:i/>
        </w:rPr>
        <w:t>Institute</w:t>
      </w:r>
      <w:r>
        <w:rPr>
          <w:rFonts w:ascii="Euclid"/>
          <w:i/>
          <w:spacing w:val="-10"/>
        </w:rPr>
        <w:t xml:space="preserve"> </w:t>
      </w:r>
      <w:r>
        <w:rPr>
          <w:rFonts w:ascii="Euclid"/>
          <w:i/>
        </w:rPr>
        <w:t>for Energy Studies</w:t>
      </w:r>
      <w:r>
        <w:t>, 2018.</w:t>
      </w:r>
    </w:p>
    <w:p w14:paraId="08BFD202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58"/>
          <w:tab w:val="left" w:pos="560"/>
        </w:tabs>
        <w:spacing w:before="154" w:line="201" w:lineRule="auto"/>
        <w:ind w:right="609"/>
        <w:jc w:val="left"/>
      </w:pPr>
      <w:bookmarkStart w:id="1281" w:name="_bookmark47"/>
      <w:bookmarkEnd w:id="1281"/>
      <w:r>
        <w:t>Roberto</w:t>
      </w:r>
      <w:r>
        <w:rPr>
          <w:spacing w:val="26"/>
        </w:rPr>
        <w:t xml:space="preserve"> </w:t>
      </w:r>
      <w:r>
        <w:t>F</w:t>
      </w:r>
      <w:r>
        <w:rPr>
          <w:spacing w:val="26"/>
        </w:rPr>
        <w:t xml:space="preserve"> </w:t>
      </w:r>
      <w:r>
        <w:t>Aguilera.</w:t>
      </w:r>
      <w:r>
        <w:rPr>
          <w:spacing w:val="80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role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natural</w:t>
      </w:r>
      <w:r>
        <w:rPr>
          <w:spacing w:val="26"/>
        </w:rPr>
        <w:t xml:space="preserve"> </w:t>
      </w:r>
      <w:r>
        <w:t>gas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low</w:t>
      </w:r>
      <w:r>
        <w:rPr>
          <w:spacing w:val="26"/>
        </w:rPr>
        <w:t xml:space="preserve"> </w:t>
      </w:r>
      <w:r>
        <w:t>carbon</w:t>
      </w:r>
      <w:r>
        <w:rPr>
          <w:spacing w:val="26"/>
        </w:rPr>
        <w:t xml:space="preserve"> </w:t>
      </w:r>
      <w:proofErr w:type="spellStart"/>
      <w:proofErr w:type="gramStart"/>
      <w:r>
        <w:t>asia</w:t>
      </w:r>
      <w:proofErr w:type="spellEnd"/>
      <w:proofErr w:type="gramEnd"/>
      <w:r>
        <w:rPr>
          <w:spacing w:val="26"/>
        </w:rPr>
        <w:t xml:space="preserve"> </w:t>
      </w:r>
      <w:r>
        <w:t>pacific.</w:t>
      </w:r>
      <w:r>
        <w:rPr>
          <w:spacing w:val="80"/>
        </w:rPr>
        <w:t xml:space="preserve"> </w:t>
      </w:r>
      <w:r>
        <w:rPr>
          <w:rFonts w:ascii="Euclid" w:hAnsi="Euclid"/>
          <w:i/>
        </w:rPr>
        <w:t>Applied Energy</w:t>
      </w:r>
      <w:r>
        <w:t>,</w:t>
      </w:r>
      <w:r>
        <w:rPr>
          <w:spacing w:val="31"/>
        </w:rPr>
        <w:t xml:space="preserve"> </w:t>
      </w:r>
      <w:r>
        <w:t>113: 1795–1800, 2014.</w:t>
      </w:r>
      <w:r>
        <w:rPr>
          <w:spacing w:val="25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25"/>
        </w:rPr>
        <w:t xml:space="preserve"> </w:t>
      </w:r>
      <w:r>
        <w:t>https://doi.org/10.1016/j.apenergy.2013.07.048.</w:t>
      </w:r>
    </w:p>
    <w:p w14:paraId="41E85A89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58"/>
          <w:tab w:val="left" w:pos="560"/>
        </w:tabs>
        <w:spacing w:before="189" w:line="237" w:lineRule="auto"/>
        <w:ind w:right="606"/>
        <w:jc w:val="both"/>
      </w:pPr>
      <w:bookmarkStart w:id="1282" w:name="_bookmark48"/>
      <w:bookmarkEnd w:id="1282"/>
      <w:r>
        <w:rPr>
          <w:spacing w:val="-2"/>
        </w:rPr>
        <w:t>U.S.</w:t>
      </w:r>
      <w:r>
        <w:rPr>
          <w:spacing w:val="-6"/>
        </w:rPr>
        <w:t xml:space="preserve"> </w:t>
      </w:r>
      <w:r>
        <w:rPr>
          <w:spacing w:val="-2"/>
        </w:rPr>
        <w:t>Energy</w:t>
      </w:r>
      <w:r>
        <w:rPr>
          <w:spacing w:val="-6"/>
        </w:rPr>
        <w:t xml:space="preserve"> </w:t>
      </w:r>
      <w:r>
        <w:rPr>
          <w:spacing w:val="-2"/>
        </w:rPr>
        <w:t>Information</w:t>
      </w:r>
      <w:r>
        <w:rPr>
          <w:spacing w:val="-6"/>
        </w:rPr>
        <w:t xml:space="preserve"> </w:t>
      </w:r>
      <w:r>
        <w:rPr>
          <w:spacing w:val="-2"/>
        </w:rPr>
        <w:t>Administration.</w:t>
      </w:r>
      <w:r>
        <w:t xml:space="preserve"> </w:t>
      </w:r>
      <w:r>
        <w:rPr>
          <w:spacing w:val="-2"/>
        </w:rPr>
        <w:t>As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2021,</w:t>
      </w:r>
      <w:r>
        <w:rPr>
          <w:spacing w:val="-4"/>
        </w:rPr>
        <w:t xml:space="preserve"> </w:t>
      </w:r>
      <w:r>
        <w:rPr>
          <w:spacing w:val="-2"/>
        </w:rPr>
        <w:t>China</w:t>
      </w:r>
      <w:r>
        <w:rPr>
          <w:spacing w:val="-6"/>
        </w:rPr>
        <w:t xml:space="preserve"> </w:t>
      </w:r>
      <w:r>
        <w:rPr>
          <w:spacing w:val="-2"/>
        </w:rPr>
        <w:t>imports</w:t>
      </w:r>
      <w:r>
        <w:rPr>
          <w:spacing w:val="-6"/>
        </w:rPr>
        <w:t xml:space="preserve"> </w:t>
      </w:r>
      <w:r>
        <w:rPr>
          <w:spacing w:val="-2"/>
        </w:rPr>
        <w:t>more</w:t>
      </w:r>
      <w:r>
        <w:rPr>
          <w:spacing w:val="-6"/>
        </w:rPr>
        <w:t xml:space="preserve"> </w:t>
      </w:r>
      <w:r>
        <w:rPr>
          <w:spacing w:val="-2"/>
        </w:rPr>
        <w:t>liquefied</w:t>
      </w:r>
      <w:r>
        <w:rPr>
          <w:spacing w:val="-6"/>
        </w:rPr>
        <w:t xml:space="preserve"> </w:t>
      </w:r>
      <w:r>
        <w:rPr>
          <w:spacing w:val="-2"/>
        </w:rPr>
        <w:t>natural</w:t>
      </w:r>
      <w:r>
        <w:rPr>
          <w:spacing w:val="-6"/>
        </w:rPr>
        <w:t xml:space="preserve"> </w:t>
      </w:r>
      <w:r>
        <w:rPr>
          <w:spacing w:val="-2"/>
        </w:rPr>
        <w:t>gas</w:t>
      </w:r>
      <w:r>
        <w:rPr>
          <w:spacing w:val="-6"/>
        </w:rPr>
        <w:t xml:space="preserve"> </w:t>
      </w:r>
      <w:r>
        <w:rPr>
          <w:spacing w:val="-2"/>
        </w:rPr>
        <w:t xml:space="preserve">than </w:t>
      </w:r>
      <w:r>
        <w:t>any other country. Accessed on 2022-12-28 under:</w:t>
      </w:r>
      <w:r>
        <w:rPr>
          <w:spacing w:val="40"/>
        </w:rPr>
        <w:t xml:space="preserve"> </w:t>
      </w:r>
      <w:hyperlink r:id="rId20">
        <w:r>
          <w:rPr>
            <w:rFonts w:ascii="Cambria"/>
          </w:rPr>
          <w:t>https://www.eia.gov/todayinenergy/detail.</w:t>
        </w:r>
      </w:hyperlink>
      <w:r>
        <w:rPr>
          <w:rFonts w:ascii="Cambria"/>
        </w:rPr>
        <w:t xml:space="preserve"> </w:t>
      </w:r>
      <w:hyperlink r:id="rId21">
        <w:proofErr w:type="spellStart"/>
        <w:proofErr w:type="gramStart"/>
        <w:r>
          <w:rPr>
            <w:rFonts w:ascii="Cambria"/>
          </w:rPr>
          <w:t>php?</w:t>
        </w:r>
        <w:proofErr w:type="gramEnd"/>
        <w:r>
          <w:rPr>
            <w:rFonts w:ascii="Cambria"/>
          </w:rPr>
          <w:t>id</w:t>
        </w:r>
        <w:proofErr w:type="spellEnd"/>
        <w:r>
          <w:rPr>
            <w:rFonts w:ascii="Cambria"/>
          </w:rPr>
          <w:t>=52258</w:t>
        </w:r>
      </w:hyperlink>
      <w:r>
        <w:t>, 2022.</w:t>
      </w:r>
    </w:p>
    <w:p w14:paraId="09E62260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58"/>
          <w:tab w:val="left" w:pos="560"/>
        </w:tabs>
        <w:spacing w:before="201" w:line="177" w:lineRule="auto"/>
        <w:ind w:right="602"/>
        <w:jc w:val="left"/>
      </w:pPr>
      <w:bookmarkStart w:id="1283" w:name="_bookmark49"/>
      <w:bookmarkEnd w:id="1283"/>
      <w:proofErr w:type="spellStart"/>
      <w:r>
        <w:rPr>
          <w:spacing w:val="-4"/>
        </w:rPr>
        <w:t>Kamil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4"/>
        </w:rPr>
        <w:t>Kaygusuz</w:t>
      </w:r>
      <w:proofErr w:type="spellEnd"/>
      <w:r>
        <w:rPr>
          <w:spacing w:val="-4"/>
        </w:rPr>
        <w:t>.</w:t>
      </w:r>
      <w:r>
        <w:rPr>
          <w:spacing w:val="-10"/>
        </w:rPr>
        <w:t xml:space="preserve"> </w:t>
      </w:r>
      <w:r>
        <w:rPr>
          <w:spacing w:val="-4"/>
        </w:rPr>
        <w:t>Energy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sustainable</w:t>
      </w:r>
      <w:r>
        <w:rPr>
          <w:spacing w:val="-10"/>
        </w:rPr>
        <w:t xml:space="preserve"> </w:t>
      </w:r>
      <w:r>
        <w:rPr>
          <w:spacing w:val="-4"/>
        </w:rPr>
        <w:t>development:</w:t>
      </w:r>
      <w:r>
        <w:rPr>
          <w:spacing w:val="5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case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developing</w:t>
      </w:r>
      <w:r>
        <w:rPr>
          <w:spacing w:val="-9"/>
        </w:rPr>
        <w:t xml:space="preserve"> </w:t>
      </w:r>
      <w:r>
        <w:rPr>
          <w:spacing w:val="-4"/>
        </w:rPr>
        <w:t>countries.</w:t>
      </w:r>
      <w:r>
        <w:rPr>
          <w:spacing w:val="-3"/>
        </w:rPr>
        <w:t xml:space="preserve"> </w:t>
      </w:r>
      <w:r>
        <w:rPr>
          <w:rFonts w:ascii="Euclid" w:hAnsi="Euclid"/>
          <w:i/>
          <w:spacing w:val="-4"/>
        </w:rPr>
        <w:t>Renewable</w:t>
      </w:r>
      <w:r>
        <w:rPr>
          <w:rFonts w:ascii="Euclid" w:hAnsi="Euclid"/>
          <w:i/>
          <w:spacing w:val="-15"/>
        </w:rPr>
        <w:t xml:space="preserve"> </w:t>
      </w:r>
      <w:r>
        <w:rPr>
          <w:rFonts w:ascii="Euclid" w:hAnsi="Euclid"/>
          <w:i/>
          <w:spacing w:val="-4"/>
        </w:rPr>
        <w:t xml:space="preserve">and </w:t>
      </w:r>
      <w:r>
        <w:rPr>
          <w:rFonts w:ascii="Euclid" w:hAnsi="Euclid"/>
          <w:i/>
          <w:spacing w:val="-2"/>
        </w:rPr>
        <w:t>Sustainable</w:t>
      </w:r>
      <w:r>
        <w:rPr>
          <w:rFonts w:ascii="Euclid" w:hAnsi="Euclid"/>
          <w:i/>
          <w:spacing w:val="-7"/>
        </w:rPr>
        <w:t xml:space="preserve"> </w:t>
      </w:r>
      <w:r>
        <w:rPr>
          <w:rFonts w:ascii="Euclid" w:hAnsi="Euclid"/>
          <w:i/>
          <w:spacing w:val="-2"/>
        </w:rPr>
        <w:t>Energy</w:t>
      </w:r>
      <w:r>
        <w:rPr>
          <w:rFonts w:ascii="Euclid" w:hAnsi="Euclid"/>
          <w:i/>
          <w:spacing w:val="-7"/>
        </w:rPr>
        <w:t xml:space="preserve"> </w:t>
      </w:r>
      <w:r>
        <w:rPr>
          <w:rFonts w:ascii="Euclid" w:hAnsi="Euclid"/>
          <w:i/>
          <w:spacing w:val="-2"/>
        </w:rPr>
        <w:t>Reviews</w:t>
      </w:r>
      <w:r>
        <w:rPr>
          <w:spacing w:val="-2"/>
        </w:rPr>
        <w:t>, 16(2):1116–1126, 2012.</w:t>
      </w:r>
      <w:r>
        <w:rPr>
          <w:spacing w:val="23"/>
        </w:rPr>
        <w:t xml:space="preserve"> </w:t>
      </w:r>
      <w:proofErr w:type="gramStart"/>
      <w:r>
        <w:rPr>
          <w:spacing w:val="-2"/>
        </w:rPr>
        <w:t>doi</w:t>
      </w:r>
      <w:proofErr w:type="gramEnd"/>
      <w:r>
        <w:rPr>
          <w:spacing w:val="-2"/>
        </w:rPr>
        <w:t>:</w:t>
      </w:r>
      <w:r>
        <w:rPr>
          <w:spacing w:val="35"/>
        </w:rPr>
        <w:t xml:space="preserve"> </w:t>
      </w:r>
      <w:r>
        <w:rPr>
          <w:spacing w:val="-2"/>
        </w:rPr>
        <w:t>https://doi.org/10.1016/j.rser.2011.11.013.</w:t>
      </w:r>
    </w:p>
    <w:p w14:paraId="5CC15FDD" w14:textId="77777777" w:rsidR="0058572D" w:rsidRDefault="0058572D" w:rsidP="0058572D">
      <w:pPr>
        <w:spacing w:line="177" w:lineRule="auto"/>
        <w:sectPr w:rsidR="0058572D">
          <w:pgSz w:w="12240" w:h="15840"/>
          <w:pgMar w:top="1080" w:right="540" w:bottom="700" w:left="1040" w:header="0" w:footer="518" w:gutter="0"/>
          <w:cols w:space="720"/>
        </w:sectPr>
      </w:pPr>
    </w:p>
    <w:p w14:paraId="01879AD3" w14:textId="77777777" w:rsidR="0058572D" w:rsidRPr="009D3118" w:rsidRDefault="0058572D" w:rsidP="0058572D">
      <w:pPr>
        <w:pStyle w:val="Listenabsatz"/>
        <w:numPr>
          <w:ilvl w:val="0"/>
          <w:numId w:val="23"/>
        </w:numPr>
        <w:tabs>
          <w:tab w:val="left" w:pos="560"/>
          <w:tab w:val="left" w:pos="1678"/>
          <w:tab w:val="left" w:pos="2008"/>
          <w:tab w:val="left" w:pos="5466"/>
        </w:tabs>
        <w:spacing w:before="48" w:line="230" w:lineRule="auto"/>
        <w:ind w:right="608" w:hanging="449"/>
        <w:jc w:val="left"/>
        <w:rPr>
          <w:lang w:val="de-AT"/>
          <w:rPrChange w:id="1284" w:author="zwickl-nb" w:date="2024-02-02T09:04:00Z">
            <w:rPr/>
          </w:rPrChange>
        </w:rPr>
      </w:pPr>
      <w:bookmarkStart w:id="1285" w:name="_bookmark50"/>
      <w:bookmarkEnd w:id="1285"/>
      <w:r w:rsidRPr="009D3118">
        <w:rPr>
          <w:spacing w:val="-2"/>
          <w:lang w:val="de-AT"/>
          <w:rPrChange w:id="1286" w:author="zwickl-nb" w:date="2024-02-02T09:04:00Z">
            <w:rPr>
              <w:spacing w:val="-2"/>
            </w:rPr>
          </w:rPrChange>
        </w:rPr>
        <w:lastRenderedPageBreak/>
        <w:t>Statista.</w:t>
      </w:r>
      <w:r w:rsidRPr="009D3118">
        <w:rPr>
          <w:lang w:val="de-AT"/>
          <w:rPrChange w:id="1287" w:author="zwickl-nb" w:date="2024-02-02T09:04:00Z">
            <w:rPr/>
          </w:rPrChange>
        </w:rPr>
        <w:tab/>
      </w:r>
      <w:r w:rsidRPr="009D3118">
        <w:rPr>
          <w:spacing w:val="-2"/>
          <w:lang w:val="de-AT"/>
          <w:rPrChange w:id="1288" w:author="zwickl-nb" w:date="2024-02-02T09:04:00Z">
            <w:rPr>
              <w:spacing w:val="-2"/>
            </w:rPr>
          </w:rPrChange>
        </w:rPr>
        <w:t>Russischer</w:t>
      </w:r>
      <w:r w:rsidRPr="009D3118">
        <w:rPr>
          <w:spacing w:val="40"/>
          <w:lang w:val="de-AT"/>
          <w:rPrChange w:id="1289" w:author="zwickl-nb" w:date="2024-02-02T09:04:00Z">
            <w:rPr>
              <w:spacing w:val="40"/>
            </w:rPr>
          </w:rPrChange>
        </w:rPr>
        <w:t xml:space="preserve"> </w:t>
      </w:r>
      <w:r w:rsidRPr="009D3118">
        <w:rPr>
          <w:spacing w:val="-2"/>
          <w:lang w:val="de-AT"/>
          <w:rPrChange w:id="1290" w:author="zwickl-nb" w:date="2024-02-02T09:04:00Z">
            <w:rPr>
              <w:spacing w:val="-2"/>
            </w:rPr>
          </w:rPrChange>
        </w:rPr>
        <w:t>Anteil</w:t>
      </w:r>
      <w:r w:rsidRPr="009D3118">
        <w:rPr>
          <w:spacing w:val="40"/>
          <w:lang w:val="de-AT"/>
          <w:rPrChange w:id="1291" w:author="zwickl-nb" w:date="2024-02-02T09:04:00Z">
            <w:rPr>
              <w:spacing w:val="40"/>
            </w:rPr>
          </w:rPrChange>
        </w:rPr>
        <w:t xml:space="preserve"> </w:t>
      </w:r>
      <w:r w:rsidRPr="009D3118">
        <w:rPr>
          <w:spacing w:val="-2"/>
          <w:lang w:val="de-AT"/>
          <w:rPrChange w:id="1292" w:author="zwickl-nb" w:date="2024-02-02T09:04:00Z">
            <w:rPr>
              <w:spacing w:val="-2"/>
            </w:rPr>
          </w:rPrChange>
        </w:rPr>
        <w:t>an</w:t>
      </w:r>
      <w:r w:rsidRPr="009D3118">
        <w:rPr>
          <w:spacing w:val="40"/>
          <w:lang w:val="de-AT"/>
          <w:rPrChange w:id="1293" w:author="zwickl-nb" w:date="2024-02-02T09:04:00Z">
            <w:rPr>
              <w:spacing w:val="40"/>
            </w:rPr>
          </w:rPrChange>
        </w:rPr>
        <w:t xml:space="preserve"> </w:t>
      </w:r>
      <w:r w:rsidRPr="009D3118">
        <w:rPr>
          <w:spacing w:val="-2"/>
          <w:lang w:val="de-AT"/>
          <w:rPrChange w:id="1294" w:author="zwickl-nb" w:date="2024-02-02T09:04:00Z">
            <w:rPr>
              <w:spacing w:val="-2"/>
            </w:rPr>
          </w:rPrChange>
        </w:rPr>
        <w:t>Erdgasimporten</w:t>
      </w:r>
      <w:r w:rsidRPr="009D3118">
        <w:rPr>
          <w:spacing w:val="40"/>
          <w:lang w:val="de-AT"/>
          <w:rPrChange w:id="1295" w:author="zwickl-nb" w:date="2024-02-02T09:04:00Z">
            <w:rPr>
              <w:spacing w:val="40"/>
            </w:rPr>
          </w:rPrChange>
        </w:rPr>
        <w:t xml:space="preserve"> </w:t>
      </w:r>
      <w:r w:rsidRPr="009D3118">
        <w:rPr>
          <w:spacing w:val="-2"/>
          <w:lang w:val="de-AT"/>
          <w:rPrChange w:id="1296" w:author="zwickl-nb" w:date="2024-02-02T09:04:00Z">
            <w:rPr>
              <w:spacing w:val="-2"/>
            </w:rPr>
          </w:rPrChange>
        </w:rPr>
        <w:t>von</w:t>
      </w:r>
      <w:r w:rsidRPr="009D3118">
        <w:rPr>
          <w:spacing w:val="40"/>
          <w:lang w:val="de-AT"/>
          <w:rPrChange w:id="1297" w:author="zwickl-nb" w:date="2024-02-02T09:04:00Z">
            <w:rPr>
              <w:spacing w:val="40"/>
            </w:rPr>
          </w:rPrChange>
        </w:rPr>
        <w:t xml:space="preserve"> </w:t>
      </w:r>
      <w:proofErr w:type="spellStart"/>
      <w:r w:rsidRPr="009D3118">
        <w:rPr>
          <w:spacing w:val="6"/>
          <w:w w:val="92"/>
          <w:lang w:val="de-AT"/>
          <w:rPrChange w:id="1298" w:author="zwickl-nb" w:date="2024-02-02T09:04:00Z">
            <w:rPr>
              <w:spacing w:val="6"/>
              <w:w w:val="92"/>
            </w:rPr>
          </w:rPrChange>
        </w:rPr>
        <w:t>ausgew</w:t>
      </w:r>
      <w:r w:rsidRPr="009D3118">
        <w:rPr>
          <w:spacing w:val="-104"/>
          <w:w w:val="150"/>
          <w:lang w:val="de-AT"/>
          <w:rPrChange w:id="1299" w:author="zwickl-nb" w:date="2024-02-02T09:04:00Z">
            <w:rPr>
              <w:spacing w:val="-104"/>
              <w:w w:val="150"/>
            </w:rPr>
          </w:rPrChange>
        </w:rPr>
        <w:t>¨</w:t>
      </w:r>
      <w:r w:rsidRPr="009D3118">
        <w:rPr>
          <w:spacing w:val="6"/>
          <w:w w:val="99"/>
          <w:lang w:val="de-AT"/>
          <w:rPrChange w:id="1300" w:author="zwickl-nb" w:date="2024-02-02T09:04:00Z">
            <w:rPr>
              <w:spacing w:val="6"/>
              <w:w w:val="99"/>
            </w:rPr>
          </w:rPrChange>
        </w:rPr>
        <w:t>ahlten</w:t>
      </w:r>
      <w:proofErr w:type="spellEnd"/>
      <w:r w:rsidRPr="009D3118">
        <w:rPr>
          <w:spacing w:val="40"/>
          <w:lang w:val="de-AT"/>
          <w:rPrChange w:id="1301" w:author="zwickl-nb" w:date="2024-02-02T09:04:00Z">
            <w:rPr>
              <w:spacing w:val="40"/>
            </w:rPr>
          </w:rPrChange>
        </w:rPr>
        <w:t xml:space="preserve"> </w:t>
      </w:r>
      <w:proofErr w:type="spellStart"/>
      <w:r w:rsidRPr="009D3118">
        <w:rPr>
          <w:spacing w:val="7"/>
          <w:w w:val="94"/>
          <w:lang w:val="de-AT"/>
          <w:rPrChange w:id="1302" w:author="zwickl-nb" w:date="2024-02-02T09:04:00Z">
            <w:rPr>
              <w:spacing w:val="7"/>
              <w:w w:val="94"/>
            </w:rPr>
          </w:rPrChange>
        </w:rPr>
        <w:t>europ</w:t>
      </w:r>
      <w:r w:rsidRPr="009D3118">
        <w:rPr>
          <w:spacing w:val="-103"/>
          <w:w w:val="150"/>
          <w:lang w:val="de-AT"/>
          <w:rPrChange w:id="1303" w:author="zwickl-nb" w:date="2024-02-02T09:04:00Z">
            <w:rPr>
              <w:spacing w:val="-103"/>
              <w:w w:val="150"/>
            </w:rPr>
          </w:rPrChange>
        </w:rPr>
        <w:t>¨</w:t>
      </w:r>
      <w:r w:rsidRPr="009D3118">
        <w:rPr>
          <w:spacing w:val="7"/>
          <w:w w:val="98"/>
          <w:lang w:val="de-AT"/>
          <w:rPrChange w:id="1304" w:author="zwickl-nb" w:date="2024-02-02T09:04:00Z">
            <w:rPr>
              <w:spacing w:val="7"/>
              <w:w w:val="98"/>
            </w:rPr>
          </w:rPrChange>
        </w:rPr>
        <w:t>ais</w:t>
      </w:r>
      <w:r w:rsidRPr="009D3118">
        <w:rPr>
          <w:w w:val="98"/>
          <w:lang w:val="de-AT"/>
          <w:rPrChange w:id="1305" w:author="zwickl-nb" w:date="2024-02-02T09:04:00Z">
            <w:rPr>
              <w:w w:val="98"/>
            </w:rPr>
          </w:rPrChange>
        </w:rPr>
        <w:t>c</w:t>
      </w:r>
      <w:r w:rsidRPr="009D3118">
        <w:rPr>
          <w:spacing w:val="7"/>
          <w:w w:val="95"/>
          <w:lang w:val="de-AT"/>
          <w:rPrChange w:id="1306" w:author="zwickl-nb" w:date="2024-02-02T09:04:00Z">
            <w:rPr>
              <w:spacing w:val="7"/>
              <w:w w:val="95"/>
            </w:rPr>
          </w:rPrChange>
        </w:rPr>
        <w:t>hen</w:t>
      </w:r>
      <w:proofErr w:type="spellEnd"/>
      <w:r w:rsidRPr="009D3118">
        <w:rPr>
          <w:spacing w:val="40"/>
          <w:lang w:val="de-AT"/>
          <w:rPrChange w:id="1307" w:author="zwickl-nb" w:date="2024-02-02T09:04:00Z">
            <w:rPr>
              <w:spacing w:val="40"/>
            </w:rPr>
          </w:rPrChange>
        </w:rPr>
        <w:t xml:space="preserve"> </w:t>
      </w:r>
      <w:proofErr w:type="spellStart"/>
      <w:r w:rsidRPr="009D3118">
        <w:rPr>
          <w:spacing w:val="11"/>
          <w:w w:val="99"/>
          <w:lang w:val="de-AT"/>
          <w:rPrChange w:id="1308" w:author="zwickl-nb" w:date="2024-02-02T09:04:00Z">
            <w:rPr>
              <w:spacing w:val="11"/>
              <w:w w:val="99"/>
            </w:rPr>
          </w:rPrChange>
        </w:rPr>
        <w:t>L</w:t>
      </w:r>
      <w:r w:rsidRPr="009D3118">
        <w:rPr>
          <w:spacing w:val="-99"/>
          <w:w w:val="146"/>
          <w:lang w:val="de-AT"/>
          <w:rPrChange w:id="1309" w:author="zwickl-nb" w:date="2024-02-02T09:04:00Z">
            <w:rPr>
              <w:spacing w:val="-99"/>
              <w:w w:val="146"/>
            </w:rPr>
          </w:rPrChange>
        </w:rPr>
        <w:t>¨</w:t>
      </w:r>
      <w:r w:rsidRPr="009D3118">
        <w:rPr>
          <w:spacing w:val="11"/>
          <w:w w:val="92"/>
          <w:lang w:val="de-AT"/>
          <w:rPrChange w:id="1310" w:author="zwickl-nb" w:date="2024-02-02T09:04:00Z">
            <w:rPr>
              <w:spacing w:val="11"/>
              <w:w w:val="92"/>
            </w:rPr>
          </w:rPrChange>
        </w:rPr>
        <w:t>andern</w:t>
      </w:r>
      <w:proofErr w:type="spellEnd"/>
      <w:r w:rsidRPr="009D3118">
        <w:rPr>
          <w:spacing w:val="40"/>
          <w:lang w:val="de-AT"/>
          <w:rPrChange w:id="1311" w:author="zwickl-nb" w:date="2024-02-02T09:04:00Z">
            <w:rPr>
              <w:spacing w:val="40"/>
            </w:rPr>
          </w:rPrChange>
        </w:rPr>
        <w:t xml:space="preserve"> </w:t>
      </w:r>
      <w:r w:rsidRPr="009D3118">
        <w:rPr>
          <w:spacing w:val="-2"/>
          <w:lang w:val="de-AT"/>
          <w:rPrChange w:id="1312" w:author="zwickl-nb" w:date="2024-02-02T09:04:00Z">
            <w:rPr>
              <w:spacing w:val="-2"/>
            </w:rPr>
          </w:rPrChange>
        </w:rPr>
        <w:t xml:space="preserve">im </w:t>
      </w:r>
      <w:r w:rsidRPr="009D3118">
        <w:rPr>
          <w:lang w:val="de-AT"/>
          <w:rPrChange w:id="1313" w:author="zwickl-nb" w:date="2024-02-02T09:04:00Z">
            <w:rPr/>
          </w:rPrChange>
        </w:rPr>
        <w:t>Jahr</w:t>
      </w:r>
      <w:r w:rsidRPr="009D3118">
        <w:rPr>
          <w:spacing w:val="80"/>
          <w:lang w:val="de-AT"/>
          <w:rPrChange w:id="1314" w:author="zwickl-nb" w:date="2024-02-02T09:04:00Z">
            <w:rPr>
              <w:spacing w:val="80"/>
            </w:rPr>
          </w:rPrChange>
        </w:rPr>
        <w:t xml:space="preserve"> </w:t>
      </w:r>
      <w:r w:rsidRPr="009D3118">
        <w:rPr>
          <w:lang w:val="de-AT"/>
          <w:rPrChange w:id="1315" w:author="zwickl-nb" w:date="2024-02-02T09:04:00Z">
            <w:rPr/>
          </w:rPrChange>
        </w:rPr>
        <w:t>2020.</w:t>
      </w:r>
      <w:r w:rsidRPr="009D3118">
        <w:rPr>
          <w:lang w:val="de-AT"/>
          <w:rPrChange w:id="1316" w:author="zwickl-nb" w:date="2024-02-02T09:04:00Z">
            <w:rPr/>
          </w:rPrChange>
        </w:rPr>
        <w:tab/>
      </w:r>
      <w:r w:rsidRPr="009D3118">
        <w:rPr>
          <w:lang w:val="de-AT"/>
          <w:rPrChange w:id="1317" w:author="zwickl-nb" w:date="2024-02-02T09:04:00Z">
            <w:rPr/>
          </w:rPrChange>
        </w:rPr>
        <w:tab/>
      </w:r>
      <w:proofErr w:type="spellStart"/>
      <w:r w:rsidRPr="009D3118">
        <w:rPr>
          <w:lang w:val="de-AT"/>
          <w:rPrChange w:id="1318" w:author="zwickl-nb" w:date="2024-02-02T09:04:00Z">
            <w:rPr/>
          </w:rPrChange>
        </w:rPr>
        <w:t>Accessed</w:t>
      </w:r>
      <w:proofErr w:type="spellEnd"/>
      <w:r w:rsidRPr="009D3118">
        <w:rPr>
          <w:spacing w:val="80"/>
          <w:lang w:val="de-AT"/>
          <w:rPrChange w:id="1319" w:author="zwickl-nb" w:date="2024-02-02T09:04:00Z">
            <w:rPr>
              <w:spacing w:val="80"/>
            </w:rPr>
          </w:rPrChange>
        </w:rPr>
        <w:t xml:space="preserve"> </w:t>
      </w:r>
      <w:r w:rsidRPr="009D3118">
        <w:rPr>
          <w:lang w:val="de-AT"/>
          <w:rPrChange w:id="1320" w:author="zwickl-nb" w:date="2024-02-02T09:04:00Z">
            <w:rPr/>
          </w:rPrChange>
        </w:rPr>
        <w:t>on</w:t>
      </w:r>
      <w:r w:rsidRPr="009D3118">
        <w:rPr>
          <w:spacing w:val="80"/>
          <w:lang w:val="de-AT"/>
          <w:rPrChange w:id="1321" w:author="zwickl-nb" w:date="2024-02-02T09:04:00Z">
            <w:rPr>
              <w:spacing w:val="80"/>
            </w:rPr>
          </w:rPrChange>
        </w:rPr>
        <w:t xml:space="preserve"> </w:t>
      </w:r>
      <w:r w:rsidRPr="009D3118">
        <w:rPr>
          <w:lang w:val="de-AT"/>
          <w:rPrChange w:id="1322" w:author="zwickl-nb" w:date="2024-02-02T09:04:00Z">
            <w:rPr/>
          </w:rPrChange>
        </w:rPr>
        <w:t>2022-12-28</w:t>
      </w:r>
      <w:r w:rsidRPr="009D3118">
        <w:rPr>
          <w:spacing w:val="80"/>
          <w:lang w:val="de-AT"/>
          <w:rPrChange w:id="1323" w:author="zwickl-nb" w:date="2024-02-02T09:04:00Z">
            <w:rPr>
              <w:spacing w:val="80"/>
            </w:rPr>
          </w:rPrChange>
        </w:rPr>
        <w:t xml:space="preserve"> </w:t>
      </w:r>
      <w:proofErr w:type="spellStart"/>
      <w:r w:rsidRPr="009D3118">
        <w:rPr>
          <w:lang w:val="de-AT"/>
          <w:rPrChange w:id="1324" w:author="zwickl-nb" w:date="2024-02-02T09:04:00Z">
            <w:rPr/>
          </w:rPrChange>
        </w:rPr>
        <w:t>under</w:t>
      </w:r>
      <w:proofErr w:type="spellEnd"/>
      <w:r w:rsidRPr="009D3118">
        <w:rPr>
          <w:lang w:val="de-AT"/>
          <w:rPrChange w:id="1325" w:author="zwickl-nb" w:date="2024-02-02T09:04:00Z">
            <w:rPr/>
          </w:rPrChange>
        </w:rPr>
        <w:t>:</w:t>
      </w:r>
      <w:r w:rsidRPr="009D3118">
        <w:rPr>
          <w:lang w:val="de-AT"/>
          <w:rPrChange w:id="1326" w:author="zwickl-nb" w:date="2024-02-02T09:04:00Z">
            <w:rPr/>
          </w:rPrChange>
        </w:rPr>
        <w:tab/>
      </w:r>
      <w:r w:rsidR="009D3118">
        <w:fldChar w:fldCharType="begin"/>
      </w:r>
      <w:r w:rsidR="009D3118" w:rsidRPr="009D3118">
        <w:rPr>
          <w:lang w:val="de-AT"/>
          <w:rPrChange w:id="1327" w:author="zwickl-nb" w:date="2024-02-02T09:04:00Z">
            <w:rPr/>
          </w:rPrChange>
        </w:rPr>
        <w:instrText xml:space="preserve"> HYPERLINK "https://de.statista.com/statistik/daten/studie/1309007/umfrage/russischer-anteil-an-europaeischen-erdgasimporten/" \l "%3A~%3Atext%3DEbenso%20wie%20beim%20Import%20von%2Cund%20Tschechien%20(100%20Prozent)" \h </w:instrText>
      </w:r>
      <w:r w:rsidR="009D3118">
        <w:fldChar w:fldCharType="separate"/>
      </w:r>
      <w:r w:rsidRPr="009D3118">
        <w:rPr>
          <w:rFonts w:ascii="Cambria" w:hAnsi="Cambria"/>
          <w:spacing w:val="-2"/>
          <w:w w:val="110"/>
          <w:lang w:val="de-AT"/>
          <w:rPrChange w:id="1328" w:author="zwickl-nb" w:date="2024-02-02T09:04:00Z">
            <w:rPr>
              <w:rFonts w:ascii="Cambria" w:hAnsi="Cambria"/>
              <w:spacing w:val="-2"/>
              <w:w w:val="110"/>
            </w:rPr>
          </w:rPrChange>
        </w:rPr>
        <w:t>https://de.statista.com/statistik/daten/</w:t>
      </w:r>
      <w:r w:rsidR="009D3118">
        <w:rPr>
          <w:rFonts w:ascii="Cambria" w:hAnsi="Cambria"/>
          <w:spacing w:val="-2"/>
          <w:w w:val="110"/>
        </w:rPr>
        <w:fldChar w:fldCharType="end"/>
      </w:r>
      <w:r w:rsidRPr="009D3118">
        <w:rPr>
          <w:rFonts w:ascii="Cambria" w:hAnsi="Cambria"/>
          <w:spacing w:val="80"/>
          <w:w w:val="110"/>
          <w:lang w:val="de-AT"/>
          <w:rPrChange w:id="1329" w:author="zwickl-nb" w:date="2024-02-02T09:04:00Z">
            <w:rPr>
              <w:rFonts w:ascii="Cambria" w:hAnsi="Cambria"/>
              <w:spacing w:val="80"/>
              <w:w w:val="110"/>
            </w:rPr>
          </w:rPrChange>
        </w:rPr>
        <w:t xml:space="preserve">   </w:t>
      </w:r>
      <w:r w:rsidR="009D3118">
        <w:fldChar w:fldCharType="begin"/>
      </w:r>
      <w:r w:rsidR="009D3118" w:rsidRPr="009D3118">
        <w:rPr>
          <w:lang w:val="de-AT"/>
          <w:rPrChange w:id="1330" w:author="zwickl-nb" w:date="2024-02-02T09:04:00Z">
            <w:rPr/>
          </w:rPrChange>
        </w:rPr>
        <w:instrText xml:space="preserve"> HYPERLINK "https://de.statista.com/statistik/daten/studie/1309007/umfrage/russischer-anteil-an-europaeischen-erdgasimporten/" \l "%3A~%3Atext%3DEbenso%20wie%20beim%20Import%20von%2Cund%20Tschechien%20(100%20Prozent)" \h </w:instrText>
      </w:r>
      <w:r w:rsidR="009D3118">
        <w:fldChar w:fldCharType="separate"/>
      </w:r>
      <w:r w:rsidRPr="009D3118">
        <w:rPr>
          <w:rFonts w:ascii="Cambria" w:hAnsi="Cambria"/>
          <w:spacing w:val="-2"/>
          <w:lang w:val="de-AT"/>
          <w:rPrChange w:id="1331" w:author="zwickl-nb" w:date="2024-02-02T09:04:00Z">
            <w:rPr>
              <w:rFonts w:ascii="Cambria" w:hAnsi="Cambria"/>
              <w:spacing w:val="-2"/>
            </w:rPr>
          </w:rPrChange>
        </w:rPr>
        <w:t>studie/1309007/umfrage/russischer-</w:t>
      </w:r>
      <w:r w:rsidRPr="009D3118">
        <w:rPr>
          <w:rFonts w:ascii="Cambria" w:hAnsi="Cambria"/>
          <w:spacing w:val="-2"/>
          <w:w w:val="110"/>
          <w:lang w:val="de-AT"/>
          <w:rPrChange w:id="1332" w:author="zwickl-nb" w:date="2024-02-02T09:04:00Z">
            <w:rPr>
              <w:rFonts w:ascii="Cambria" w:hAnsi="Cambria"/>
              <w:spacing w:val="-2"/>
              <w:w w:val="110"/>
            </w:rPr>
          </w:rPrChange>
        </w:rPr>
        <w:t>anteil-</w:t>
      </w:r>
      <w:r w:rsidRPr="009D3118">
        <w:rPr>
          <w:rFonts w:ascii="Cambria" w:hAnsi="Cambria"/>
          <w:spacing w:val="-2"/>
          <w:lang w:val="de-AT"/>
          <w:rPrChange w:id="1333" w:author="zwickl-nb" w:date="2024-02-02T09:04:00Z">
            <w:rPr>
              <w:rFonts w:ascii="Cambria" w:hAnsi="Cambria"/>
              <w:spacing w:val="-2"/>
            </w:rPr>
          </w:rPrChange>
        </w:rPr>
        <w:t>an-europaeischen-erdgasimporten/#:</w:t>
      </w:r>
      <w:r w:rsidRPr="009D3118">
        <w:rPr>
          <w:rFonts w:ascii="Cambria" w:hAnsi="Cambria"/>
          <w:spacing w:val="-2"/>
          <w:position w:val="-3"/>
          <w:lang w:val="de-AT"/>
          <w:rPrChange w:id="1334" w:author="zwickl-nb" w:date="2024-02-02T09:04:00Z">
            <w:rPr>
              <w:rFonts w:ascii="Cambria" w:hAnsi="Cambria"/>
              <w:spacing w:val="-2"/>
              <w:position w:val="-3"/>
            </w:rPr>
          </w:rPrChange>
        </w:rPr>
        <w:t>~</w:t>
      </w:r>
      <w:r w:rsidRPr="009D3118">
        <w:rPr>
          <w:rFonts w:ascii="Cambria" w:hAnsi="Cambria"/>
          <w:spacing w:val="-2"/>
          <w:lang w:val="de-AT"/>
          <w:rPrChange w:id="1335" w:author="zwickl-nb" w:date="2024-02-02T09:04:00Z">
            <w:rPr>
              <w:rFonts w:ascii="Cambria" w:hAnsi="Cambria"/>
              <w:spacing w:val="-2"/>
            </w:rPr>
          </w:rPrChange>
        </w:rPr>
        <w:t>:</w:t>
      </w:r>
      <w:r w:rsidR="009D3118">
        <w:rPr>
          <w:rFonts w:ascii="Cambria" w:hAnsi="Cambria"/>
          <w:spacing w:val="-2"/>
        </w:rPr>
        <w:fldChar w:fldCharType="end"/>
      </w:r>
      <w:r w:rsidRPr="009D3118">
        <w:rPr>
          <w:rFonts w:ascii="Cambria" w:hAnsi="Cambria"/>
          <w:spacing w:val="80"/>
          <w:w w:val="150"/>
          <w:lang w:val="de-AT"/>
          <w:rPrChange w:id="1336" w:author="zwickl-nb" w:date="2024-02-02T09:04:00Z">
            <w:rPr>
              <w:rFonts w:ascii="Cambria" w:hAnsi="Cambria"/>
              <w:spacing w:val="80"/>
              <w:w w:val="150"/>
            </w:rPr>
          </w:rPrChange>
        </w:rPr>
        <w:t xml:space="preserve">      </w:t>
      </w:r>
      <w:r w:rsidR="009D3118">
        <w:fldChar w:fldCharType="begin"/>
      </w:r>
      <w:r w:rsidR="009D3118" w:rsidRPr="009D3118">
        <w:rPr>
          <w:lang w:val="de-AT"/>
          <w:rPrChange w:id="1337" w:author="zwickl-nb" w:date="2024-02-02T09:04:00Z">
            <w:rPr/>
          </w:rPrChange>
        </w:rPr>
        <w:instrText xml:space="preserve"> HYPERLINK "https://de.statista.com/statistik/daten/studie/1309007/umfrage/russischer-anteil-an-europaeischen-erdgasimporten/" \l "%3A~%3Atext%3DEbenso%20wie%20beim%20Import%20von%2Cund%20Tschechien%20(100%20Prozent)" \h </w:instrText>
      </w:r>
      <w:r w:rsidR="009D3118">
        <w:fldChar w:fldCharType="separate"/>
      </w:r>
      <w:r w:rsidRPr="009D3118">
        <w:rPr>
          <w:rFonts w:ascii="Cambria" w:hAnsi="Cambria"/>
          <w:spacing w:val="-2"/>
          <w:lang w:val="de-AT"/>
          <w:rPrChange w:id="1338" w:author="zwickl-nb" w:date="2024-02-02T09:04:00Z">
            <w:rPr>
              <w:rFonts w:ascii="Cambria" w:hAnsi="Cambria"/>
              <w:spacing w:val="-2"/>
            </w:rPr>
          </w:rPrChange>
        </w:rPr>
        <w:t>text=Ebenso%20wie%20beim%20Import%20von,und%20Tschechien%20(100%20Prozent)</w:t>
      </w:r>
      <w:r w:rsidR="009D3118">
        <w:rPr>
          <w:rFonts w:ascii="Cambria" w:hAnsi="Cambria"/>
          <w:spacing w:val="-2"/>
        </w:rPr>
        <w:fldChar w:fldCharType="end"/>
      </w:r>
      <w:r w:rsidRPr="009D3118">
        <w:rPr>
          <w:spacing w:val="-2"/>
          <w:lang w:val="de-AT"/>
          <w:rPrChange w:id="1339" w:author="zwickl-nb" w:date="2024-02-02T09:04:00Z">
            <w:rPr>
              <w:spacing w:val="-2"/>
            </w:rPr>
          </w:rPrChange>
        </w:rPr>
        <w:t>, 2022.</w:t>
      </w:r>
    </w:p>
    <w:p w14:paraId="4A4B3597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59"/>
        </w:tabs>
        <w:spacing w:before="180" w:line="272" w:lineRule="exact"/>
        <w:ind w:left="559" w:hanging="448"/>
        <w:jc w:val="left"/>
      </w:pPr>
      <w:bookmarkStart w:id="1340" w:name="_bookmark51"/>
      <w:bookmarkEnd w:id="1340"/>
      <w:r>
        <w:t>International</w:t>
      </w:r>
      <w:r>
        <w:rPr>
          <w:spacing w:val="25"/>
        </w:rPr>
        <w:t xml:space="preserve"> </w:t>
      </w:r>
      <w:r>
        <w:t>Energy</w:t>
      </w:r>
      <w:r>
        <w:rPr>
          <w:spacing w:val="26"/>
        </w:rPr>
        <w:t xml:space="preserve"> </w:t>
      </w:r>
      <w:r>
        <w:t>Agency.</w:t>
      </w:r>
      <w:r>
        <w:rPr>
          <w:spacing w:val="65"/>
          <w:w w:val="150"/>
        </w:rPr>
        <w:t xml:space="preserve"> </w:t>
      </w:r>
      <w:r>
        <w:t>Medium-</w:t>
      </w:r>
      <w:ins w:id="1341" w:author="Author" w:date="2024-01-23T19:33:00Z">
        <w:r>
          <w:t>t</w:t>
        </w:r>
      </w:ins>
      <w:del w:id="1342" w:author="Author" w:date="2024-01-23T19:33:00Z">
        <w:r w:rsidDel="008B0ED7">
          <w:delText>T</w:delText>
        </w:r>
      </w:del>
      <w:r>
        <w:t>erm</w:t>
      </w:r>
      <w:r>
        <w:rPr>
          <w:spacing w:val="26"/>
        </w:rPr>
        <w:t xml:space="preserve"> </w:t>
      </w:r>
      <w:ins w:id="1343" w:author="Author" w:date="2024-01-23T19:33:00Z">
        <w:r>
          <w:t>g</w:t>
        </w:r>
      </w:ins>
      <w:del w:id="1344" w:author="Author" w:date="2024-01-23T19:33:00Z">
        <w:r w:rsidDel="008B0ED7">
          <w:delText>G</w:delText>
        </w:r>
      </w:del>
      <w:r>
        <w:t>as</w:t>
      </w:r>
      <w:r>
        <w:rPr>
          <w:spacing w:val="25"/>
        </w:rPr>
        <w:t xml:space="preserve"> </w:t>
      </w:r>
      <w:ins w:id="1345" w:author="Author" w:date="2024-01-23T19:33:00Z">
        <w:r>
          <w:t>r</w:t>
        </w:r>
      </w:ins>
      <w:del w:id="1346" w:author="Author" w:date="2024-01-23T19:33:00Z">
        <w:r w:rsidDel="008B0ED7">
          <w:delText>R</w:delText>
        </w:r>
      </w:del>
      <w:r>
        <w:t>eport</w:t>
      </w:r>
      <w:r>
        <w:rPr>
          <w:spacing w:val="26"/>
        </w:rPr>
        <w:t xml:space="preserve"> </w:t>
      </w:r>
      <w:r>
        <w:t>2023.</w:t>
      </w:r>
      <w:r>
        <w:rPr>
          <w:spacing w:val="66"/>
          <w:w w:val="150"/>
        </w:rPr>
        <w:t xml:space="preserve"> </w:t>
      </w:r>
      <w:r>
        <w:t>Accessed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2023-12-19</w:t>
      </w:r>
      <w:r>
        <w:rPr>
          <w:spacing w:val="25"/>
        </w:rPr>
        <w:t xml:space="preserve"> </w:t>
      </w:r>
      <w:r>
        <w:rPr>
          <w:spacing w:val="-2"/>
        </w:rPr>
        <w:t>under:</w:t>
      </w:r>
    </w:p>
    <w:p w14:paraId="4253D0C0" w14:textId="77777777" w:rsidR="0058572D" w:rsidRDefault="009D3118" w:rsidP="0058572D">
      <w:pPr>
        <w:pStyle w:val="Textkrper"/>
        <w:spacing w:line="272" w:lineRule="exact"/>
        <w:ind w:left="560"/>
        <w:jc w:val="both"/>
      </w:pPr>
      <w:hyperlink r:id="rId22" w:anchor="overview">
        <w:r w:rsidR="0058572D">
          <w:rPr>
            <w:rFonts w:ascii="Cambria"/>
            <w:spacing w:val="2"/>
            <w:w w:val="105"/>
          </w:rPr>
          <w:t>https://www.iea.org/reports/medium-term-gas-report-2023#overview</w:t>
        </w:r>
      </w:hyperlink>
      <w:r w:rsidR="0058572D">
        <w:rPr>
          <w:spacing w:val="2"/>
          <w:w w:val="105"/>
        </w:rPr>
        <w:t>,</w:t>
      </w:r>
      <w:r w:rsidR="0058572D">
        <w:rPr>
          <w:spacing w:val="66"/>
          <w:w w:val="105"/>
        </w:rPr>
        <w:t xml:space="preserve"> </w:t>
      </w:r>
      <w:r w:rsidR="0058572D">
        <w:rPr>
          <w:spacing w:val="-2"/>
          <w:w w:val="105"/>
        </w:rPr>
        <w:t>2023.</w:t>
      </w:r>
    </w:p>
    <w:p w14:paraId="247C3476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09" w:line="204" w:lineRule="auto"/>
        <w:ind w:right="608" w:hanging="449"/>
        <w:jc w:val="both"/>
      </w:pPr>
      <w:bookmarkStart w:id="1347" w:name="_bookmark52"/>
      <w:bookmarkEnd w:id="1347"/>
      <w:r w:rsidRPr="009D3118">
        <w:rPr>
          <w:lang w:val="de-AT"/>
          <w:rPrChange w:id="1348" w:author="zwickl-nb" w:date="2024-02-02T09:04:00Z">
            <w:rPr/>
          </w:rPrChange>
        </w:rPr>
        <w:t>Thilo</w:t>
      </w:r>
      <w:r w:rsidRPr="009D3118">
        <w:rPr>
          <w:spacing w:val="-14"/>
          <w:lang w:val="de-AT"/>
          <w:rPrChange w:id="1349" w:author="zwickl-nb" w:date="2024-02-02T09:04:00Z">
            <w:rPr>
              <w:spacing w:val="-14"/>
            </w:rPr>
          </w:rPrChange>
        </w:rPr>
        <w:t xml:space="preserve"> </w:t>
      </w:r>
      <w:proofErr w:type="spellStart"/>
      <w:r w:rsidRPr="009D3118">
        <w:rPr>
          <w:lang w:val="de-AT"/>
          <w:rPrChange w:id="1350" w:author="zwickl-nb" w:date="2024-02-02T09:04:00Z">
            <w:rPr/>
          </w:rPrChange>
        </w:rPr>
        <w:t>Wiertz</w:t>
      </w:r>
      <w:proofErr w:type="spellEnd"/>
      <w:r w:rsidRPr="009D3118">
        <w:rPr>
          <w:lang w:val="de-AT"/>
          <w:rPrChange w:id="1351" w:author="zwickl-nb" w:date="2024-02-02T09:04:00Z">
            <w:rPr/>
          </w:rPrChange>
        </w:rPr>
        <w:t>,</w:t>
      </w:r>
      <w:r w:rsidRPr="009D3118">
        <w:rPr>
          <w:spacing w:val="-14"/>
          <w:lang w:val="de-AT"/>
          <w:rPrChange w:id="1352" w:author="zwickl-nb" w:date="2024-02-02T09:04:00Z">
            <w:rPr>
              <w:spacing w:val="-14"/>
            </w:rPr>
          </w:rPrChange>
        </w:rPr>
        <w:t xml:space="preserve"> </w:t>
      </w:r>
      <w:r w:rsidRPr="009D3118">
        <w:rPr>
          <w:lang w:val="de-AT"/>
          <w:rPrChange w:id="1353" w:author="zwickl-nb" w:date="2024-02-02T09:04:00Z">
            <w:rPr/>
          </w:rPrChange>
        </w:rPr>
        <w:t>Lilith</w:t>
      </w:r>
      <w:r w:rsidRPr="009D3118">
        <w:rPr>
          <w:spacing w:val="-14"/>
          <w:lang w:val="de-AT"/>
          <w:rPrChange w:id="1354" w:author="zwickl-nb" w:date="2024-02-02T09:04:00Z">
            <w:rPr>
              <w:spacing w:val="-14"/>
            </w:rPr>
          </w:rPrChange>
        </w:rPr>
        <w:t xml:space="preserve"> </w:t>
      </w:r>
      <w:r w:rsidRPr="009D3118">
        <w:rPr>
          <w:lang w:val="de-AT"/>
          <w:rPrChange w:id="1355" w:author="zwickl-nb" w:date="2024-02-02T09:04:00Z">
            <w:rPr/>
          </w:rPrChange>
        </w:rPr>
        <w:t>Kuhn,</w:t>
      </w:r>
      <w:r w:rsidRPr="009D3118">
        <w:rPr>
          <w:spacing w:val="-12"/>
          <w:lang w:val="de-AT"/>
          <w:rPrChange w:id="1356" w:author="zwickl-nb" w:date="2024-02-02T09:04:00Z">
            <w:rPr>
              <w:spacing w:val="-12"/>
            </w:rPr>
          </w:rPrChange>
        </w:rPr>
        <w:t xml:space="preserve"> </w:t>
      </w:r>
      <w:r w:rsidRPr="009D3118">
        <w:rPr>
          <w:lang w:val="de-AT"/>
          <w:rPrChange w:id="1357" w:author="zwickl-nb" w:date="2024-02-02T09:04:00Z">
            <w:rPr/>
          </w:rPrChange>
        </w:rPr>
        <w:t>and</w:t>
      </w:r>
      <w:r w:rsidRPr="009D3118">
        <w:rPr>
          <w:spacing w:val="-14"/>
          <w:lang w:val="de-AT"/>
          <w:rPrChange w:id="1358" w:author="zwickl-nb" w:date="2024-02-02T09:04:00Z">
            <w:rPr>
              <w:spacing w:val="-14"/>
            </w:rPr>
          </w:rPrChange>
        </w:rPr>
        <w:t xml:space="preserve"> </w:t>
      </w:r>
      <w:r w:rsidRPr="009D3118">
        <w:rPr>
          <w:lang w:val="de-AT"/>
          <w:rPrChange w:id="1359" w:author="zwickl-nb" w:date="2024-02-02T09:04:00Z">
            <w:rPr/>
          </w:rPrChange>
        </w:rPr>
        <w:t>Annika</w:t>
      </w:r>
      <w:r w:rsidRPr="009D3118">
        <w:rPr>
          <w:spacing w:val="-14"/>
          <w:lang w:val="de-AT"/>
          <w:rPrChange w:id="1360" w:author="zwickl-nb" w:date="2024-02-02T09:04:00Z">
            <w:rPr>
              <w:spacing w:val="-14"/>
            </w:rPr>
          </w:rPrChange>
        </w:rPr>
        <w:t xml:space="preserve"> </w:t>
      </w:r>
      <w:proofErr w:type="spellStart"/>
      <w:r w:rsidRPr="009D3118">
        <w:rPr>
          <w:lang w:val="de-AT"/>
          <w:rPrChange w:id="1361" w:author="zwickl-nb" w:date="2024-02-02T09:04:00Z">
            <w:rPr/>
          </w:rPrChange>
        </w:rPr>
        <w:t>Mattissek</w:t>
      </w:r>
      <w:proofErr w:type="spellEnd"/>
      <w:r w:rsidRPr="009D3118">
        <w:rPr>
          <w:lang w:val="de-AT"/>
          <w:rPrChange w:id="1362" w:author="zwickl-nb" w:date="2024-02-02T09:04:00Z">
            <w:rPr/>
          </w:rPrChange>
        </w:rPr>
        <w:t>.</w:t>
      </w:r>
      <w:r w:rsidRPr="009D3118">
        <w:rPr>
          <w:spacing w:val="-2"/>
          <w:lang w:val="de-AT"/>
          <w:rPrChange w:id="1363" w:author="zwickl-nb" w:date="2024-02-02T09:04:00Z">
            <w:rPr>
              <w:spacing w:val="-2"/>
            </w:rPr>
          </w:rPrChange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turn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geopolitics:</w:t>
      </w:r>
      <w:r>
        <w:rPr>
          <w:spacing w:val="7"/>
        </w:rPr>
        <w:t xml:space="preserve"> </w:t>
      </w:r>
      <w:r>
        <w:t>Shifts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german</w:t>
      </w:r>
      <w:proofErr w:type="spellEnd"/>
      <w:r>
        <w:rPr>
          <w:spacing w:val="-14"/>
        </w:rPr>
        <w:t xml:space="preserve"> </w:t>
      </w:r>
      <w:r>
        <w:t>energy transition</w:t>
      </w:r>
      <w:r>
        <w:rPr>
          <w:spacing w:val="-1"/>
        </w:rPr>
        <w:t xml:space="preserve"> </w:t>
      </w:r>
      <w:r>
        <w:t>discourse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proofErr w:type="gramStart"/>
      <w:r>
        <w:t>russia’s</w:t>
      </w:r>
      <w:proofErr w:type="spellEnd"/>
      <w:proofErr w:type="gramEnd"/>
      <w:r>
        <w:rPr>
          <w:spacing w:val="-1"/>
        </w:rPr>
        <w:t xml:space="preserve"> </w:t>
      </w:r>
      <w:r>
        <w:t>war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proofErr w:type="spellStart"/>
      <w:r>
        <w:t>ukraine</w:t>
      </w:r>
      <w:proofErr w:type="spellEnd"/>
      <w:r>
        <w:t>.</w:t>
      </w:r>
      <w:r>
        <w:rPr>
          <w:spacing w:val="23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17"/>
        </w:rPr>
        <w:t xml:space="preserve"> </w:t>
      </w:r>
      <w:r>
        <w:rPr>
          <w:rFonts w:ascii="Euclid" w:hAnsi="Euclid"/>
          <w:i/>
        </w:rPr>
        <w:t>Research</w:t>
      </w:r>
      <w:r>
        <w:rPr>
          <w:rFonts w:ascii="Euclid" w:hAnsi="Euclid"/>
          <w:i/>
          <w:spacing w:val="-17"/>
        </w:rPr>
        <w:t xml:space="preserve"> </w:t>
      </w:r>
      <w:ins w:id="1364" w:author="Author" w:date="2024-01-23T19:33:00Z">
        <w:r>
          <w:rPr>
            <w:rFonts w:ascii="Euclid" w:hAnsi="Euclid"/>
            <w:i/>
          </w:rPr>
          <w:t>and</w:t>
        </w:r>
      </w:ins>
      <w:del w:id="1365" w:author="Author" w:date="2024-01-23T19:33:00Z">
        <w:r w:rsidDel="008B0ED7">
          <w:rPr>
            <w:rFonts w:ascii="Euclid" w:hAnsi="Euclid"/>
            <w:i/>
          </w:rPr>
          <w:delText>&amp;</w:delText>
        </w:r>
      </w:del>
      <w:r>
        <w:rPr>
          <w:rFonts w:ascii="Euclid" w:hAnsi="Euclid"/>
          <w:i/>
          <w:spacing w:val="-17"/>
        </w:rPr>
        <w:t xml:space="preserve"> </w:t>
      </w:r>
      <w:r>
        <w:rPr>
          <w:rFonts w:ascii="Euclid" w:hAnsi="Euclid"/>
          <w:i/>
        </w:rPr>
        <w:t>Social</w:t>
      </w:r>
      <w:r>
        <w:rPr>
          <w:rFonts w:ascii="Euclid" w:hAnsi="Euclid"/>
          <w:i/>
          <w:spacing w:val="-17"/>
        </w:rPr>
        <w:t xml:space="preserve"> </w:t>
      </w:r>
      <w:r>
        <w:rPr>
          <w:rFonts w:ascii="Euclid" w:hAnsi="Euclid"/>
          <w:i/>
        </w:rPr>
        <w:t>Science</w:t>
      </w:r>
      <w:r>
        <w:t>,</w:t>
      </w:r>
      <w:r>
        <w:rPr>
          <w:spacing w:val="-1"/>
        </w:rPr>
        <w:t xml:space="preserve"> </w:t>
      </w:r>
      <w:r>
        <w:t>98: 103036, 2023.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40"/>
        </w:rPr>
        <w:t xml:space="preserve"> </w:t>
      </w:r>
      <w:r>
        <w:t>https://doi.org/10.1016/j.erss.2023.103036.</w:t>
      </w:r>
    </w:p>
    <w:p w14:paraId="4BF55D1F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08" w:line="213" w:lineRule="auto"/>
        <w:ind w:right="607" w:hanging="449"/>
        <w:jc w:val="both"/>
      </w:pPr>
      <w:bookmarkStart w:id="1366" w:name="_bookmark53"/>
      <w:bookmarkEnd w:id="1366"/>
      <w:r>
        <w:t xml:space="preserve">Alexandros </w:t>
      </w:r>
      <w:proofErr w:type="spellStart"/>
      <w:r>
        <w:t>Nikas</w:t>
      </w:r>
      <w:proofErr w:type="spellEnd"/>
      <w:r>
        <w:t xml:space="preserve">, Natasha </w:t>
      </w:r>
      <w:proofErr w:type="spellStart"/>
      <w:r>
        <w:t>Frilingou</w:t>
      </w:r>
      <w:proofErr w:type="spellEnd"/>
      <w:r>
        <w:t xml:space="preserve">, </w:t>
      </w:r>
      <w:proofErr w:type="spellStart"/>
      <w:r>
        <w:t>Conall</w:t>
      </w:r>
      <w:proofErr w:type="spellEnd"/>
      <w:r>
        <w:t xml:space="preserve"> </w:t>
      </w:r>
      <w:proofErr w:type="spellStart"/>
      <w:r>
        <w:t>Heussaff</w:t>
      </w:r>
      <w:proofErr w:type="spellEnd"/>
      <w:r>
        <w:t xml:space="preserve">, Panagiotis </w:t>
      </w:r>
      <w:proofErr w:type="spellStart"/>
      <w:r>
        <w:t>Fragkos</w:t>
      </w:r>
      <w:proofErr w:type="spellEnd"/>
      <w:r>
        <w:t xml:space="preserve">, </w:t>
      </w:r>
      <w:proofErr w:type="spellStart"/>
      <w:r>
        <w:t>Shivika</w:t>
      </w:r>
      <w:proofErr w:type="spellEnd"/>
      <w:r>
        <w:t xml:space="preserve"> Mittal, Jon </w:t>
      </w:r>
      <w:proofErr w:type="spellStart"/>
      <w:r>
        <w:t>Sampedro</w:t>
      </w:r>
      <w:proofErr w:type="spellEnd"/>
      <w:r>
        <w:t xml:space="preserve">, Sara </w:t>
      </w:r>
      <w:proofErr w:type="spellStart"/>
      <w:r>
        <w:t>Giarola</w:t>
      </w:r>
      <w:proofErr w:type="spellEnd"/>
      <w:r>
        <w:t xml:space="preserve">, Jan-Philipp </w:t>
      </w:r>
      <w:proofErr w:type="spellStart"/>
      <w:r>
        <w:t>Sasse</w:t>
      </w:r>
      <w:proofErr w:type="spellEnd"/>
      <w:r>
        <w:t xml:space="preserve">, Lorenzo Rinaldi, </w:t>
      </w:r>
      <w:proofErr w:type="spellStart"/>
      <w:r>
        <w:t>Haris</w:t>
      </w:r>
      <w:proofErr w:type="spellEnd"/>
      <w:r>
        <w:t xml:space="preserve"> </w:t>
      </w:r>
      <w:proofErr w:type="spellStart"/>
      <w:r>
        <w:t>Doukas</w:t>
      </w:r>
      <w:proofErr w:type="spellEnd"/>
      <w:r>
        <w:t>, et al.</w:t>
      </w:r>
      <w:r>
        <w:rPr>
          <w:spacing w:val="40"/>
        </w:rPr>
        <w:t xml:space="preserve"> </w:t>
      </w:r>
      <w:r>
        <w:t>Three differ-</w:t>
      </w:r>
      <w:r>
        <w:rPr>
          <w:spacing w:val="80"/>
        </w:rPr>
        <w:t xml:space="preserve"> </w:t>
      </w:r>
      <w:proofErr w:type="spellStart"/>
      <w:proofErr w:type="gramStart"/>
      <w:r>
        <w:t>ent</w:t>
      </w:r>
      <w:proofErr w:type="spellEnd"/>
      <w:proofErr w:type="gramEnd"/>
      <w:r>
        <w:rPr>
          <w:spacing w:val="-11"/>
        </w:rPr>
        <w:t xml:space="preserve"> </w:t>
      </w:r>
      <w:r>
        <w:t>directions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ins w:id="1367" w:author="Author" w:date="2024-01-23T19:34:00Z">
        <w:r>
          <w:t>E</w:t>
        </w:r>
      </w:ins>
      <w:del w:id="1368" w:author="Author" w:date="2024-01-23T19:34:00Z">
        <w:r w:rsidDel="008B0ED7">
          <w:delText>e</w:delText>
        </w:r>
      </w:del>
      <w:r>
        <w:t>uropean</w:t>
      </w:r>
      <w:r>
        <w:rPr>
          <w:spacing w:val="-11"/>
        </w:rPr>
        <w:t xml:space="preserve"> </w:t>
      </w:r>
      <w:ins w:id="1369" w:author="Author" w:date="2024-01-23T19:34:00Z">
        <w:r>
          <w:t>U</w:t>
        </w:r>
      </w:ins>
      <w:del w:id="1370" w:author="Author" w:date="2024-01-23T19:34:00Z">
        <w:r w:rsidDel="008B0ED7">
          <w:delText>u</w:delText>
        </w:r>
      </w:del>
      <w:r>
        <w:t>nion</w:t>
      </w:r>
      <w:r>
        <w:rPr>
          <w:spacing w:val="-11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replace</w:t>
      </w:r>
      <w:r>
        <w:rPr>
          <w:spacing w:val="-11"/>
        </w:rPr>
        <w:t xml:space="preserve"> </w:t>
      </w:r>
      <w:ins w:id="1371" w:author="Author" w:date="2024-01-23T19:34:00Z">
        <w:r>
          <w:t>R</w:t>
        </w:r>
      </w:ins>
      <w:del w:id="1372" w:author="Author" w:date="2024-01-23T19:34:00Z">
        <w:r w:rsidDel="008B0ED7">
          <w:delText>r</w:delText>
        </w:r>
      </w:del>
      <w:r>
        <w:t>ussian</w:t>
      </w:r>
      <w:r>
        <w:rPr>
          <w:spacing w:val="-11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t xml:space="preserve">gas. </w:t>
      </w:r>
      <w:r>
        <w:rPr>
          <w:rFonts w:ascii="Euclid"/>
          <w:i/>
        </w:rPr>
        <w:t>Energy</w:t>
      </w:r>
      <w:r>
        <w:t>,</w:t>
      </w:r>
      <w:r>
        <w:rPr>
          <w:spacing w:val="-11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130254, 2024.</w:t>
      </w:r>
      <w:r>
        <w:rPr>
          <w:spacing w:val="19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20"/>
        </w:rPr>
        <w:t xml:space="preserve"> </w:t>
      </w:r>
      <w:r>
        <w:t>https://doi.org/10.1016/j.energy.2024.130254.</w:t>
      </w:r>
    </w:p>
    <w:p w14:paraId="1F024854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6" w:line="237" w:lineRule="auto"/>
        <w:ind w:right="607" w:hanging="449"/>
        <w:jc w:val="both"/>
      </w:pPr>
      <w:bookmarkStart w:id="1373" w:name="_bookmark54"/>
      <w:bookmarkEnd w:id="1373"/>
      <w:r>
        <w:rPr>
          <w:spacing w:val="-4"/>
        </w:rPr>
        <w:t>European</w:t>
      </w:r>
      <w:r>
        <w:rPr>
          <w:spacing w:val="-9"/>
        </w:rPr>
        <w:t xml:space="preserve"> </w:t>
      </w:r>
      <w:r>
        <w:rPr>
          <w:spacing w:val="-4"/>
        </w:rPr>
        <w:t>Council</w:t>
      </w:r>
      <w:r>
        <w:rPr>
          <w:spacing w:val="-9"/>
        </w:rPr>
        <w:t xml:space="preserve"> </w:t>
      </w:r>
      <w:r>
        <w:rPr>
          <w:spacing w:val="-4"/>
        </w:rPr>
        <w:t>-</w:t>
      </w:r>
      <w:r>
        <w:rPr>
          <w:spacing w:val="-9"/>
        </w:rPr>
        <w:t xml:space="preserve"> </w:t>
      </w:r>
      <w:r>
        <w:rPr>
          <w:spacing w:val="-4"/>
        </w:rPr>
        <w:t>Council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European</w:t>
      </w:r>
      <w:r>
        <w:rPr>
          <w:spacing w:val="-9"/>
        </w:rPr>
        <w:t xml:space="preserve"> </w:t>
      </w:r>
      <w:r>
        <w:rPr>
          <w:spacing w:val="-4"/>
        </w:rPr>
        <w:t>Union.</w:t>
      </w:r>
      <w:r>
        <w:t xml:space="preserve"> </w:t>
      </w:r>
      <w:r>
        <w:rPr>
          <w:spacing w:val="-4"/>
        </w:rPr>
        <w:t>Infographic</w:t>
      </w:r>
      <w:r>
        <w:rPr>
          <w:spacing w:val="-9"/>
        </w:rPr>
        <w:t xml:space="preserve"> </w:t>
      </w:r>
      <w:r>
        <w:rPr>
          <w:spacing w:val="-4"/>
        </w:rPr>
        <w:t>-</w:t>
      </w:r>
      <w:r>
        <w:rPr>
          <w:spacing w:val="-9"/>
        </w:rPr>
        <w:t xml:space="preserve"> </w:t>
      </w:r>
      <w:r>
        <w:rPr>
          <w:spacing w:val="-4"/>
        </w:rPr>
        <w:t>Liquefied</w:t>
      </w:r>
      <w:r>
        <w:rPr>
          <w:spacing w:val="-9"/>
        </w:rPr>
        <w:t xml:space="preserve"> </w:t>
      </w:r>
      <w:r>
        <w:rPr>
          <w:spacing w:val="-4"/>
        </w:rPr>
        <w:t>natural</w:t>
      </w:r>
      <w:r>
        <w:rPr>
          <w:spacing w:val="-8"/>
        </w:rPr>
        <w:t xml:space="preserve"> </w:t>
      </w:r>
      <w:r>
        <w:rPr>
          <w:spacing w:val="-4"/>
        </w:rPr>
        <w:t>gas</w:t>
      </w:r>
      <w:r>
        <w:rPr>
          <w:spacing w:val="-9"/>
        </w:rPr>
        <w:t xml:space="preserve"> </w:t>
      </w:r>
      <w:r>
        <w:rPr>
          <w:spacing w:val="-4"/>
        </w:rPr>
        <w:t xml:space="preserve">infrastructure </w:t>
      </w:r>
      <w:r>
        <w:t>in the EU.</w:t>
      </w:r>
      <w:r>
        <w:rPr>
          <w:spacing w:val="40"/>
        </w:rPr>
        <w:t xml:space="preserve"> </w:t>
      </w:r>
      <w:r>
        <w:t>Accessed on 2022-12-30 under:</w:t>
      </w:r>
      <w:r>
        <w:rPr>
          <w:spacing w:val="40"/>
        </w:rPr>
        <w:t xml:space="preserve"> </w:t>
      </w:r>
      <w:hyperlink r:id="rId23">
        <w:r>
          <w:rPr>
            <w:rFonts w:ascii="Cambria"/>
          </w:rPr>
          <w:t>https://www.consilium.europa.eu/en/infographics/</w:t>
        </w:r>
      </w:hyperlink>
      <w:r>
        <w:rPr>
          <w:rFonts w:ascii="Cambria"/>
          <w:w w:val="110"/>
        </w:rPr>
        <w:t xml:space="preserve"> </w:t>
      </w:r>
      <w:hyperlink r:id="rId24">
        <w:proofErr w:type="spellStart"/>
        <w:r>
          <w:rPr>
            <w:rFonts w:ascii="Cambria"/>
            <w:w w:val="110"/>
          </w:rPr>
          <w:t>lng</w:t>
        </w:r>
        <w:proofErr w:type="spellEnd"/>
        <w:r>
          <w:rPr>
            <w:rFonts w:ascii="Cambria"/>
            <w:w w:val="110"/>
          </w:rPr>
          <w:t>-infrastructure-in-the-</w:t>
        </w:r>
        <w:proofErr w:type="spellStart"/>
        <w:r>
          <w:rPr>
            <w:rFonts w:ascii="Cambria"/>
            <w:w w:val="110"/>
          </w:rPr>
          <w:t>eu</w:t>
        </w:r>
        <w:proofErr w:type="spellEnd"/>
        <w:r>
          <w:rPr>
            <w:rFonts w:ascii="Cambria"/>
            <w:w w:val="110"/>
          </w:rPr>
          <w:t>/</w:t>
        </w:r>
      </w:hyperlink>
      <w:proofErr w:type="gramStart"/>
      <w:r>
        <w:rPr>
          <w:w w:val="110"/>
        </w:rPr>
        <w:t>,</w:t>
      </w:r>
      <w:r>
        <w:rPr>
          <w:spacing w:val="30"/>
          <w:w w:val="110"/>
        </w:rPr>
        <w:t xml:space="preserve">  </w:t>
      </w:r>
      <w:r>
        <w:rPr>
          <w:w w:val="110"/>
        </w:rPr>
        <w:t>2022</w:t>
      </w:r>
      <w:proofErr w:type="gramEnd"/>
      <w:r>
        <w:rPr>
          <w:w w:val="110"/>
        </w:rPr>
        <w:t>.</w:t>
      </w:r>
    </w:p>
    <w:p w14:paraId="359D7EBB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23" w:line="189" w:lineRule="auto"/>
        <w:ind w:right="607" w:hanging="449"/>
        <w:jc w:val="both"/>
      </w:pPr>
      <w:bookmarkStart w:id="1374" w:name="_bookmark55"/>
      <w:bookmarkEnd w:id="1374"/>
      <w:r>
        <w:t xml:space="preserve">Satish Kumar, </w:t>
      </w:r>
      <w:proofErr w:type="spellStart"/>
      <w:r>
        <w:t>Hyouk</w:t>
      </w:r>
      <w:proofErr w:type="spellEnd"/>
      <w:r>
        <w:t xml:space="preserve">-Tae Kwon, </w:t>
      </w:r>
      <w:proofErr w:type="spellStart"/>
      <w:r>
        <w:t>Kwang</w:t>
      </w:r>
      <w:proofErr w:type="spellEnd"/>
      <w:r>
        <w:t xml:space="preserve">-Ho Choi, Jae Hyun Cho, </w:t>
      </w:r>
      <w:proofErr w:type="spellStart"/>
      <w:r>
        <w:t>Wonsub</w:t>
      </w:r>
      <w:proofErr w:type="spellEnd"/>
      <w:r>
        <w:t xml:space="preserve"> Lim, and </w:t>
      </w:r>
      <w:proofErr w:type="gramStart"/>
      <w:r>
        <w:t>Il</w:t>
      </w:r>
      <w:proofErr w:type="gramEnd"/>
      <w:r>
        <w:t xml:space="preserve"> Moon. Current status and future projections of </w:t>
      </w:r>
      <w:proofErr w:type="spellStart"/>
      <w:proofErr w:type="gramStart"/>
      <w:r>
        <w:t>lng</w:t>
      </w:r>
      <w:proofErr w:type="spellEnd"/>
      <w:proofErr w:type="gramEnd"/>
      <w:r>
        <w:t xml:space="preserve"> demand and supplies:</w:t>
      </w:r>
      <w:r>
        <w:rPr>
          <w:spacing w:val="36"/>
        </w:rPr>
        <w:t xml:space="preserve"> </w:t>
      </w:r>
      <w:r>
        <w:t>A global prospective.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Energy Policy</w:t>
      </w:r>
      <w:r>
        <w:t>, 39(7):4097–4104, 2011.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40"/>
        </w:rPr>
        <w:t xml:space="preserve"> </w:t>
      </w:r>
      <w:r>
        <w:t>https://doi.org/10.1016/j.enpol.2011.03.067.</w:t>
      </w:r>
    </w:p>
    <w:p w14:paraId="761398F5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5" w:line="204" w:lineRule="auto"/>
        <w:ind w:right="605" w:hanging="449"/>
        <w:jc w:val="both"/>
      </w:pPr>
      <w:bookmarkStart w:id="1375" w:name="_bookmark56"/>
      <w:bookmarkEnd w:id="1375"/>
      <w:r w:rsidRPr="009D3118">
        <w:rPr>
          <w:lang w:val="de-AT"/>
          <w:rPrChange w:id="1376" w:author="zwickl-nb" w:date="2024-02-02T09:04:00Z">
            <w:rPr/>
          </w:rPrChange>
        </w:rPr>
        <w:t>Sarah</w:t>
      </w:r>
      <w:r w:rsidRPr="009D3118">
        <w:rPr>
          <w:spacing w:val="-6"/>
          <w:lang w:val="de-AT"/>
          <w:rPrChange w:id="1377" w:author="zwickl-nb" w:date="2024-02-02T09:04:00Z">
            <w:rPr>
              <w:spacing w:val="-6"/>
            </w:rPr>
          </w:rPrChange>
        </w:rPr>
        <w:t xml:space="preserve"> </w:t>
      </w:r>
      <w:proofErr w:type="spellStart"/>
      <w:r w:rsidRPr="009D3118">
        <w:rPr>
          <w:lang w:val="de-AT"/>
          <w:rPrChange w:id="1378" w:author="zwickl-nb" w:date="2024-02-02T09:04:00Z">
            <w:rPr/>
          </w:rPrChange>
        </w:rPr>
        <w:t>Najm</w:t>
      </w:r>
      <w:proofErr w:type="spellEnd"/>
      <w:r w:rsidRPr="009D3118">
        <w:rPr>
          <w:spacing w:val="-6"/>
          <w:lang w:val="de-AT"/>
          <w:rPrChange w:id="1379" w:author="zwickl-nb" w:date="2024-02-02T09:04:00Z">
            <w:rPr>
              <w:spacing w:val="-6"/>
            </w:rPr>
          </w:rPrChange>
        </w:rPr>
        <w:t xml:space="preserve"> </w:t>
      </w:r>
      <w:r w:rsidRPr="009D3118">
        <w:rPr>
          <w:lang w:val="de-AT"/>
          <w:rPrChange w:id="1380" w:author="zwickl-nb" w:date="2024-02-02T09:04:00Z">
            <w:rPr/>
          </w:rPrChange>
        </w:rPr>
        <w:t>and</w:t>
      </w:r>
      <w:r w:rsidRPr="009D3118">
        <w:rPr>
          <w:spacing w:val="-6"/>
          <w:lang w:val="de-AT"/>
          <w:rPrChange w:id="1381" w:author="zwickl-nb" w:date="2024-02-02T09:04:00Z">
            <w:rPr>
              <w:spacing w:val="-6"/>
            </w:rPr>
          </w:rPrChange>
        </w:rPr>
        <w:t xml:space="preserve"> </w:t>
      </w:r>
      <w:proofErr w:type="spellStart"/>
      <w:r w:rsidRPr="009D3118">
        <w:rPr>
          <w:lang w:val="de-AT"/>
          <w:rPrChange w:id="1382" w:author="zwickl-nb" w:date="2024-02-02T09:04:00Z">
            <w:rPr/>
          </w:rPrChange>
        </w:rPr>
        <w:t>Ken’ichi</w:t>
      </w:r>
      <w:proofErr w:type="spellEnd"/>
      <w:r w:rsidRPr="009D3118">
        <w:rPr>
          <w:spacing w:val="-6"/>
          <w:lang w:val="de-AT"/>
          <w:rPrChange w:id="1383" w:author="zwickl-nb" w:date="2024-02-02T09:04:00Z">
            <w:rPr>
              <w:spacing w:val="-6"/>
            </w:rPr>
          </w:rPrChange>
        </w:rPr>
        <w:t xml:space="preserve"> </w:t>
      </w:r>
      <w:r w:rsidRPr="009D3118">
        <w:rPr>
          <w:lang w:val="de-AT"/>
          <w:rPrChange w:id="1384" w:author="zwickl-nb" w:date="2024-02-02T09:04:00Z">
            <w:rPr/>
          </w:rPrChange>
        </w:rPr>
        <w:t>Matsumoto.</w:t>
      </w:r>
      <w:r w:rsidRPr="009D3118">
        <w:rPr>
          <w:spacing w:val="15"/>
          <w:lang w:val="de-AT"/>
          <w:rPrChange w:id="1385" w:author="zwickl-nb" w:date="2024-02-02T09:04:00Z">
            <w:rPr>
              <w:spacing w:val="15"/>
            </w:rPr>
          </w:rPrChange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renewable</w:t>
      </w:r>
      <w:r>
        <w:rPr>
          <w:spacing w:val="-6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substitute</w:t>
      </w:r>
      <w:r>
        <w:rPr>
          <w:spacing w:val="-6"/>
        </w:rPr>
        <w:t xml:space="preserve"> </w:t>
      </w:r>
      <w:proofErr w:type="spellStart"/>
      <w:proofErr w:type="gramStart"/>
      <w:r>
        <w:t>lng</w:t>
      </w:r>
      <w:proofErr w:type="spellEnd"/>
      <w:proofErr w:type="gramEnd"/>
      <w:r>
        <w:rPr>
          <w:spacing w:val="-6"/>
        </w:rPr>
        <w:t xml:space="preserve"> </w:t>
      </w:r>
      <w:r>
        <w:t>international</w:t>
      </w:r>
      <w:r>
        <w:rPr>
          <w:spacing w:val="-6"/>
        </w:rPr>
        <w:t xml:space="preserve"> </w:t>
      </w:r>
      <w:r>
        <w:t>trade</w:t>
      </w:r>
      <w:r>
        <w:rPr>
          <w:spacing w:val="-6"/>
        </w:rPr>
        <w:t xml:space="preserve"> </w:t>
      </w:r>
      <w:r>
        <w:t>in the energy transition?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14"/>
        </w:rPr>
        <w:t xml:space="preserve"> </w:t>
      </w:r>
      <w:r>
        <w:rPr>
          <w:rFonts w:ascii="Euclid" w:hAnsi="Euclid"/>
          <w:i/>
        </w:rPr>
        <w:t>Economics</w:t>
      </w:r>
      <w:r>
        <w:t xml:space="preserve">, 92:104964, 2020. </w:t>
      </w:r>
      <w:proofErr w:type="gramStart"/>
      <w:r>
        <w:t>doi</w:t>
      </w:r>
      <w:proofErr w:type="gramEnd"/>
      <w:r>
        <w:t xml:space="preserve">: https://doi.org/10.1016/j.eneco. </w:t>
      </w:r>
      <w:r>
        <w:rPr>
          <w:spacing w:val="-2"/>
        </w:rPr>
        <w:t>2020.104964.</w:t>
      </w:r>
    </w:p>
    <w:p w14:paraId="68DFE4B7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7" w:line="204" w:lineRule="auto"/>
        <w:ind w:right="608" w:hanging="449"/>
        <w:jc w:val="both"/>
      </w:pPr>
      <w:bookmarkStart w:id="1386" w:name="_bookmark57"/>
      <w:bookmarkEnd w:id="1386"/>
      <w:r>
        <w:t xml:space="preserve">HMS Amanda </w:t>
      </w:r>
      <w:proofErr w:type="spellStart"/>
      <w:r>
        <w:t>Herath</w:t>
      </w:r>
      <w:proofErr w:type="spellEnd"/>
      <w:r>
        <w:t xml:space="preserve"> and Tae Yong Jung.</w:t>
      </w:r>
      <w:r>
        <w:rPr>
          <w:spacing w:val="40"/>
        </w:rPr>
        <w:t xml:space="preserve"> </w:t>
      </w:r>
      <w:r>
        <w:t xml:space="preserve">Carbon pricing and supporting policy tools for deep decarbonization; case of electricity generation of </w:t>
      </w:r>
      <w:proofErr w:type="spellStart"/>
      <w:proofErr w:type="gramStart"/>
      <w:r>
        <w:t>sri</w:t>
      </w:r>
      <w:proofErr w:type="spellEnd"/>
      <w:r>
        <w:t xml:space="preserve"> </w:t>
      </w:r>
      <w:proofErr w:type="spellStart"/>
      <w:r>
        <w:t>lanka</w:t>
      </w:r>
      <w:proofErr w:type="spellEnd"/>
      <w:proofErr w:type="gramEnd"/>
      <w:r>
        <w:t>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Carbon Management</w:t>
      </w:r>
      <w:r>
        <w:t>, 12(5):465–484, 2021.</w:t>
      </w:r>
      <w:r>
        <w:rPr>
          <w:spacing w:val="37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38"/>
        </w:rPr>
        <w:t xml:space="preserve"> </w:t>
      </w:r>
      <w:r>
        <w:t>https://doi.org/10.1080/17583004.2021.1966514.</w:t>
      </w:r>
    </w:p>
    <w:p w14:paraId="7056281B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29" w:line="189" w:lineRule="auto"/>
        <w:ind w:right="610" w:hanging="449"/>
        <w:jc w:val="both"/>
      </w:pPr>
      <w:bookmarkStart w:id="1387" w:name="_bookmark58"/>
      <w:bookmarkEnd w:id="1387"/>
      <w:r>
        <w:t>Alessandro</w:t>
      </w:r>
      <w:r>
        <w:rPr>
          <w:spacing w:val="-12"/>
        </w:rPr>
        <w:t xml:space="preserve"> </w:t>
      </w:r>
      <w:proofErr w:type="spellStart"/>
      <w:r>
        <w:t>Bessi</w:t>
      </w:r>
      <w:proofErr w:type="spellEnd"/>
      <w:r>
        <w:t>,</w:t>
      </w:r>
      <w:r>
        <w:rPr>
          <w:spacing w:val="-11"/>
        </w:rPr>
        <w:t xml:space="preserve"> </w:t>
      </w:r>
      <w:r>
        <w:t>Mariangela</w:t>
      </w:r>
      <w:r>
        <w:rPr>
          <w:spacing w:val="-12"/>
        </w:rPr>
        <w:t xml:space="preserve"> </w:t>
      </w:r>
      <w:proofErr w:type="spellStart"/>
      <w:r>
        <w:t>Guidolin</w:t>
      </w:r>
      <w:proofErr w:type="spellEnd"/>
      <w:r>
        <w:t>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proofErr w:type="spellStart"/>
      <w:r>
        <w:t>Piero</w:t>
      </w:r>
      <w:proofErr w:type="spellEnd"/>
      <w:r>
        <w:rPr>
          <w:spacing w:val="-12"/>
        </w:rPr>
        <w:t xml:space="preserve"> </w:t>
      </w:r>
      <w:proofErr w:type="spellStart"/>
      <w:r>
        <w:t>Manfredi</w:t>
      </w:r>
      <w:proofErr w:type="spellEnd"/>
      <w:r>
        <w:t>.</w:t>
      </w:r>
      <w:r>
        <w:rPr>
          <w:spacing w:val="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role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gas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perspectives of</w:t>
      </w:r>
      <w:r>
        <w:rPr>
          <w:spacing w:val="-14"/>
        </w:rPr>
        <w:t xml:space="preserve"> </w:t>
      </w:r>
      <w:r>
        <w:t>renewable</w:t>
      </w:r>
      <w:r>
        <w:rPr>
          <w:spacing w:val="-7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diffusion:</w:t>
      </w:r>
      <w:r>
        <w:rPr>
          <w:spacing w:val="14"/>
        </w:rPr>
        <w:t xml:space="preserve"> </w:t>
      </w:r>
      <w:r>
        <w:t>Bridging</w:t>
      </w:r>
      <w:r>
        <w:rPr>
          <w:spacing w:val="-7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lock-in?</w:t>
      </w:r>
      <w:r>
        <w:rPr>
          <w:spacing w:val="40"/>
        </w:rPr>
        <w:t xml:space="preserve"> </w:t>
      </w:r>
      <w:r>
        <w:rPr>
          <w:rFonts w:ascii="Euclid"/>
          <w:i/>
        </w:rPr>
        <w:t>Renewable</w:t>
      </w:r>
      <w:r>
        <w:rPr>
          <w:rFonts w:ascii="Euclid"/>
          <w:i/>
          <w:spacing w:val="-19"/>
        </w:rPr>
        <w:t xml:space="preserve"> </w:t>
      </w:r>
      <w:r>
        <w:rPr>
          <w:rFonts w:ascii="Euclid"/>
          <w:i/>
        </w:rPr>
        <w:t>and</w:t>
      </w:r>
      <w:r>
        <w:rPr>
          <w:rFonts w:ascii="Euclid"/>
          <w:i/>
          <w:spacing w:val="-18"/>
        </w:rPr>
        <w:t xml:space="preserve"> </w:t>
      </w:r>
      <w:r>
        <w:rPr>
          <w:rFonts w:ascii="Euclid"/>
          <w:i/>
        </w:rPr>
        <w:t>Sustainable</w:t>
      </w:r>
      <w:r>
        <w:rPr>
          <w:rFonts w:ascii="Euclid"/>
          <w:i/>
          <w:spacing w:val="-18"/>
        </w:rPr>
        <w:t xml:space="preserve"> </w:t>
      </w:r>
      <w:r>
        <w:rPr>
          <w:rFonts w:ascii="Euclid"/>
          <w:i/>
        </w:rPr>
        <w:t>Energy Reviews</w:t>
      </w:r>
      <w:r>
        <w:t>, 152:111673, 2021.</w:t>
      </w:r>
      <w:r>
        <w:rPr>
          <w:spacing w:val="38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39"/>
        </w:rPr>
        <w:t xml:space="preserve"> </w:t>
      </w:r>
      <w:r>
        <w:t>https://doi.org/10.1016/j.rser.2021.111673.</w:t>
      </w:r>
    </w:p>
    <w:p w14:paraId="344D75AA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6" w:line="204" w:lineRule="auto"/>
        <w:ind w:right="606" w:hanging="449"/>
        <w:jc w:val="both"/>
      </w:pPr>
      <w:bookmarkStart w:id="1388" w:name="_bookmark59"/>
      <w:bookmarkEnd w:id="1388"/>
      <w:r>
        <w:t xml:space="preserve">Amir Safari, </w:t>
      </w:r>
      <w:proofErr w:type="spellStart"/>
      <w:r>
        <w:t>Nandini</w:t>
      </w:r>
      <w:proofErr w:type="spellEnd"/>
      <w:r>
        <w:t xml:space="preserve"> Das, </w:t>
      </w:r>
      <w:proofErr w:type="spellStart"/>
      <w:r>
        <w:t>Oluf</w:t>
      </w:r>
      <w:proofErr w:type="spellEnd"/>
      <w:r>
        <w:t xml:space="preserve"> </w:t>
      </w:r>
      <w:proofErr w:type="spellStart"/>
      <w:r>
        <w:t>Langhelle</w:t>
      </w:r>
      <w:proofErr w:type="spellEnd"/>
      <w:r>
        <w:t xml:space="preserve">, </w:t>
      </w:r>
      <w:proofErr w:type="spellStart"/>
      <w:r>
        <w:t>Joyashree</w:t>
      </w:r>
      <w:proofErr w:type="spellEnd"/>
      <w:r>
        <w:t xml:space="preserve"> Roy, and Mohsen </w:t>
      </w:r>
      <w:proofErr w:type="spellStart"/>
      <w:r>
        <w:t>Assadi</w:t>
      </w:r>
      <w:proofErr w:type="spellEnd"/>
      <w:r>
        <w:t>.</w:t>
      </w:r>
      <w:r>
        <w:rPr>
          <w:spacing w:val="40"/>
        </w:rPr>
        <w:t xml:space="preserve"> </w:t>
      </w:r>
      <w:r>
        <w:t>Natural gas:</w:t>
      </w:r>
      <w:r>
        <w:rPr>
          <w:spacing w:val="40"/>
        </w:rPr>
        <w:t xml:space="preserve"> </w:t>
      </w:r>
      <w:r>
        <w:t>A transition fuel for sustainable energy system transformation?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15"/>
        </w:rPr>
        <w:t xml:space="preserve"> </w:t>
      </w:r>
      <w:r>
        <w:rPr>
          <w:rFonts w:ascii="Euclid" w:hAnsi="Euclid"/>
          <w:i/>
        </w:rPr>
        <w:t>Science</w:t>
      </w:r>
      <w:r>
        <w:rPr>
          <w:rFonts w:ascii="Euclid" w:hAnsi="Euclid"/>
          <w:i/>
          <w:spacing w:val="-15"/>
        </w:rPr>
        <w:t xml:space="preserve"> </w:t>
      </w:r>
      <w:ins w:id="1389" w:author="Author" w:date="2024-01-23T19:34:00Z">
        <w:r>
          <w:rPr>
            <w:rFonts w:ascii="Euclid" w:hAnsi="Euclid"/>
            <w:i/>
          </w:rPr>
          <w:t>and</w:t>
        </w:r>
      </w:ins>
      <w:del w:id="1390" w:author="Author" w:date="2024-01-23T19:34:00Z">
        <w:r w:rsidDel="008B0ED7">
          <w:rPr>
            <w:rFonts w:ascii="Euclid" w:hAnsi="Euclid"/>
            <w:i/>
          </w:rPr>
          <w:delText>&amp;</w:delText>
        </w:r>
      </w:del>
      <w:r>
        <w:rPr>
          <w:rFonts w:ascii="Euclid" w:hAnsi="Euclid"/>
          <w:i/>
          <w:spacing w:val="-15"/>
        </w:rPr>
        <w:t xml:space="preserve"> </w:t>
      </w:r>
      <w:r>
        <w:rPr>
          <w:rFonts w:ascii="Euclid" w:hAnsi="Euclid"/>
          <w:i/>
        </w:rPr>
        <w:t>Engineering</w:t>
      </w:r>
      <w:r>
        <w:t>, 7(4): 1075–1094, 2019.</w:t>
      </w:r>
      <w:r>
        <w:rPr>
          <w:spacing w:val="32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32"/>
        </w:rPr>
        <w:t xml:space="preserve"> </w:t>
      </w:r>
      <w:r>
        <w:t>https://doi.org/10.1002/ese3.380.</w:t>
      </w:r>
    </w:p>
    <w:p w14:paraId="1AA7DD4B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6" w:line="204" w:lineRule="auto"/>
        <w:ind w:right="607" w:hanging="449"/>
        <w:jc w:val="both"/>
      </w:pPr>
      <w:bookmarkStart w:id="1391" w:name="_bookmark60"/>
      <w:bookmarkEnd w:id="1391"/>
      <w:r w:rsidRPr="009D3118">
        <w:rPr>
          <w:lang w:val="de-AT"/>
          <w:rPrChange w:id="1392" w:author="zwickl-nb" w:date="2024-02-02T09:04:00Z">
            <w:rPr/>
          </w:rPrChange>
        </w:rPr>
        <w:t>Julia</w:t>
      </w:r>
      <w:r w:rsidRPr="009D3118">
        <w:rPr>
          <w:spacing w:val="-9"/>
          <w:lang w:val="de-AT"/>
          <w:rPrChange w:id="1393" w:author="zwickl-nb" w:date="2024-02-02T09:04:00Z">
            <w:rPr>
              <w:spacing w:val="-9"/>
            </w:rPr>
          </w:rPrChange>
        </w:rPr>
        <w:t xml:space="preserve"> </w:t>
      </w:r>
      <w:r w:rsidRPr="009D3118">
        <w:rPr>
          <w:lang w:val="de-AT"/>
          <w:rPrChange w:id="1394" w:author="zwickl-nb" w:date="2024-02-02T09:04:00Z">
            <w:rPr/>
          </w:rPrChange>
        </w:rPr>
        <w:t>R</w:t>
      </w:r>
      <w:r w:rsidRPr="009D3118">
        <w:rPr>
          <w:spacing w:val="-9"/>
          <w:lang w:val="de-AT"/>
          <w:rPrChange w:id="1395" w:author="zwickl-nb" w:date="2024-02-02T09:04:00Z">
            <w:rPr>
              <w:spacing w:val="-9"/>
            </w:rPr>
          </w:rPrChange>
        </w:rPr>
        <w:t xml:space="preserve"> </w:t>
      </w:r>
      <w:r w:rsidRPr="009D3118">
        <w:rPr>
          <w:lang w:val="de-AT"/>
          <w:rPrChange w:id="1396" w:author="zwickl-nb" w:date="2024-02-02T09:04:00Z">
            <w:rPr/>
          </w:rPrChange>
        </w:rPr>
        <w:t>Kotzebue</w:t>
      </w:r>
      <w:r w:rsidRPr="009D3118">
        <w:rPr>
          <w:spacing w:val="-9"/>
          <w:lang w:val="de-AT"/>
          <w:rPrChange w:id="1397" w:author="zwickl-nb" w:date="2024-02-02T09:04:00Z">
            <w:rPr>
              <w:spacing w:val="-9"/>
            </w:rPr>
          </w:rPrChange>
        </w:rPr>
        <w:t xml:space="preserve"> </w:t>
      </w:r>
      <w:r w:rsidRPr="009D3118">
        <w:rPr>
          <w:lang w:val="de-AT"/>
          <w:rPrChange w:id="1398" w:author="zwickl-nb" w:date="2024-02-02T09:04:00Z">
            <w:rPr/>
          </w:rPrChange>
        </w:rPr>
        <w:t>and</w:t>
      </w:r>
      <w:r w:rsidRPr="009D3118">
        <w:rPr>
          <w:spacing w:val="-9"/>
          <w:lang w:val="de-AT"/>
          <w:rPrChange w:id="1399" w:author="zwickl-nb" w:date="2024-02-02T09:04:00Z">
            <w:rPr>
              <w:spacing w:val="-9"/>
            </w:rPr>
          </w:rPrChange>
        </w:rPr>
        <w:t xml:space="preserve"> </w:t>
      </w:r>
      <w:r w:rsidRPr="009D3118">
        <w:rPr>
          <w:lang w:val="de-AT"/>
          <w:rPrChange w:id="1400" w:author="zwickl-nb" w:date="2024-02-02T09:04:00Z">
            <w:rPr/>
          </w:rPrChange>
        </w:rPr>
        <w:t>Manfred</w:t>
      </w:r>
      <w:r w:rsidRPr="009D3118">
        <w:rPr>
          <w:spacing w:val="-9"/>
          <w:lang w:val="de-AT"/>
          <w:rPrChange w:id="1401" w:author="zwickl-nb" w:date="2024-02-02T09:04:00Z">
            <w:rPr>
              <w:spacing w:val="-9"/>
            </w:rPr>
          </w:rPrChange>
        </w:rPr>
        <w:t xml:space="preserve"> </w:t>
      </w:r>
      <w:proofErr w:type="spellStart"/>
      <w:r w:rsidRPr="009D3118">
        <w:rPr>
          <w:lang w:val="de-AT"/>
          <w:rPrChange w:id="1402" w:author="zwickl-nb" w:date="2024-02-02T09:04:00Z">
            <w:rPr/>
          </w:rPrChange>
        </w:rPr>
        <w:t>Weissenbacher</w:t>
      </w:r>
      <w:proofErr w:type="spellEnd"/>
      <w:r w:rsidRPr="009D3118">
        <w:rPr>
          <w:lang w:val="de-AT"/>
          <w:rPrChange w:id="1403" w:author="zwickl-nb" w:date="2024-02-02T09:04:00Z">
            <w:rPr/>
          </w:rPrChange>
        </w:rPr>
        <w:t xml:space="preserve">. </w:t>
      </w:r>
      <w:r>
        <w:t>The</w:t>
      </w:r>
      <w:r>
        <w:rPr>
          <w:spacing w:val="-9"/>
        </w:rPr>
        <w:t xml:space="preserve"> </w:t>
      </w:r>
      <w:proofErr w:type="spellStart"/>
      <w:r>
        <w:t>eu’s</w:t>
      </w:r>
      <w:proofErr w:type="spellEnd"/>
      <w:r>
        <w:rPr>
          <w:spacing w:val="-9"/>
        </w:rPr>
        <w:t xml:space="preserve"> </w:t>
      </w:r>
      <w:r>
        <w:t>clean</w:t>
      </w:r>
      <w:r>
        <w:rPr>
          <w:spacing w:val="-9"/>
        </w:rPr>
        <w:t xml:space="preserve"> </w:t>
      </w:r>
      <w:r>
        <w:t>energy</w:t>
      </w:r>
      <w:r>
        <w:rPr>
          <w:spacing w:val="-9"/>
        </w:rPr>
        <w:t xml:space="preserve"> </w:t>
      </w:r>
      <w:r>
        <w:t>strategy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islands: A</w:t>
      </w:r>
      <w:r>
        <w:rPr>
          <w:spacing w:val="-9"/>
        </w:rPr>
        <w:t xml:space="preserve"> </w:t>
      </w:r>
      <w:r>
        <w:t xml:space="preserve">policy </w:t>
      </w:r>
      <w:r>
        <w:rPr>
          <w:spacing w:val="-2"/>
        </w:rPr>
        <w:t>perspective</w:t>
      </w:r>
      <w:r>
        <w:rPr>
          <w:spacing w:val="-6"/>
        </w:rPr>
        <w:t xml:space="preserve"> </w:t>
      </w:r>
      <w:r>
        <w:rPr>
          <w:spacing w:val="-2"/>
        </w:rPr>
        <w:t>on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malta’s</w:t>
      </w:r>
      <w:proofErr w:type="spellEnd"/>
      <w:proofErr w:type="gramEnd"/>
      <w:r>
        <w:rPr>
          <w:spacing w:val="-5"/>
        </w:rPr>
        <w:t xml:space="preserve"> </w:t>
      </w:r>
      <w:r>
        <w:rPr>
          <w:spacing w:val="-2"/>
        </w:rPr>
        <w:t>spatial</w:t>
      </w:r>
      <w:r>
        <w:rPr>
          <w:spacing w:val="-5"/>
        </w:rPr>
        <w:t xml:space="preserve"> </w:t>
      </w:r>
      <w:r>
        <w:rPr>
          <w:spacing w:val="-2"/>
        </w:rPr>
        <w:t>governance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energy</w:t>
      </w:r>
      <w:r>
        <w:rPr>
          <w:spacing w:val="-5"/>
        </w:rPr>
        <w:t xml:space="preserve"> </w:t>
      </w:r>
      <w:r>
        <w:rPr>
          <w:spacing w:val="-2"/>
        </w:rPr>
        <w:t xml:space="preserve">transition. </w:t>
      </w:r>
      <w:r>
        <w:rPr>
          <w:rFonts w:ascii="Euclid" w:hAnsi="Euclid"/>
          <w:i/>
          <w:spacing w:val="-2"/>
        </w:rPr>
        <w:t>Energy</w:t>
      </w:r>
      <w:r>
        <w:rPr>
          <w:rFonts w:ascii="Euclid" w:hAnsi="Euclid"/>
          <w:i/>
          <w:spacing w:val="-17"/>
        </w:rPr>
        <w:t xml:space="preserve"> </w:t>
      </w:r>
      <w:r>
        <w:rPr>
          <w:rFonts w:ascii="Euclid" w:hAnsi="Euclid"/>
          <w:i/>
          <w:spacing w:val="-2"/>
        </w:rPr>
        <w:t>Policy</w:t>
      </w:r>
      <w:r>
        <w:rPr>
          <w:spacing w:val="-2"/>
        </w:rPr>
        <w:t>, 139:111361,</w:t>
      </w:r>
      <w:r>
        <w:rPr>
          <w:spacing w:val="-3"/>
        </w:rPr>
        <w:t xml:space="preserve"> </w:t>
      </w:r>
      <w:r>
        <w:rPr>
          <w:spacing w:val="-2"/>
        </w:rPr>
        <w:t>2020.</w:t>
      </w:r>
      <w:r>
        <w:t xml:space="preserve"> </w:t>
      </w:r>
      <w:proofErr w:type="gramStart"/>
      <w:r>
        <w:rPr>
          <w:spacing w:val="-2"/>
        </w:rPr>
        <w:t>doi</w:t>
      </w:r>
      <w:proofErr w:type="gramEnd"/>
      <w:r>
        <w:rPr>
          <w:spacing w:val="-2"/>
        </w:rPr>
        <w:t>: https://doi.org/10.1016/j.enpol.2020.111361.</w:t>
      </w:r>
    </w:p>
    <w:p w14:paraId="34E13441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7" w:line="204" w:lineRule="auto"/>
        <w:ind w:right="604" w:hanging="449"/>
        <w:jc w:val="both"/>
      </w:pPr>
      <w:bookmarkStart w:id="1404" w:name="_bookmark61"/>
      <w:bookmarkEnd w:id="1404"/>
      <w:proofErr w:type="spellStart"/>
      <w:r>
        <w:t>Juozas</w:t>
      </w:r>
      <w:proofErr w:type="spellEnd"/>
      <w:r>
        <w:t xml:space="preserve"> </w:t>
      </w:r>
      <w:proofErr w:type="spellStart"/>
      <w:r>
        <w:t>Augutis</w:t>
      </w:r>
      <w:proofErr w:type="spellEnd"/>
      <w:r>
        <w:t xml:space="preserve">, </w:t>
      </w:r>
      <w:proofErr w:type="spellStart"/>
      <w:r>
        <w:t>Ricardas</w:t>
      </w:r>
      <w:proofErr w:type="spellEnd"/>
      <w:r>
        <w:t xml:space="preserve"> </w:t>
      </w:r>
      <w:proofErr w:type="spellStart"/>
      <w:r>
        <w:t>Krikstolaitis</w:t>
      </w:r>
      <w:proofErr w:type="spellEnd"/>
      <w:r>
        <w:t xml:space="preserve">, </w:t>
      </w:r>
      <w:proofErr w:type="spellStart"/>
      <w:r>
        <w:t>Linas</w:t>
      </w:r>
      <w:proofErr w:type="spellEnd"/>
      <w:r>
        <w:t xml:space="preserve"> </w:t>
      </w:r>
      <w:proofErr w:type="spellStart"/>
      <w:r>
        <w:t>Martisauskas</w:t>
      </w:r>
      <w:proofErr w:type="spellEnd"/>
      <w:r>
        <w:t xml:space="preserve">, and </w:t>
      </w:r>
      <w:proofErr w:type="spellStart"/>
      <w:r>
        <w:t>Sigita</w:t>
      </w:r>
      <w:proofErr w:type="spellEnd"/>
      <w:r>
        <w:t xml:space="preserve"> </w:t>
      </w:r>
      <w:proofErr w:type="spellStart"/>
      <w:r>
        <w:t>Peciulyte</w:t>
      </w:r>
      <w:proofErr w:type="spellEnd"/>
      <w:r>
        <w:t>.</w:t>
      </w:r>
      <w:r>
        <w:rPr>
          <w:spacing w:val="40"/>
        </w:rPr>
        <w:t xml:space="preserve"> </w:t>
      </w:r>
      <w:r>
        <w:t>Energy security level assessment technology.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Applied</w:t>
      </w:r>
      <w:r>
        <w:rPr>
          <w:rFonts w:ascii="Euclid" w:hAnsi="Euclid"/>
          <w:i/>
          <w:spacing w:val="-2"/>
        </w:rPr>
        <w:t xml:space="preserve"> </w:t>
      </w:r>
      <w:r>
        <w:rPr>
          <w:rFonts w:ascii="Euclid" w:hAnsi="Euclid"/>
          <w:i/>
        </w:rPr>
        <w:t>Energy</w:t>
      </w:r>
      <w:r>
        <w:t>, 97:143–149, 2012.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 xml:space="preserve">: https://doi.org/10.1016/j. </w:t>
      </w:r>
      <w:r>
        <w:rPr>
          <w:spacing w:val="-2"/>
        </w:rPr>
        <w:t>apenergy.2011.11.032.</w:t>
      </w:r>
    </w:p>
    <w:p w14:paraId="3E9E6952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01" w:line="220" w:lineRule="auto"/>
        <w:ind w:right="607" w:hanging="449"/>
        <w:jc w:val="both"/>
        <w:rPr>
          <w:rFonts w:ascii="Euclid"/>
          <w:i/>
        </w:rPr>
      </w:pPr>
      <w:bookmarkStart w:id="1405" w:name="_bookmark62"/>
      <w:bookmarkEnd w:id="1405"/>
      <w:r w:rsidRPr="009D3118">
        <w:rPr>
          <w:lang w:val="de-AT"/>
          <w:rPrChange w:id="1406" w:author="zwickl-nb" w:date="2024-02-02T09:04:00Z">
            <w:rPr/>
          </w:rPrChange>
        </w:rPr>
        <w:t>Huai</w:t>
      </w:r>
      <w:r w:rsidRPr="009D3118">
        <w:rPr>
          <w:spacing w:val="-14"/>
          <w:lang w:val="de-AT"/>
          <w:rPrChange w:id="1407" w:author="zwickl-nb" w:date="2024-02-02T09:04:00Z">
            <w:rPr>
              <w:spacing w:val="-14"/>
            </w:rPr>
          </w:rPrChange>
        </w:rPr>
        <w:t xml:space="preserve"> </w:t>
      </w:r>
      <w:r w:rsidRPr="009D3118">
        <w:rPr>
          <w:lang w:val="de-AT"/>
          <w:rPrChange w:id="1408" w:author="zwickl-nb" w:date="2024-02-02T09:04:00Z">
            <w:rPr/>
          </w:rPrChange>
        </w:rPr>
        <w:t>Su,</w:t>
      </w:r>
      <w:r w:rsidRPr="009D3118">
        <w:rPr>
          <w:spacing w:val="-12"/>
          <w:lang w:val="de-AT"/>
          <w:rPrChange w:id="1409" w:author="zwickl-nb" w:date="2024-02-02T09:04:00Z">
            <w:rPr>
              <w:spacing w:val="-12"/>
            </w:rPr>
          </w:rPrChange>
        </w:rPr>
        <w:t xml:space="preserve"> </w:t>
      </w:r>
      <w:r w:rsidRPr="009D3118">
        <w:rPr>
          <w:lang w:val="de-AT"/>
          <w:rPrChange w:id="1410" w:author="zwickl-nb" w:date="2024-02-02T09:04:00Z">
            <w:rPr/>
          </w:rPrChange>
        </w:rPr>
        <w:t>Enrico</w:t>
      </w:r>
      <w:r w:rsidRPr="009D3118">
        <w:rPr>
          <w:spacing w:val="-14"/>
          <w:lang w:val="de-AT"/>
          <w:rPrChange w:id="1411" w:author="zwickl-nb" w:date="2024-02-02T09:04:00Z">
            <w:rPr>
              <w:spacing w:val="-14"/>
            </w:rPr>
          </w:rPrChange>
        </w:rPr>
        <w:t xml:space="preserve"> </w:t>
      </w:r>
      <w:proofErr w:type="spellStart"/>
      <w:r w:rsidRPr="009D3118">
        <w:rPr>
          <w:lang w:val="de-AT"/>
          <w:rPrChange w:id="1412" w:author="zwickl-nb" w:date="2024-02-02T09:04:00Z">
            <w:rPr/>
          </w:rPrChange>
        </w:rPr>
        <w:t>Zio</w:t>
      </w:r>
      <w:proofErr w:type="spellEnd"/>
      <w:r w:rsidRPr="009D3118">
        <w:rPr>
          <w:lang w:val="de-AT"/>
          <w:rPrChange w:id="1413" w:author="zwickl-nb" w:date="2024-02-02T09:04:00Z">
            <w:rPr/>
          </w:rPrChange>
        </w:rPr>
        <w:t>,</w:t>
      </w:r>
      <w:r w:rsidRPr="009D3118">
        <w:rPr>
          <w:spacing w:val="-13"/>
          <w:lang w:val="de-AT"/>
          <w:rPrChange w:id="1414" w:author="zwickl-nb" w:date="2024-02-02T09:04:00Z">
            <w:rPr>
              <w:spacing w:val="-13"/>
            </w:rPr>
          </w:rPrChange>
        </w:rPr>
        <w:t xml:space="preserve"> </w:t>
      </w:r>
      <w:proofErr w:type="spellStart"/>
      <w:r w:rsidRPr="009D3118">
        <w:rPr>
          <w:lang w:val="de-AT"/>
          <w:rPrChange w:id="1415" w:author="zwickl-nb" w:date="2024-02-02T09:04:00Z">
            <w:rPr/>
          </w:rPrChange>
        </w:rPr>
        <w:t>Jinjun</w:t>
      </w:r>
      <w:proofErr w:type="spellEnd"/>
      <w:r w:rsidRPr="009D3118">
        <w:rPr>
          <w:spacing w:val="-14"/>
          <w:lang w:val="de-AT"/>
          <w:rPrChange w:id="1416" w:author="zwickl-nb" w:date="2024-02-02T09:04:00Z">
            <w:rPr>
              <w:spacing w:val="-14"/>
            </w:rPr>
          </w:rPrChange>
        </w:rPr>
        <w:t xml:space="preserve"> </w:t>
      </w:r>
      <w:r w:rsidRPr="009D3118">
        <w:rPr>
          <w:lang w:val="de-AT"/>
          <w:rPrChange w:id="1417" w:author="zwickl-nb" w:date="2024-02-02T09:04:00Z">
            <w:rPr/>
          </w:rPrChange>
        </w:rPr>
        <w:t>Zhang,</w:t>
      </w:r>
      <w:r w:rsidRPr="009D3118">
        <w:rPr>
          <w:spacing w:val="-13"/>
          <w:lang w:val="de-AT"/>
          <w:rPrChange w:id="1418" w:author="zwickl-nb" w:date="2024-02-02T09:04:00Z">
            <w:rPr>
              <w:spacing w:val="-13"/>
            </w:rPr>
          </w:rPrChange>
        </w:rPr>
        <w:t xml:space="preserve"> </w:t>
      </w:r>
      <w:proofErr w:type="spellStart"/>
      <w:r w:rsidRPr="009D3118">
        <w:rPr>
          <w:lang w:val="de-AT"/>
          <w:rPrChange w:id="1419" w:author="zwickl-nb" w:date="2024-02-02T09:04:00Z">
            <w:rPr/>
          </w:rPrChange>
        </w:rPr>
        <w:t>Zhenlin</w:t>
      </w:r>
      <w:proofErr w:type="spellEnd"/>
      <w:r w:rsidRPr="009D3118">
        <w:rPr>
          <w:spacing w:val="-14"/>
          <w:lang w:val="de-AT"/>
          <w:rPrChange w:id="1420" w:author="zwickl-nb" w:date="2024-02-02T09:04:00Z">
            <w:rPr>
              <w:spacing w:val="-14"/>
            </w:rPr>
          </w:rPrChange>
        </w:rPr>
        <w:t xml:space="preserve"> </w:t>
      </w:r>
      <w:r w:rsidRPr="009D3118">
        <w:rPr>
          <w:lang w:val="de-AT"/>
          <w:rPrChange w:id="1421" w:author="zwickl-nb" w:date="2024-02-02T09:04:00Z">
            <w:rPr/>
          </w:rPrChange>
        </w:rPr>
        <w:t>Li,</w:t>
      </w:r>
      <w:r w:rsidRPr="009D3118">
        <w:rPr>
          <w:spacing w:val="-13"/>
          <w:lang w:val="de-AT"/>
          <w:rPrChange w:id="1422" w:author="zwickl-nb" w:date="2024-02-02T09:04:00Z">
            <w:rPr>
              <w:spacing w:val="-13"/>
            </w:rPr>
          </w:rPrChange>
        </w:rPr>
        <w:t xml:space="preserve"> </w:t>
      </w:r>
      <w:proofErr w:type="spellStart"/>
      <w:r w:rsidRPr="009D3118">
        <w:rPr>
          <w:lang w:val="de-AT"/>
          <w:rPrChange w:id="1423" w:author="zwickl-nb" w:date="2024-02-02T09:04:00Z">
            <w:rPr/>
          </w:rPrChange>
        </w:rPr>
        <w:t>Haifeng</w:t>
      </w:r>
      <w:proofErr w:type="spellEnd"/>
      <w:r w:rsidRPr="009D3118">
        <w:rPr>
          <w:spacing w:val="-14"/>
          <w:lang w:val="de-AT"/>
          <w:rPrChange w:id="1424" w:author="zwickl-nb" w:date="2024-02-02T09:04:00Z">
            <w:rPr>
              <w:spacing w:val="-14"/>
            </w:rPr>
          </w:rPrChange>
        </w:rPr>
        <w:t xml:space="preserve"> </w:t>
      </w:r>
      <w:r w:rsidRPr="009D3118">
        <w:rPr>
          <w:lang w:val="de-AT"/>
          <w:rPrChange w:id="1425" w:author="zwickl-nb" w:date="2024-02-02T09:04:00Z">
            <w:rPr/>
          </w:rPrChange>
        </w:rPr>
        <w:t>Wang,</w:t>
      </w:r>
      <w:r w:rsidRPr="009D3118">
        <w:rPr>
          <w:spacing w:val="-12"/>
          <w:lang w:val="de-AT"/>
          <w:rPrChange w:id="1426" w:author="zwickl-nb" w:date="2024-02-02T09:04:00Z">
            <w:rPr>
              <w:spacing w:val="-12"/>
            </w:rPr>
          </w:rPrChange>
        </w:rPr>
        <w:t xml:space="preserve"> </w:t>
      </w:r>
      <w:r w:rsidRPr="009D3118">
        <w:rPr>
          <w:lang w:val="de-AT"/>
          <w:rPrChange w:id="1427" w:author="zwickl-nb" w:date="2024-02-02T09:04:00Z">
            <w:rPr/>
          </w:rPrChange>
        </w:rPr>
        <w:t>Fang</w:t>
      </w:r>
      <w:r w:rsidRPr="009D3118">
        <w:rPr>
          <w:spacing w:val="-14"/>
          <w:lang w:val="de-AT"/>
          <w:rPrChange w:id="1428" w:author="zwickl-nb" w:date="2024-02-02T09:04:00Z">
            <w:rPr>
              <w:spacing w:val="-14"/>
            </w:rPr>
          </w:rPrChange>
        </w:rPr>
        <w:t xml:space="preserve"> </w:t>
      </w:r>
      <w:r w:rsidRPr="009D3118">
        <w:rPr>
          <w:lang w:val="de-AT"/>
          <w:rPrChange w:id="1429" w:author="zwickl-nb" w:date="2024-02-02T09:04:00Z">
            <w:rPr/>
          </w:rPrChange>
        </w:rPr>
        <w:t>Zhang,</w:t>
      </w:r>
      <w:r w:rsidRPr="009D3118">
        <w:rPr>
          <w:spacing w:val="-12"/>
          <w:lang w:val="de-AT"/>
          <w:rPrChange w:id="1430" w:author="zwickl-nb" w:date="2024-02-02T09:04:00Z">
            <w:rPr>
              <w:spacing w:val="-12"/>
            </w:rPr>
          </w:rPrChange>
        </w:rPr>
        <w:t xml:space="preserve"> </w:t>
      </w:r>
      <w:proofErr w:type="spellStart"/>
      <w:r w:rsidRPr="009D3118">
        <w:rPr>
          <w:lang w:val="de-AT"/>
          <w:rPrChange w:id="1431" w:author="zwickl-nb" w:date="2024-02-02T09:04:00Z">
            <w:rPr/>
          </w:rPrChange>
        </w:rPr>
        <w:t>Lixun</w:t>
      </w:r>
      <w:proofErr w:type="spellEnd"/>
      <w:r w:rsidRPr="009D3118">
        <w:rPr>
          <w:spacing w:val="-14"/>
          <w:lang w:val="de-AT"/>
          <w:rPrChange w:id="1432" w:author="zwickl-nb" w:date="2024-02-02T09:04:00Z">
            <w:rPr>
              <w:spacing w:val="-14"/>
            </w:rPr>
          </w:rPrChange>
        </w:rPr>
        <w:t xml:space="preserve"> </w:t>
      </w:r>
      <w:r w:rsidRPr="009D3118">
        <w:rPr>
          <w:lang w:val="de-AT"/>
          <w:rPrChange w:id="1433" w:author="zwickl-nb" w:date="2024-02-02T09:04:00Z">
            <w:rPr/>
          </w:rPrChange>
        </w:rPr>
        <w:t>Chi,</w:t>
      </w:r>
      <w:r w:rsidRPr="009D3118">
        <w:rPr>
          <w:spacing w:val="-12"/>
          <w:lang w:val="de-AT"/>
          <w:rPrChange w:id="1434" w:author="zwickl-nb" w:date="2024-02-02T09:04:00Z">
            <w:rPr>
              <w:spacing w:val="-12"/>
            </w:rPr>
          </w:rPrChange>
        </w:rPr>
        <w:t xml:space="preserve"> </w:t>
      </w:r>
      <w:r w:rsidRPr="009D3118">
        <w:rPr>
          <w:lang w:val="de-AT"/>
          <w:rPrChange w:id="1435" w:author="zwickl-nb" w:date="2024-02-02T09:04:00Z">
            <w:rPr/>
          </w:rPrChange>
        </w:rPr>
        <w:t>Lin</w:t>
      </w:r>
      <w:r w:rsidRPr="009D3118">
        <w:rPr>
          <w:spacing w:val="-14"/>
          <w:lang w:val="de-AT"/>
          <w:rPrChange w:id="1436" w:author="zwickl-nb" w:date="2024-02-02T09:04:00Z">
            <w:rPr>
              <w:spacing w:val="-14"/>
            </w:rPr>
          </w:rPrChange>
        </w:rPr>
        <w:t xml:space="preserve"> </w:t>
      </w:r>
      <w:r w:rsidRPr="009D3118">
        <w:rPr>
          <w:lang w:val="de-AT"/>
          <w:rPrChange w:id="1437" w:author="zwickl-nb" w:date="2024-02-02T09:04:00Z">
            <w:rPr/>
          </w:rPrChange>
        </w:rPr>
        <w:t>Fan,</w:t>
      </w:r>
      <w:r w:rsidRPr="009D3118">
        <w:rPr>
          <w:spacing w:val="-13"/>
          <w:lang w:val="de-AT"/>
          <w:rPrChange w:id="1438" w:author="zwickl-nb" w:date="2024-02-02T09:04:00Z">
            <w:rPr>
              <w:spacing w:val="-13"/>
            </w:rPr>
          </w:rPrChange>
        </w:rPr>
        <w:t xml:space="preserve"> </w:t>
      </w:r>
      <w:r w:rsidRPr="009D3118">
        <w:rPr>
          <w:lang w:val="de-AT"/>
          <w:rPrChange w:id="1439" w:author="zwickl-nb" w:date="2024-02-02T09:04:00Z">
            <w:rPr/>
          </w:rPrChange>
        </w:rPr>
        <w:t>and Wei</w:t>
      </w:r>
      <w:r w:rsidRPr="009D3118">
        <w:rPr>
          <w:spacing w:val="-13"/>
          <w:lang w:val="de-AT"/>
          <w:rPrChange w:id="1440" w:author="zwickl-nb" w:date="2024-02-02T09:04:00Z">
            <w:rPr>
              <w:spacing w:val="-13"/>
            </w:rPr>
          </w:rPrChange>
        </w:rPr>
        <w:t xml:space="preserve"> </w:t>
      </w:r>
      <w:r w:rsidRPr="009D3118">
        <w:rPr>
          <w:lang w:val="de-AT"/>
          <w:rPrChange w:id="1441" w:author="zwickl-nb" w:date="2024-02-02T09:04:00Z">
            <w:rPr/>
          </w:rPrChange>
        </w:rPr>
        <w:t xml:space="preserve">Wang. </w:t>
      </w:r>
      <w:r>
        <w:t>A</w:t>
      </w:r>
      <w:r>
        <w:rPr>
          <w:spacing w:val="-13"/>
        </w:rPr>
        <w:t xml:space="preserve"> </w:t>
      </w:r>
      <w:r>
        <w:t>systematic</w:t>
      </w:r>
      <w:r>
        <w:rPr>
          <w:spacing w:val="-13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energy</w:t>
      </w:r>
      <w:r>
        <w:rPr>
          <w:spacing w:val="-13"/>
        </w:rPr>
        <w:t xml:space="preserve"> </w:t>
      </w:r>
      <w:r>
        <w:t>supply</w:t>
      </w:r>
      <w:r>
        <w:rPr>
          <w:spacing w:val="-13"/>
        </w:rPr>
        <w:t xml:space="preserve"> </w:t>
      </w:r>
      <w:r>
        <w:t>reliability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complex</w:t>
      </w:r>
      <w:r>
        <w:rPr>
          <w:spacing w:val="-13"/>
        </w:rPr>
        <w:t xml:space="preserve"> </w:t>
      </w:r>
      <w:r>
        <w:t xml:space="preserve">integrated </w:t>
      </w:r>
      <w:r>
        <w:rPr>
          <w:spacing w:val="-4"/>
        </w:rPr>
        <w:t>energy systems considering uncertainties of renewable energies, demands and operations.</w:t>
      </w:r>
      <w:r>
        <w:rPr>
          <w:spacing w:val="15"/>
        </w:rPr>
        <w:t xml:space="preserve"> </w:t>
      </w:r>
      <w:r>
        <w:rPr>
          <w:rFonts w:ascii="Euclid"/>
          <w:i/>
          <w:spacing w:val="-4"/>
        </w:rPr>
        <w:t>Journal</w:t>
      </w:r>
      <w:r>
        <w:rPr>
          <w:rFonts w:ascii="Euclid"/>
          <w:i/>
          <w:spacing w:val="-15"/>
        </w:rPr>
        <w:t xml:space="preserve"> </w:t>
      </w:r>
      <w:r>
        <w:rPr>
          <w:rFonts w:ascii="Euclid"/>
          <w:i/>
          <w:spacing w:val="-4"/>
        </w:rPr>
        <w:t>of</w:t>
      </w:r>
    </w:p>
    <w:p w14:paraId="5E3B421C" w14:textId="77777777" w:rsidR="0058572D" w:rsidRDefault="0058572D" w:rsidP="0058572D">
      <w:pPr>
        <w:spacing w:line="279" w:lineRule="exact"/>
        <w:ind w:left="560"/>
        <w:jc w:val="both"/>
      </w:pPr>
      <w:r>
        <w:rPr>
          <w:rFonts w:ascii="Euclid"/>
          <w:i/>
        </w:rPr>
        <w:t>Cleaner</w:t>
      </w:r>
      <w:r>
        <w:rPr>
          <w:rFonts w:ascii="Euclid"/>
          <w:i/>
          <w:spacing w:val="-10"/>
        </w:rPr>
        <w:t xml:space="preserve"> </w:t>
      </w:r>
      <w:r>
        <w:rPr>
          <w:rFonts w:ascii="Euclid"/>
          <w:i/>
        </w:rPr>
        <w:t>Production</w:t>
      </w:r>
      <w:r>
        <w:t>,</w:t>
      </w:r>
      <w:r>
        <w:rPr>
          <w:spacing w:val="4"/>
        </w:rPr>
        <w:t xml:space="preserve"> </w:t>
      </w:r>
      <w:r>
        <w:t>267:122117,</w:t>
      </w:r>
      <w:r>
        <w:rPr>
          <w:spacing w:val="5"/>
        </w:rPr>
        <w:t xml:space="preserve"> </w:t>
      </w:r>
      <w:r>
        <w:t>2020.</w:t>
      </w:r>
      <w:r>
        <w:rPr>
          <w:spacing w:val="24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24"/>
        </w:rPr>
        <w:t xml:space="preserve"> </w:t>
      </w:r>
      <w:r>
        <w:rPr>
          <w:spacing w:val="-2"/>
        </w:rPr>
        <w:t>https://doi.org/10.1016/j.jclepro.2020.122117.</w:t>
      </w:r>
    </w:p>
    <w:p w14:paraId="2264056A" w14:textId="77777777" w:rsidR="0058572D" w:rsidRDefault="0058572D" w:rsidP="0058572D">
      <w:pPr>
        <w:spacing w:line="279" w:lineRule="exact"/>
        <w:jc w:val="both"/>
        <w:sectPr w:rsidR="0058572D">
          <w:pgSz w:w="12240" w:h="15840"/>
          <w:pgMar w:top="1120" w:right="540" w:bottom="700" w:left="1040" w:header="0" w:footer="518" w:gutter="0"/>
          <w:cols w:space="720"/>
        </w:sectPr>
      </w:pPr>
    </w:p>
    <w:p w14:paraId="723073CB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84" w:line="189" w:lineRule="auto"/>
        <w:ind w:right="606" w:hanging="449"/>
        <w:jc w:val="both"/>
      </w:pPr>
      <w:bookmarkStart w:id="1442" w:name="_bookmark63"/>
      <w:bookmarkEnd w:id="1442"/>
      <w:r>
        <w:lastRenderedPageBreak/>
        <w:t>Sadia</w:t>
      </w:r>
      <w:r>
        <w:rPr>
          <w:spacing w:val="-14"/>
        </w:rPr>
        <w:t xml:space="preserve"> </w:t>
      </w:r>
      <w:r>
        <w:t>Malik,</w:t>
      </w:r>
      <w:r>
        <w:rPr>
          <w:spacing w:val="-14"/>
        </w:rPr>
        <w:t xml:space="preserve"> </w:t>
      </w:r>
      <w:proofErr w:type="spellStart"/>
      <w:r>
        <w:t>Maha</w:t>
      </w:r>
      <w:proofErr w:type="spellEnd"/>
      <w:r>
        <w:rPr>
          <w:spacing w:val="-14"/>
        </w:rPr>
        <w:t xml:space="preserve"> </w:t>
      </w:r>
      <w:proofErr w:type="spellStart"/>
      <w:r>
        <w:t>Qasim</w:t>
      </w:r>
      <w:proofErr w:type="spellEnd"/>
      <w:r>
        <w:t>,</w:t>
      </w:r>
      <w:r>
        <w:rPr>
          <w:spacing w:val="-13"/>
        </w:rPr>
        <w:t xml:space="preserve"> </w:t>
      </w:r>
      <w:r>
        <w:t>Hasan</w:t>
      </w:r>
      <w:r>
        <w:rPr>
          <w:spacing w:val="-14"/>
        </w:rPr>
        <w:t xml:space="preserve"> </w:t>
      </w:r>
      <w:r>
        <w:t>Saeed,</w:t>
      </w:r>
      <w:r>
        <w:rPr>
          <w:spacing w:val="-14"/>
        </w:rPr>
        <w:t xml:space="preserve"> </w:t>
      </w:r>
      <w:proofErr w:type="spellStart"/>
      <w:r>
        <w:t>Youngho</w:t>
      </w:r>
      <w:proofErr w:type="spellEnd"/>
      <w:r>
        <w:rPr>
          <w:spacing w:val="-14"/>
        </w:rPr>
        <w:t xml:space="preserve"> </w:t>
      </w:r>
      <w:r>
        <w:t>Chang,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proofErr w:type="spellStart"/>
      <w:r>
        <w:t>Farhad</w:t>
      </w:r>
      <w:proofErr w:type="spellEnd"/>
      <w:r>
        <w:rPr>
          <w:spacing w:val="-14"/>
        </w:rPr>
        <w:t xml:space="preserve"> </w:t>
      </w:r>
      <w:proofErr w:type="spellStart"/>
      <w:r>
        <w:t>Taghizadeh-Hesary</w:t>
      </w:r>
      <w:proofErr w:type="spellEnd"/>
      <w:r>
        <w:t>.</w:t>
      </w:r>
      <w:r>
        <w:rPr>
          <w:spacing w:val="-4"/>
        </w:rPr>
        <w:t xml:space="preserve"> </w:t>
      </w:r>
      <w:r>
        <w:t xml:space="preserve">Energy security in </w:t>
      </w:r>
      <w:proofErr w:type="spellStart"/>
      <w:proofErr w:type="gramStart"/>
      <w:r>
        <w:t>pakistan</w:t>
      </w:r>
      <w:proofErr w:type="spellEnd"/>
      <w:proofErr w:type="gramEnd"/>
      <w:r>
        <w:t>:</w:t>
      </w:r>
      <w:r>
        <w:rPr>
          <w:spacing w:val="40"/>
        </w:rPr>
        <w:t xml:space="preserve"> </w:t>
      </w:r>
      <w:r>
        <w:t>Perspectives and policy implications from a quantitative analysis.</w:t>
      </w:r>
      <w:r>
        <w:rPr>
          <w:spacing w:val="40"/>
        </w:rPr>
        <w:t xml:space="preserve"> </w:t>
      </w:r>
      <w:r>
        <w:rPr>
          <w:rFonts w:ascii="Euclid"/>
          <w:i/>
        </w:rPr>
        <w:t>Energy Policy</w:t>
      </w:r>
      <w:r>
        <w:t>, 144:111552, 2020.</w:t>
      </w:r>
      <w:r>
        <w:rPr>
          <w:spacing w:val="37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38"/>
        </w:rPr>
        <w:t xml:space="preserve"> </w:t>
      </w:r>
      <w:r>
        <w:t>https://doi.org/10.1016/j.enpol.2020.111552.</w:t>
      </w:r>
    </w:p>
    <w:p w14:paraId="47D72D1B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  <w:tab w:val="left" w:pos="6214"/>
          <w:tab w:val="left" w:pos="8976"/>
        </w:tabs>
        <w:spacing w:before="183" w:line="206" w:lineRule="auto"/>
        <w:ind w:right="607" w:hanging="449"/>
        <w:jc w:val="left"/>
      </w:pPr>
      <w:bookmarkStart w:id="1443" w:name="_bookmark64"/>
      <w:bookmarkEnd w:id="1443"/>
      <w:proofErr w:type="spellStart"/>
      <w:r>
        <w:t>Yuwei</w:t>
      </w:r>
      <w:proofErr w:type="spellEnd"/>
      <w:r>
        <w:rPr>
          <w:spacing w:val="27"/>
        </w:rPr>
        <w:t xml:space="preserve"> </w:t>
      </w:r>
      <w:r>
        <w:t>Yin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Jasmine</w:t>
      </w:r>
      <w:r>
        <w:rPr>
          <w:spacing w:val="26"/>
        </w:rPr>
        <w:t xml:space="preserve"> </w:t>
      </w:r>
      <w:r>
        <w:t>Siu</w:t>
      </w:r>
      <w:r>
        <w:rPr>
          <w:spacing w:val="27"/>
        </w:rPr>
        <w:t xml:space="preserve"> </w:t>
      </w:r>
      <w:r>
        <w:t>Lee</w:t>
      </w:r>
      <w:r>
        <w:rPr>
          <w:spacing w:val="26"/>
        </w:rPr>
        <w:t xml:space="preserve"> </w:t>
      </w:r>
      <w:r>
        <w:t>Lam.</w:t>
      </w:r>
      <w:r>
        <w:rPr>
          <w:spacing w:val="80"/>
        </w:rPr>
        <w:t xml:space="preserve"> </w:t>
      </w:r>
      <w:r>
        <w:t>Bottlenecks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proofErr w:type="spellStart"/>
      <w:proofErr w:type="gramStart"/>
      <w:r>
        <w:t>lng</w:t>
      </w:r>
      <w:proofErr w:type="spellEnd"/>
      <w:proofErr w:type="gramEnd"/>
      <w:r>
        <w:rPr>
          <w:spacing w:val="26"/>
        </w:rPr>
        <w:t xml:space="preserve"> </w:t>
      </w:r>
      <w:r>
        <w:t>supply</w:t>
      </w:r>
      <w:r>
        <w:rPr>
          <w:spacing w:val="27"/>
        </w:rPr>
        <w:t xml:space="preserve"> </w:t>
      </w:r>
      <w:r>
        <w:t>chain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energy</w:t>
      </w:r>
      <w:r>
        <w:rPr>
          <w:spacing w:val="27"/>
        </w:rPr>
        <w:t xml:space="preserve"> </w:t>
      </w:r>
      <w:r>
        <w:t>transition:</w:t>
      </w:r>
      <w:r>
        <w:rPr>
          <w:spacing w:val="70"/>
        </w:rPr>
        <w:t xml:space="preserve"> </w:t>
      </w:r>
      <w:r>
        <w:t>A case</w:t>
      </w:r>
      <w:r>
        <w:rPr>
          <w:spacing w:val="40"/>
        </w:rPr>
        <w:t xml:space="preserve"> </w:t>
      </w:r>
      <w:r>
        <w:t>study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china</w:t>
      </w:r>
      <w:r>
        <w:rPr>
          <w:spacing w:val="4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system</w:t>
      </w:r>
      <w:r>
        <w:rPr>
          <w:spacing w:val="40"/>
        </w:rPr>
        <w:t xml:space="preserve"> </w:t>
      </w:r>
      <w:r>
        <w:t>dynamics</w:t>
      </w:r>
      <w:r>
        <w:rPr>
          <w:spacing w:val="40"/>
        </w:rPr>
        <w:t xml:space="preserve"> </w:t>
      </w:r>
      <w:r>
        <w:t>simulation.</w:t>
      </w:r>
      <w:r>
        <w:tab/>
      </w:r>
      <w:r>
        <w:rPr>
          <w:rFonts w:ascii="Euclid"/>
          <w:i/>
        </w:rPr>
        <w:t>Energy</w:t>
      </w:r>
      <w:r>
        <w:t>,</w:t>
      </w:r>
      <w:r>
        <w:rPr>
          <w:spacing w:val="40"/>
        </w:rPr>
        <w:t xml:space="preserve"> </w:t>
      </w:r>
      <w:r>
        <w:t>250:123803,</w:t>
      </w:r>
      <w:r>
        <w:rPr>
          <w:spacing w:val="40"/>
        </w:rPr>
        <w:t xml:space="preserve"> </w:t>
      </w:r>
      <w:r>
        <w:t>2022.</w:t>
      </w:r>
      <w:r>
        <w:tab/>
        <w:t>doi:</w:t>
      </w:r>
      <w:r>
        <w:rPr>
          <w:spacing w:val="56"/>
        </w:rPr>
        <w:t xml:space="preserve"> </w:t>
      </w:r>
      <w:r>
        <w:t>https:</w:t>
      </w:r>
    </w:p>
    <w:p w14:paraId="24EA301D" w14:textId="77777777" w:rsidR="0058572D" w:rsidRDefault="0058572D" w:rsidP="0058572D">
      <w:pPr>
        <w:pStyle w:val="Textkrper"/>
        <w:spacing w:line="236" w:lineRule="exact"/>
        <w:ind w:left="560"/>
      </w:pPr>
      <w:r>
        <w:rPr>
          <w:spacing w:val="-2"/>
        </w:rPr>
        <w:t>//doi.org/10.1016/j.energy.2022.123803.</w:t>
      </w:r>
    </w:p>
    <w:p w14:paraId="47449111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09" w:line="204" w:lineRule="auto"/>
        <w:ind w:right="607" w:hanging="449"/>
        <w:jc w:val="both"/>
      </w:pPr>
      <w:bookmarkStart w:id="1444" w:name="_bookmark65"/>
      <w:bookmarkEnd w:id="1444"/>
      <w:proofErr w:type="spellStart"/>
      <w:r>
        <w:rPr>
          <w:spacing w:val="-2"/>
        </w:rPr>
        <w:t>Nnaemeka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Vincent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Emodi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Kyung-</w:t>
      </w:r>
      <w:proofErr w:type="spellStart"/>
      <w:r>
        <w:rPr>
          <w:spacing w:val="-2"/>
        </w:rPr>
        <w:t>Jin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Boo.</w:t>
      </w:r>
      <w:r>
        <w:t xml:space="preserve"> </w:t>
      </w:r>
      <w:r>
        <w:rPr>
          <w:spacing w:val="-2"/>
        </w:rPr>
        <w:t>Sustainable</w:t>
      </w:r>
      <w:r>
        <w:rPr>
          <w:spacing w:val="-6"/>
        </w:rPr>
        <w:t xml:space="preserve"> </w:t>
      </w:r>
      <w:r>
        <w:rPr>
          <w:spacing w:val="-2"/>
        </w:rPr>
        <w:t>energy</w:t>
      </w:r>
      <w:r>
        <w:rPr>
          <w:spacing w:val="-6"/>
        </w:rPr>
        <w:t xml:space="preserve"> </w:t>
      </w:r>
      <w:r>
        <w:rPr>
          <w:spacing w:val="-2"/>
        </w:rPr>
        <w:t>development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2"/>
        </w:rPr>
        <w:t>nigeria</w:t>
      </w:r>
      <w:proofErr w:type="spellEnd"/>
      <w:proofErr w:type="gramEnd"/>
      <w:r>
        <w:rPr>
          <w:spacing w:val="-2"/>
        </w:rPr>
        <w:t>:</w:t>
      </w:r>
      <w:r>
        <w:rPr>
          <w:spacing w:val="14"/>
        </w:rPr>
        <w:t xml:space="preserve"> </w:t>
      </w:r>
      <w:r>
        <w:rPr>
          <w:spacing w:val="-2"/>
        </w:rPr>
        <w:t xml:space="preserve">Current </w:t>
      </w:r>
      <w:r>
        <w:t>status and policy options.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Renewable and Sustainable Energy Reviews</w:t>
      </w:r>
      <w:r>
        <w:t>, 51:356–381, 2015.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 xml:space="preserve">: </w:t>
      </w:r>
      <w:r>
        <w:rPr>
          <w:spacing w:val="-2"/>
        </w:rPr>
        <w:t>https://doi.org/10.1016/j.rser.2015.06.016.</w:t>
      </w:r>
    </w:p>
    <w:p w14:paraId="2C7E0C6C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7" w:line="204" w:lineRule="auto"/>
        <w:ind w:right="605" w:hanging="449"/>
        <w:jc w:val="both"/>
      </w:pPr>
      <w:bookmarkStart w:id="1445" w:name="_bookmark66"/>
      <w:bookmarkEnd w:id="1445"/>
      <w:r>
        <w:t>Rehab</w:t>
      </w:r>
      <w:r>
        <w:rPr>
          <w:spacing w:val="-5"/>
        </w:rPr>
        <w:t xml:space="preserve"> </w:t>
      </w:r>
      <w:r>
        <w:t>R</w:t>
      </w:r>
      <w:r>
        <w:rPr>
          <w:spacing w:val="-5"/>
        </w:rPr>
        <w:t xml:space="preserve"> </w:t>
      </w:r>
      <w:proofErr w:type="spellStart"/>
      <w:r>
        <w:t>Esily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Yuanying</w:t>
      </w:r>
      <w:proofErr w:type="spellEnd"/>
      <w:r>
        <w:rPr>
          <w:spacing w:val="-5"/>
        </w:rPr>
        <w:t xml:space="preserve"> </w:t>
      </w:r>
      <w:r>
        <w:t>Chi,</w:t>
      </w:r>
      <w:r>
        <w:rPr>
          <w:spacing w:val="-5"/>
        </w:rPr>
        <w:t xml:space="preserve"> </w:t>
      </w:r>
      <w:r>
        <w:t>Dalia</w:t>
      </w:r>
      <w:r>
        <w:rPr>
          <w:spacing w:val="-5"/>
        </w:rPr>
        <w:t xml:space="preserve"> </w:t>
      </w:r>
      <w:r>
        <w:t>M</w:t>
      </w:r>
      <w:r>
        <w:rPr>
          <w:spacing w:val="-5"/>
        </w:rPr>
        <w:t xml:space="preserve"> </w:t>
      </w:r>
      <w:proofErr w:type="spellStart"/>
      <w:r>
        <w:t>Ibrahiem</w:t>
      </w:r>
      <w:proofErr w:type="spellEnd"/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Mustafa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Amer. The</w:t>
      </w:r>
      <w:r>
        <w:rPr>
          <w:spacing w:val="-5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proofErr w:type="gramStart"/>
      <w:r>
        <w:t>egypt</w:t>
      </w:r>
      <w:proofErr w:type="spellEnd"/>
      <w:proofErr w:type="gramEnd"/>
      <w:r>
        <w:t xml:space="preserve"> as a natural gas supplier: A review.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9"/>
        </w:rPr>
        <w:t xml:space="preserve"> </w:t>
      </w:r>
      <w:r>
        <w:rPr>
          <w:rFonts w:ascii="Euclid" w:hAnsi="Euclid"/>
          <w:i/>
        </w:rPr>
        <w:t>Reports</w:t>
      </w:r>
      <w:r>
        <w:t>, 8:6826–6836, 2022.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 xml:space="preserve">: https://doi.org/10. </w:t>
      </w:r>
      <w:r>
        <w:rPr>
          <w:spacing w:val="-2"/>
        </w:rPr>
        <w:t>1016/j.egyr.2022.05.034.</w:t>
      </w:r>
    </w:p>
    <w:p w14:paraId="7AAF5D81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4" w:line="206" w:lineRule="auto"/>
        <w:ind w:right="606" w:hanging="449"/>
        <w:jc w:val="left"/>
      </w:pPr>
      <w:bookmarkStart w:id="1446" w:name="_bookmark67"/>
      <w:bookmarkEnd w:id="1446"/>
      <w:r>
        <w:rPr>
          <w:spacing w:val="-4"/>
        </w:rPr>
        <w:t>Muhammad</w:t>
      </w:r>
      <w:r>
        <w:rPr>
          <w:spacing w:val="-9"/>
        </w:rPr>
        <w:t xml:space="preserve"> </w:t>
      </w:r>
      <w:r>
        <w:rPr>
          <w:spacing w:val="-4"/>
        </w:rPr>
        <w:t>H</w:t>
      </w:r>
      <w:r>
        <w:rPr>
          <w:spacing w:val="-9"/>
        </w:rPr>
        <w:t xml:space="preserve"> </w:t>
      </w:r>
      <w:r>
        <w:rPr>
          <w:spacing w:val="-4"/>
        </w:rPr>
        <w:t>Hasan,</w:t>
      </w:r>
      <w:r>
        <w:rPr>
          <w:spacing w:val="-6"/>
        </w:rPr>
        <w:t xml:space="preserve"> </w:t>
      </w:r>
      <w:r>
        <w:rPr>
          <w:spacing w:val="-4"/>
        </w:rPr>
        <w:t>TM</w:t>
      </w:r>
      <w:r>
        <w:rPr>
          <w:spacing w:val="-9"/>
        </w:rPr>
        <w:t xml:space="preserve"> </w:t>
      </w:r>
      <w:proofErr w:type="spellStart"/>
      <w:r>
        <w:rPr>
          <w:spacing w:val="-4"/>
        </w:rPr>
        <w:t>Indra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4"/>
        </w:rPr>
        <w:t>Mahlia</w:t>
      </w:r>
      <w:proofErr w:type="spellEnd"/>
      <w:r>
        <w:rPr>
          <w:spacing w:val="-4"/>
        </w:rPr>
        <w:t>,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proofErr w:type="spellStart"/>
      <w:r>
        <w:rPr>
          <w:spacing w:val="-4"/>
        </w:rPr>
        <w:t>Hadi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4"/>
        </w:rPr>
        <w:t>Nur</w:t>
      </w:r>
      <w:proofErr w:type="spellEnd"/>
      <w:r>
        <w:rPr>
          <w:spacing w:val="-4"/>
        </w:rPr>
        <w:t>.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review</w:t>
      </w:r>
      <w:r>
        <w:rPr>
          <w:spacing w:val="-9"/>
        </w:rPr>
        <w:t xml:space="preserve"> </w:t>
      </w:r>
      <w:r>
        <w:rPr>
          <w:spacing w:val="-4"/>
        </w:rPr>
        <w:t>on</w:t>
      </w:r>
      <w:r>
        <w:rPr>
          <w:spacing w:val="-9"/>
        </w:rPr>
        <w:t xml:space="preserve"> </w:t>
      </w:r>
      <w:r>
        <w:rPr>
          <w:spacing w:val="-4"/>
        </w:rPr>
        <w:t>energy</w:t>
      </w:r>
      <w:r>
        <w:rPr>
          <w:spacing w:val="-9"/>
        </w:rPr>
        <w:t xml:space="preserve"> </w:t>
      </w:r>
      <w:r>
        <w:rPr>
          <w:spacing w:val="-4"/>
        </w:rPr>
        <w:t>scenario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 xml:space="preserve">sustainable </w:t>
      </w:r>
      <w:r>
        <w:t>energy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proofErr w:type="gramStart"/>
      <w:r>
        <w:t>indonesia</w:t>
      </w:r>
      <w:proofErr w:type="spellEnd"/>
      <w:proofErr w:type="gramEnd"/>
      <w:r>
        <w:t>.</w:t>
      </w:r>
      <w:r>
        <w:rPr>
          <w:spacing w:val="15"/>
        </w:rPr>
        <w:t xml:space="preserve"> </w:t>
      </w:r>
      <w:r>
        <w:rPr>
          <w:rFonts w:ascii="Euclid" w:hAnsi="Euclid"/>
          <w:i/>
        </w:rPr>
        <w:t>Renewable</w:t>
      </w:r>
      <w:r>
        <w:rPr>
          <w:rFonts w:ascii="Euclid" w:hAnsi="Euclid"/>
          <w:i/>
          <w:spacing w:val="-16"/>
        </w:rPr>
        <w:t xml:space="preserve"> </w:t>
      </w:r>
      <w:r>
        <w:rPr>
          <w:rFonts w:ascii="Euclid" w:hAnsi="Euclid"/>
          <w:i/>
        </w:rPr>
        <w:t>and</w:t>
      </w:r>
      <w:r>
        <w:rPr>
          <w:rFonts w:ascii="Euclid" w:hAnsi="Euclid"/>
          <w:i/>
          <w:spacing w:val="-16"/>
        </w:rPr>
        <w:t xml:space="preserve"> </w:t>
      </w:r>
      <w:r>
        <w:rPr>
          <w:rFonts w:ascii="Euclid" w:hAnsi="Euclid"/>
          <w:i/>
        </w:rPr>
        <w:t>Sustainable</w:t>
      </w:r>
      <w:r>
        <w:rPr>
          <w:rFonts w:ascii="Euclid" w:hAnsi="Euclid"/>
          <w:i/>
          <w:spacing w:val="-16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16"/>
        </w:rPr>
        <w:t xml:space="preserve"> </w:t>
      </w:r>
      <w:r>
        <w:rPr>
          <w:rFonts w:ascii="Euclid" w:hAnsi="Euclid"/>
          <w:i/>
        </w:rPr>
        <w:t>Reviews</w:t>
      </w:r>
      <w:r>
        <w:t>,</w:t>
      </w:r>
      <w:r>
        <w:rPr>
          <w:spacing w:val="-1"/>
        </w:rPr>
        <w:t xml:space="preserve"> </w:t>
      </w:r>
      <w:r>
        <w:t>16(4):2316–2328,</w:t>
      </w:r>
      <w:r>
        <w:rPr>
          <w:spacing w:val="-1"/>
        </w:rPr>
        <w:t xml:space="preserve"> </w:t>
      </w:r>
      <w:r>
        <w:t>2012.</w:t>
      </w:r>
      <w:r>
        <w:rPr>
          <w:spacing w:val="16"/>
        </w:rPr>
        <w:t xml:space="preserve"> </w:t>
      </w:r>
      <w:r>
        <w:t>doi:</w:t>
      </w:r>
      <w:r>
        <w:rPr>
          <w:spacing w:val="18"/>
        </w:rPr>
        <w:t xml:space="preserve"> </w:t>
      </w:r>
      <w:r>
        <w:t>https:</w:t>
      </w:r>
    </w:p>
    <w:p w14:paraId="34A308A3" w14:textId="77777777" w:rsidR="0058572D" w:rsidRDefault="0058572D" w:rsidP="0058572D">
      <w:pPr>
        <w:pStyle w:val="Textkrper"/>
        <w:spacing w:line="236" w:lineRule="exact"/>
        <w:ind w:left="560"/>
      </w:pPr>
      <w:r>
        <w:rPr>
          <w:spacing w:val="-2"/>
        </w:rPr>
        <w:t>//doi.org/10.1016/j.rser.2011.12.007.</w:t>
      </w:r>
    </w:p>
    <w:p w14:paraId="6D8F28E8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7" w:line="194" w:lineRule="auto"/>
        <w:ind w:right="603" w:hanging="449"/>
        <w:jc w:val="both"/>
      </w:pPr>
      <w:bookmarkStart w:id="1447" w:name="_bookmark68"/>
      <w:bookmarkEnd w:id="1447"/>
      <w:proofErr w:type="spellStart"/>
      <w:r>
        <w:t>Anzar</w:t>
      </w:r>
      <w:proofErr w:type="spellEnd"/>
      <w:r>
        <w:t xml:space="preserve"> Mahmood, Nadeem </w:t>
      </w:r>
      <w:proofErr w:type="spellStart"/>
      <w:r>
        <w:t>Javaid</w:t>
      </w:r>
      <w:proofErr w:type="spellEnd"/>
      <w:r>
        <w:t xml:space="preserve">, Adnan Zafar, Raja Ali </w:t>
      </w:r>
      <w:proofErr w:type="spellStart"/>
      <w:r>
        <w:t>Riaz</w:t>
      </w:r>
      <w:proofErr w:type="spellEnd"/>
      <w:r>
        <w:t xml:space="preserve">, Saeed Ahmed, and </w:t>
      </w:r>
      <w:proofErr w:type="spellStart"/>
      <w:r>
        <w:t>Sohail</w:t>
      </w:r>
      <w:proofErr w:type="spellEnd"/>
      <w:r>
        <w:t xml:space="preserve"> </w:t>
      </w:r>
      <w:proofErr w:type="spellStart"/>
      <w:r>
        <w:t>Razzaq</w:t>
      </w:r>
      <w:proofErr w:type="spellEnd"/>
      <w:r>
        <w:t>. Pakistan’s</w:t>
      </w:r>
      <w:r>
        <w:rPr>
          <w:spacing w:val="-14"/>
        </w:rPr>
        <w:t xml:space="preserve"> </w:t>
      </w:r>
      <w:r>
        <w:t>overall</w:t>
      </w:r>
      <w:r>
        <w:rPr>
          <w:spacing w:val="-14"/>
        </w:rPr>
        <w:t xml:space="preserve"> </w:t>
      </w:r>
      <w:r>
        <w:t>energy</w:t>
      </w:r>
      <w:r>
        <w:rPr>
          <w:spacing w:val="-14"/>
        </w:rPr>
        <w:t xml:space="preserve"> </w:t>
      </w:r>
      <w:r>
        <w:t>potential</w:t>
      </w:r>
      <w:r>
        <w:rPr>
          <w:spacing w:val="-13"/>
        </w:rPr>
        <w:t xml:space="preserve"> </w:t>
      </w:r>
      <w:r>
        <w:t>assessment,</w:t>
      </w:r>
      <w:r>
        <w:rPr>
          <w:spacing w:val="-14"/>
        </w:rPr>
        <w:t xml:space="preserve"> </w:t>
      </w:r>
      <w:r>
        <w:t>comparison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proofErr w:type="spellStart"/>
      <w:proofErr w:type="gramStart"/>
      <w:r>
        <w:t>lng</w:t>
      </w:r>
      <w:proofErr w:type="spellEnd"/>
      <w:proofErr w:type="gramEnd"/>
      <w:r>
        <w:t>,</w:t>
      </w:r>
      <w:r>
        <w:rPr>
          <w:spacing w:val="-13"/>
        </w:rPr>
        <w:t xml:space="preserve"> </w:t>
      </w:r>
      <w:proofErr w:type="spellStart"/>
      <w:r>
        <w:t>tapi</w:t>
      </w:r>
      <w:proofErr w:type="spellEnd"/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proofErr w:type="spellStart"/>
      <w:r>
        <w:t>ipi</w:t>
      </w:r>
      <w:proofErr w:type="spellEnd"/>
      <w:r>
        <w:rPr>
          <w:spacing w:val="-14"/>
        </w:rPr>
        <w:t xml:space="preserve"> </w:t>
      </w:r>
      <w:r>
        <w:t>gas</w:t>
      </w:r>
      <w:r>
        <w:rPr>
          <w:spacing w:val="-13"/>
        </w:rPr>
        <w:t xml:space="preserve"> </w:t>
      </w:r>
      <w:r>
        <w:t>projects.</w:t>
      </w:r>
      <w:r>
        <w:rPr>
          <w:spacing w:val="-6"/>
        </w:rPr>
        <w:t xml:space="preserve"> </w:t>
      </w:r>
      <w:r>
        <w:rPr>
          <w:rFonts w:ascii="Euclid" w:hAnsi="Euclid"/>
          <w:i/>
        </w:rPr>
        <w:t>Renew</w:t>
      </w:r>
      <w:del w:id="1448" w:author="Author" w:date="2024-01-23T19:34:00Z">
        <w:r w:rsidDel="006748AF">
          <w:rPr>
            <w:rFonts w:ascii="Euclid" w:hAnsi="Euclid"/>
            <w:i/>
          </w:rPr>
          <w:delText xml:space="preserve">- </w:delText>
        </w:r>
      </w:del>
      <w:r>
        <w:rPr>
          <w:rFonts w:ascii="Euclid" w:hAnsi="Euclid"/>
          <w:i/>
        </w:rPr>
        <w:t>able</w:t>
      </w:r>
      <w:r>
        <w:rPr>
          <w:rFonts w:ascii="Euclid" w:hAnsi="Euclid"/>
          <w:i/>
          <w:spacing w:val="-19"/>
        </w:rPr>
        <w:t xml:space="preserve"> </w:t>
      </w:r>
      <w:r>
        <w:rPr>
          <w:rFonts w:ascii="Euclid" w:hAnsi="Euclid"/>
          <w:i/>
        </w:rPr>
        <w:t>and</w:t>
      </w:r>
      <w:r>
        <w:rPr>
          <w:rFonts w:ascii="Euclid" w:hAnsi="Euclid"/>
          <w:i/>
          <w:spacing w:val="-18"/>
        </w:rPr>
        <w:t xml:space="preserve"> </w:t>
      </w:r>
      <w:r>
        <w:rPr>
          <w:rFonts w:ascii="Euclid" w:hAnsi="Euclid"/>
          <w:i/>
        </w:rPr>
        <w:t>Sustainable</w:t>
      </w:r>
      <w:r>
        <w:rPr>
          <w:rFonts w:ascii="Euclid" w:hAnsi="Euclid"/>
          <w:i/>
          <w:spacing w:val="-18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19"/>
        </w:rPr>
        <w:t xml:space="preserve"> </w:t>
      </w:r>
      <w:r>
        <w:rPr>
          <w:rFonts w:ascii="Euclid" w:hAnsi="Euclid"/>
          <w:i/>
        </w:rPr>
        <w:t>Reviews</w:t>
      </w:r>
      <w:r>
        <w:t>,</w:t>
      </w:r>
      <w:r>
        <w:rPr>
          <w:spacing w:val="-14"/>
        </w:rPr>
        <w:t xml:space="preserve"> </w:t>
      </w:r>
      <w:r>
        <w:t>31:182–193,</w:t>
      </w:r>
      <w:r>
        <w:rPr>
          <w:spacing w:val="-13"/>
        </w:rPr>
        <w:t xml:space="preserve"> </w:t>
      </w:r>
      <w:r>
        <w:t>2014.</w:t>
      </w:r>
      <w:r>
        <w:rPr>
          <w:spacing w:val="-14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-13"/>
        </w:rPr>
        <w:t xml:space="preserve"> </w:t>
      </w:r>
      <w:r>
        <w:t xml:space="preserve">https://doi.org/10.1016/j.rser.2013.11. </w:t>
      </w:r>
      <w:r>
        <w:rPr>
          <w:spacing w:val="-4"/>
        </w:rPr>
        <w:t>047.</w:t>
      </w:r>
    </w:p>
    <w:p w14:paraId="2821485D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7" w:line="206" w:lineRule="auto"/>
        <w:ind w:right="607" w:hanging="449"/>
        <w:jc w:val="left"/>
      </w:pPr>
      <w:bookmarkStart w:id="1449" w:name="_bookmark69"/>
      <w:bookmarkEnd w:id="1449"/>
      <w:r>
        <w:t>Julia</w:t>
      </w:r>
      <w:r>
        <w:rPr>
          <w:spacing w:val="27"/>
        </w:rPr>
        <w:t xml:space="preserve"> </w:t>
      </w:r>
      <w:proofErr w:type="spellStart"/>
      <w:r>
        <w:t>Nesheiwat</w:t>
      </w:r>
      <w:proofErr w:type="spellEnd"/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Jeffrey</w:t>
      </w:r>
      <w:r>
        <w:rPr>
          <w:spacing w:val="27"/>
        </w:rPr>
        <w:t xml:space="preserve"> </w:t>
      </w:r>
      <w:r>
        <w:t>S</w:t>
      </w:r>
      <w:r>
        <w:rPr>
          <w:spacing w:val="27"/>
        </w:rPr>
        <w:t xml:space="preserve"> </w:t>
      </w:r>
      <w:r>
        <w:t>Cross.</w:t>
      </w:r>
      <w:r>
        <w:rPr>
          <w:spacing w:val="80"/>
        </w:rPr>
        <w:t xml:space="preserve"> </w:t>
      </w:r>
      <w:r>
        <w:t>Japan’s</w:t>
      </w:r>
      <w:r>
        <w:rPr>
          <w:spacing w:val="27"/>
        </w:rPr>
        <w:t xml:space="preserve"> </w:t>
      </w:r>
      <w:r>
        <w:t>post-</w:t>
      </w:r>
      <w:proofErr w:type="spellStart"/>
      <w:r>
        <w:t>fukushima</w:t>
      </w:r>
      <w:proofErr w:type="spellEnd"/>
      <w:r>
        <w:rPr>
          <w:spacing w:val="27"/>
        </w:rPr>
        <w:t xml:space="preserve"> </w:t>
      </w:r>
      <w:r>
        <w:t>reconstruction:</w:t>
      </w:r>
      <w:r>
        <w:rPr>
          <w:spacing w:val="73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case</w:t>
      </w:r>
      <w:r>
        <w:rPr>
          <w:spacing w:val="27"/>
        </w:rPr>
        <w:t xml:space="preserve"> </w:t>
      </w:r>
      <w:r>
        <w:t>study</w:t>
      </w:r>
      <w:r>
        <w:rPr>
          <w:spacing w:val="28"/>
        </w:rPr>
        <w:t xml:space="preserve"> </w:t>
      </w:r>
      <w:r>
        <w:t>for implementation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sustainable</w:t>
      </w:r>
      <w:r>
        <w:rPr>
          <w:spacing w:val="13"/>
        </w:rPr>
        <w:t xml:space="preserve"> </w:t>
      </w:r>
      <w:r>
        <w:t>energy</w:t>
      </w:r>
      <w:r>
        <w:rPr>
          <w:spacing w:val="13"/>
        </w:rPr>
        <w:t xml:space="preserve"> </w:t>
      </w:r>
      <w:r>
        <w:t>technologies.</w:t>
      </w:r>
      <w:r>
        <w:rPr>
          <w:spacing w:val="60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2"/>
        </w:rPr>
        <w:t xml:space="preserve"> </w:t>
      </w:r>
      <w:r>
        <w:rPr>
          <w:rFonts w:ascii="Euclid" w:hAnsi="Euclid"/>
          <w:i/>
        </w:rPr>
        <w:t>Policy</w:t>
      </w:r>
      <w:r>
        <w:t>,</w:t>
      </w:r>
      <w:r>
        <w:rPr>
          <w:spacing w:val="17"/>
        </w:rPr>
        <w:t xml:space="preserve"> </w:t>
      </w:r>
      <w:r>
        <w:t>60:509–519,</w:t>
      </w:r>
      <w:r>
        <w:rPr>
          <w:spacing w:val="17"/>
        </w:rPr>
        <w:t xml:space="preserve"> </w:t>
      </w:r>
      <w:r>
        <w:t>2013.</w:t>
      </w:r>
      <w:r>
        <w:rPr>
          <w:spacing w:val="61"/>
        </w:rPr>
        <w:t xml:space="preserve"> </w:t>
      </w:r>
      <w:r>
        <w:t>doi:</w:t>
      </w:r>
      <w:r>
        <w:rPr>
          <w:spacing w:val="40"/>
        </w:rPr>
        <w:t xml:space="preserve"> </w:t>
      </w:r>
      <w:r>
        <w:t>https:</w:t>
      </w:r>
    </w:p>
    <w:p w14:paraId="1FE1E9D5" w14:textId="77777777" w:rsidR="0058572D" w:rsidRDefault="0058572D" w:rsidP="0058572D">
      <w:pPr>
        <w:pStyle w:val="Textkrper"/>
        <w:spacing w:line="236" w:lineRule="exact"/>
        <w:ind w:left="560"/>
      </w:pPr>
      <w:r>
        <w:rPr>
          <w:spacing w:val="-2"/>
        </w:rPr>
        <w:t>//doi.org/10.1016/j.enpol.2013.04.065.</w:t>
      </w:r>
    </w:p>
    <w:p w14:paraId="38D4663F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09" w:line="204" w:lineRule="auto"/>
        <w:ind w:right="607" w:hanging="449"/>
        <w:jc w:val="both"/>
      </w:pPr>
      <w:bookmarkStart w:id="1450" w:name="_bookmark70"/>
      <w:bookmarkEnd w:id="1450"/>
      <w:r>
        <w:rPr>
          <w:spacing w:val="-2"/>
        </w:rPr>
        <w:t>Ken</w:t>
      </w:r>
      <w:r>
        <w:rPr>
          <w:spacing w:val="-9"/>
        </w:rPr>
        <w:t xml:space="preserve"> </w:t>
      </w:r>
      <w:r>
        <w:rPr>
          <w:spacing w:val="-2"/>
        </w:rPr>
        <w:t>Oshiro,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Mikiko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2"/>
        </w:rPr>
        <w:t>Kainuma</w:t>
      </w:r>
      <w:proofErr w:type="spellEnd"/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Toshihiko</w:t>
      </w:r>
      <w:r>
        <w:rPr>
          <w:spacing w:val="-9"/>
        </w:rPr>
        <w:t xml:space="preserve"> </w:t>
      </w:r>
      <w:r>
        <w:rPr>
          <w:spacing w:val="-2"/>
        </w:rPr>
        <w:t>Masui.</w:t>
      </w:r>
      <w:r>
        <w:rPr>
          <w:spacing w:val="6"/>
        </w:rPr>
        <w:t xml:space="preserve"> </w:t>
      </w:r>
      <w:r>
        <w:rPr>
          <w:spacing w:val="-2"/>
        </w:rPr>
        <w:t>Assessing</w:t>
      </w:r>
      <w:r>
        <w:rPr>
          <w:spacing w:val="-9"/>
        </w:rPr>
        <w:t xml:space="preserve"> </w:t>
      </w:r>
      <w:r>
        <w:rPr>
          <w:spacing w:val="-2"/>
        </w:rPr>
        <w:t>decarbonization</w:t>
      </w:r>
      <w:r>
        <w:rPr>
          <w:spacing w:val="-9"/>
        </w:rPr>
        <w:t xml:space="preserve"> </w:t>
      </w:r>
      <w:r>
        <w:rPr>
          <w:spacing w:val="-2"/>
        </w:rPr>
        <w:t>pathways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 xml:space="preserve">their </w:t>
      </w:r>
      <w:r>
        <w:t>implications for energy security policies in japan.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Climate Policy</w:t>
      </w:r>
      <w:r>
        <w:t>, 16(sup1):S63–S77, 2016.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 xml:space="preserve">: </w:t>
      </w:r>
      <w:r>
        <w:rPr>
          <w:spacing w:val="-2"/>
        </w:rPr>
        <w:t>https://doi.org/10.1080/14693062.2016.1155042.</w:t>
      </w:r>
    </w:p>
    <w:p w14:paraId="47635EDF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02" w:line="220" w:lineRule="auto"/>
        <w:ind w:right="608" w:hanging="449"/>
        <w:jc w:val="both"/>
      </w:pPr>
      <w:bookmarkStart w:id="1451" w:name="_bookmark71"/>
      <w:bookmarkEnd w:id="1451"/>
      <w:r>
        <w:t xml:space="preserve">Jong Ho Hong, </w:t>
      </w:r>
      <w:proofErr w:type="spellStart"/>
      <w:r>
        <w:t>Jitae</w:t>
      </w:r>
      <w:proofErr w:type="spellEnd"/>
      <w:r>
        <w:t xml:space="preserve"> Kim, </w:t>
      </w:r>
      <w:proofErr w:type="spellStart"/>
      <w:r>
        <w:t>Wonik</w:t>
      </w:r>
      <w:proofErr w:type="spellEnd"/>
      <w:r>
        <w:t xml:space="preserve"> Son, </w:t>
      </w:r>
      <w:proofErr w:type="spellStart"/>
      <w:r>
        <w:t>Heeyoung</w:t>
      </w:r>
      <w:proofErr w:type="spellEnd"/>
      <w:r>
        <w:t xml:space="preserve"> Shin, </w:t>
      </w:r>
      <w:proofErr w:type="spellStart"/>
      <w:r>
        <w:t>Nahyun</w:t>
      </w:r>
      <w:proofErr w:type="spellEnd"/>
      <w:r>
        <w:t xml:space="preserve"> Kim, </w:t>
      </w:r>
      <w:proofErr w:type="spellStart"/>
      <w:r>
        <w:t>Woong</w:t>
      </w:r>
      <w:proofErr w:type="spellEnd"/>
      <w:r>
        <w:t xml:space="preserve"> Ki Lee, and </w:t>
      </w:r>
      <w:proofErr w:type="spellStart"/>
      <w:r>
        <w:t>Jintae</w:t>
      </w:r>
      <w:proofErr w:type="spellEnd"/>
      <w:r>
        <w:t xml:space="preserve"> Kim.</w:t>
      </w:r>
      <w:r>
        <w:rPr>
          <w:spacing w:val="40"/>
        </w:rPr>
        <w:t xml:space="preserve"> </w:t>
      </w:r>
      <w:r>
        <w:t xml:space="preserve">Long-term energy strategy scenarios for </w:t>
      </w:r>
      <w:ins w:id="1452" w:author="Author" w:date="2024-01-23T19:35:00Z">
        <w:r>
          <w:t>S</w:t>
        </w:r>
      </w:ins>
      <w:del w:id="1453" w:author="Author" w:date="2024-01-23T19:35:00Z">
        <w:r w:rsidDel="006748AF">
          <w:delText>s</w:delText>
        </w:r>
      </w:del>
      <w:r>
        <w:t xml:space="preserve">outh </w:t>
      </w:r>
      <w:ins w:id="1454" w:author="Author" w:date="2024-01-23T19:35:00Z">
        <w:r>
          <w:t>K</w:t>
        </w:r>
      </w:ins>
      <w:del w:id="1455" w:author="Author" w:date="2024-01-23T19:35:00Z">
        <w:r w:rsidDel="006748AF">
          <w:delText>k</w:delText>
        </w:r>
      </w:del>
      <w:r>
        <w:t>orea:</w:t>
      </w:r>
      <w:r>
        <w:rPr>
          <w:spacing w:val="40"/>
        </w:rPr>
        <w:t xml:space="preserve"> </w:t>
      </w:r>
      <w:r>
        <w:t>Transition to a sustainable energy system.</w:t>
      </w:r>
      <w:r>
        <w:rPr>
          <w:spacing w:val="32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4"/>
        </w:rPr>
        <w:t xml:space="preserve"> </w:t>
      </w:r>
      <w:r>
        <w:rPr>
          <w:rFonts w:ascii="Euclid" w:hAnsi="Euclid"/>
          <w:i/>
        </w:rPr>
        <w:t>Policy</w:t>
      </w:r>
      <w:r>
        <w:t>, 127:425–437, 2019.</w:t>
      </w:r>
      <w:r>
        <w:rPr>
          <w:spacing w:val="32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32"/>
        </w:rPr>
        <w:t xml:space="preserve"> </w:t>
      </w:r>
      <w:r>
        <w:t>https://doi.org/10.1016/j.enpol.2018.11.055.</w:t>
      </w:r>
    </w:p>
    <w:p w14:paraId="4A3B5EA3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67" w:line="204" w:lineRule="auto"/>
        <w:ind w:right="607" w:hanging="449"/>
        <w:jc w:val="both"/>
      </w:pPr>
      <w:bookmarkStart w:id="1456" w:name="_bookmark72"/>
      <w:bookmarkEnd w:id="1456"/>
      <w:r>
        <w:t xml:space="preserve">Hanna </w:t>
      </w:r>
      <w:proofErr w:type="spellStart"/>
      <w:r>
        <w:t>Brauers</w:t>
      </w:r>
      <w:proofErr w:type="spellEnd"/>
      <w:r>
        <w:t xml:space="preserve">, Isabell </w:t>
      </w:r>
      <w:proofErr w:type="spellStart"/>
      <w:r>
        <w:t>Braunger</w:t>
      </w:r>
      <w:proofErr w:type="spellEnd"/>
      <w:r>
        <w:t>, and Jessica Jewell.</w:t>
      </w:r>
      <w:r>
        <w:rPr>
          <w:spacing w:val="40"/>
        </w:rPr>
        <w:t xml:space="preserve"> </w:t>
      </w:r>
      <w:r>
        <w:t xml:space="preserve">Liquefied natural gas expansion plans in </w:t>
      </w:r>
      <w:proofErr w:type="spellStart"/>
      <w:proofErr w:type="gramStart"/>
      <w:r>
        <w:t>germany</w:t>
      </w:r>
      <w:proofErr w:type="spellEnd"/>
      <w:proofErr w:type="gramEnd"/>
      <w:r>
        <w:t>:</w:t>
      </w:r>
      <w:r>
        <w:rPr>
          <w:spacing w:val="31"/>
        </w:rPr>
        <w:t xml:space="preserve"> </w:t>
      </w:r>
      <w:r>
        <w:t>The risk of gas lock-in under energy transitions.</w:t>
      </w:r>
      <w:r>
        <w:rPr>
          <w:spacing w:val="37"/>
        </w:rPr>
        <w:t xml:space="preserve"> </w:t>
      </w:r>
      <w:r>
        <w:rPr>
          <w:rFonts w:ascii="Euclid"/>
          <w:i/>
        </w:rPr>
        <w:t>Energy</w:t>
      </w:r>
      <w:r>
        <w:rPr>
          <w:rFonts w:ascii="Euclid"/>
          <w:i/>
          <w:spacing w:val="-10"/>
        </w:rPr>
        <w:t xml:space="preserve"> </w:t>
      </w:r>
      <w:r>
        <w:rPr>
          <w:rFonts w:ascii="Euclid"/>
          <w:i/>
        </w:rPr>
        <w:t>Research</w:t>
      </w:r>
      <w:r>
        <w:rPr>
          <w:rFonts w:ascii="Euclid"/>
          <w:i/>
          <w:spacing w:val="-10"/>
        </w:rPr>
        <w:t xml:space="preserve"> </w:t>
      </w:r>
      <w:ins w:id="1457" w:author="Author" w:date="2024-01-23T19:35:00Z">
        <w:r>
          <w:rPr>
            <w:rFonts w:ascii="Euclid"/>
            <w:i/>
          </w:rPr>
          <w:t>and</w:t>
        </w:r>
      </w:ins>
      <w:del w:id="1458" w:author="Author" w:date="2024-01-23T19:35:00Z">
        <w:r w:rsidDel="006748AF">
          <w:rPr>
            <w:rFonts w:ascii="Euclid"/>
            <w:i/>
          </w:rPr>
          <w:delText>&amp;</w:delText>
        </w:r>
      </w:del>
      <w:r>
        <w:rPr>
          <w:rFonts w:ascii="Euclid"/>
          <w:i/>
          <w:spacing w:val="-10"/>
        </w:rPr>
        <w:t xml:space="preserve"> </w:t>
      </w:r>
      <w:r>
        <w:rPr>
          <w:rFonts w:ascii="Euclid"/>
          <w:i/>
        </w:rPr>
        <w:t>Social</w:t>
      </w:r>
      <w:r>
        <w:rPr>
          <w:rFonts w:ascii="Euclid"/>
          <w:i/>
          <w:spacing w:val="-10"/>
        </w:rPr>
        <w:t xml:space="preserve"> </w:t>
      </w:r>
      <w:r>
        <w:rPr>
          <w:rFonts w:ascii="Euclid"/>
          <w:i/>
        </w:rPr>
        <w:t>Science</w:t>
      </w:r>
      <w:r>
        <w:t>, 76: 102059, 2021.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40"/>
        </w:rPr>
        <w:t xml:space="preserve"> </w:t>
      </w:r>
      <w:r>
        <w:t>https://doi.org/10.1016/j.erss.2021.102059.</w:t>
      </w:r>
    </w:p>
    <w:p w14:paraId="62AA73F2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29" w:line="189" w:lineRule="auto"/>
        <w:ind w:right="608" w:hanging="44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82048" behindDoc="1" locked="0" layoutInCell="1" allowOverlap="1" wp14:anchorId="1DD2C74F" wp14:editId="3A34D9F9">
                <wp:simplePos x="0" y="0"/>
                <wp:positionH relativeFrom="page">
                  <wp:posOffset>6212204</wp:posOffset>
                </wp:positionH>
                <wp:positionV relativeFrom="paragraph">
                  <wp:posOffset>593360</wp:posOffset>
                </wp:positionV>
                <wp:extent cx="41910" cy="1270"/>
                <wp:effectExtent l="0" t="0" r="0" b="0"/>
                <wp:wrapNone/>
                <wp:docPr id="865" name="Graphic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>
                              <a:moveTo>
                                <a:pt x="0" y="0"/>
                              </a:moveTo>
                              <a:lnTo>
                                <a:pt x="415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8C15A" id="Graphic 865" o:spid="_x0000_s1026" style="position:absolute;margin-left:489.15pt;margin-top:46.7pt;width:3.3pt;height:.1pt;z-index:-1563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" path="m,l41567,e" filled="f" strokeweight=".14039mm">
                <v:path arrowok="t"/>
                <w10:wrap anchorx="page"/>
              </v:shape>
            </w:pict>
          </mc:Fallback>
        </mc:AlternateContent>
      </w:r>
      <w:bookmarkStart w:id="1459" w:name="_bookmark73"/>
      <w:bookmarkEnd w:id="1459"/>
      <w:r>
        <w:t xml:space="preserve">Leonid </w:t>
      </w:r>
      <w:proofErr w:type="spellStart"/>
      <w:r>
        <w:t>Grigoryev</w:t>
      </w:r>
      <w:proofErr w:type="spellEnd"/>
      <w:r>
        <w:t xml:space="preserve"> and </w:t>
      </w:r>
      <w:proofErr w:type="spellStart"/>
      <w:r>
        <w:t>Dzhanneta</w:t>
      </w:r>
      <w:proofErr w:type="spellEnd"/>
      <w:r>
        <w:t xml:space="preserve"> </w:t>
      </w:r>
      <w:proofErr w:type="spellStart"/>
      <w:r>
        <w:t>Medzhidova</w:t>
      </w:r>
      <w:proofErr w:type="spellEnd"/>
      <w:r>
        <w:t>.</w:t>
      </w:r>
      <w:r>
        <w:rPr>
          <w:spacing w:val="35"/>
        </w:rPr>
        <w:t xml:space="preserve"> </w:t>
      </w:r>
      <w:r>
        <w:t xml:space="preserve">Energy transition in the </w:t>
      </w:r>
      <w:proofErr w:type="spellStart"/>
      <w:proofErr w:type="gramStart"/>
      <w:r>
        <w:t>baltic</w:t>
      </w:r>
      <w:proofErr w:type="spellEnd"/>
      <w:r>
        <w:t xml:space="preserve"> sea</w:t>
      </w:r>
      <w:proofErr w:type="gramEnd"/>
      <w:r>
        <w:t xml:space="preserve"> region:</w:t>
      </w:r>
      <w:r>
        <w:rPr>
          <w:spacing w:val="26"/>
        </w:rPr>
        <w:t xml:space="preserve"> </w:t>
      </w:r>
      <w:r>
        <w:t xml:space="preserve">A con- </w:t>
      </w:r>
      <w:proofErr w:type="spellStart"/>
      <w:r>
        <w:t>troversial</w:t>
      </w:r>
      <w:proofErr w:type="spellEnd"/>
      <w:r>
        <w:t xml:space="preserve"> role of </w:t>
      </w:r>
      <w:proofErr w:type="spellStart"/>
      <w:r>
        <w:t>lng</w:t>
      </w:r>
      <w:proofErr w:type="spellEnd"/>
      <w:r>
        <w:t>?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The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Future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of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Consumption,</w:t>
      </w:r>
      <w:r>
        <w:rPr>
          <w:rFonts w:ascii="Euclid" w:hAnsi="Euclid"/>
          <w:i/>
          <w:spacing w:val="-5"/>
        </w:rPr>
        <w:t xml:space="preserve"> </w:t>
      </w:r>
      <w:r>
        <w:rPr>
          <w:rFonts w:ascii="Euclid" w:hAnsi="Euclid"/>
          <w:i/>
        </w:rPr>
        <w:t>Security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and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Natural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Gas: LNG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in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the Baltic</w:t>
      </w:r>
      <w:r>
        <w:rPr>
          <w:rFonts w:ascii="Euclid" w:hAnsi="Euclid"/>
          <w:i/>
          <w:spacing w:val="-4"/>
        </w:rPr>
        <w:t xml:space="preserve"> </w:t>
      </w:r>
      <w:r>
        <w:rPr>
          <w:rFonts w:ascii="Euclid" w:hAnsi="Euclid"/>
          <w:i/>
        </w:rPr>
        <w:t>Sea</w:t>
      </w:r>
      <w:r>
        <w:rPr>
          <w:rFonts w:ascii="Euclid" w:hAnsi="Euclid"/>
          <w:i/>
          <w:spacing w:val="-4"/>
        </w:rPr>
        <w:t xml:space="preserve"> </w:t>
      </w:r>
      <w:r>
        <w:rPr>
          <w:rFonts w:ascii="Euclid" w:hAnsi="Euclid"/>
          <w:i/>
        </w:rPr>
        <w:t>region</w:t>
      </w:r>
      <w:r>
        <w:t>, pages 61–91, 2022.</w:t>
      </w:r>
      <w:r>
        <w:rPr>
          <w:spacing w:val="31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32"/>
        </w:rPr>
        <w:t xml:space="preserve"> </w:t>
      </w:r>
      <w:r>
        <w:t>https://doi.org/10.1007/978-3-030-80367-4 3.</w:t>
      </w:r>
    </w:p>
    <w:p w14:paraId="402EF7DC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6" w:line="204" w:lineRule="auto"/>
        <w:ind w:right="607" w:hanging="449"/>
        <w:jc w:val="both"/>
      </w:pPr>
      <w:bookmarkStart w:id="1460" w:name="_bookmark74"/>
      <w:bookmarkEnd w:id="1460"/>
      <w:proofErr w:type="spellStart"/>
      <w:r>
        <w:t>Seksun</w:t>
      </w:r>
      <w:proofErr w:type="spellEnd"/>
      <w:r>
        <w:rPr>
          <w:spacing w:val="-1"/>
        </w:rPr>
        <w:t xml:space="preserve"> </w:t>
      </w:r>
      <w:proofErr w:type="spellStart"/>
      <w:r>
        <w:t>Moryadee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Steven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Gabriel.</w:t>
      </w:r>
      <w:r>
        <w:rPr>
          <w:spacing w:val="22"/>
        </w:rPr>
        <w:t xml:space="preserve"> </w:t>
      </w:r>
      <w:r>
        <w:t>Panama</w:t>
      </w:r>
      <w:r>
        <w:rPr>
          <w:spacing w:val="-1"/>
        </w:rPr>
        <w:t xml:space="preserve"> </w:t>
      </w:r>
      <w:proofErr w:type="gramStart"/>
      <w:r>
        <w:t>canal</w:t>
      </w:r>
      <w:proofErr w:type="gramEnd"/>
      <w:r>
        <w:rPr>
          <w:spacing w:val="-1"/>
        </w:rPr>
        <w:t xml:space="preserve"> </w:t>
      </w:r>
      <w:r>
        <w:t>expansion: Will</w:t>
      </w:r>
      <w:r>
        <w:rPr>
          <w:spacing w:val="-1"/>
        </w:rPr>
        <w:t xml:space="preserve"> </w:t>
      </w:r>
      <w:r>
        <w:t>panama</w:t>
      </w:r>
      <w:r>
        <w:rPr>
          <w:spacing w:val="-1"/>
        </w:rPr>
        <w:t xml:space="preserve"> </w:t>
      </w:r>
      <w:r>
        <w:t>canal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game- changer for liquefied natural gas exports to </w:t>
      </w:r>
      <w:proofErr w:type="spellStart"/>
      <w:r>
        <w:t>asia</w:t>
      </w:r>
      <w:proofErr w:type="spellEnd"/>
      <w:r>
        <w:t>?</w:t>
      </w:r>
      <w:r>
        <w:rPr>
          <w:spacing w:val="40"/>
        </w:rPr>
        <w:t xml:space="preserve"> </w:t>
      </w:r>
      <w:r>
        <w:rPr>
          <w:rFonts w:ascii="Euclid"/>
          <w:i/>
        </w:rPr>
        <w:t>Journal</w:t>
      </w:r>
      <w:r>
        <w:rPr>
          <w:rFonts w:ascii="Euclid"/>
          <w:i/>
          <w:spacing w:val="-13"/>
        </w:rPr>
        <w:t xml:space="preserve"> </w:t>
      </w:r>
      <w:r>
        <w:rPr>
          <w:rFonts w:ascii="Euclid"/>
          <w:i/>
        </w:rPr>
        <w:t>of</w:t>
      </w:r>
      <w:r>
        <w:rPr>
          <w:rFonts w:ascii="Euclid"/>
          <w:i/>
          <w:spacing w:val="-13"/>
        </w:rPr>
        <w:t xml:space="preserve"> </w:t>
      </w:r>
      <w:r>
        <w:rPr>
          <w:rFonts w:ascii="Euclid"/>
          <w:i/>
        </w:rPr>
        <w:t>Energy</w:t>
      </w:r>
      <w:r>
        <w:rPr>
          <w:rFonts w:ascii="Euclid"/>
          <w:i/>
          <w:spacing w:val="-13"/>
        </w:rPr>
        <w:t xml:space="preserve"> </w:t>
      </w:r>
      <w:r>
        <w:rPr>
          <w:rFonts w:ascii="Euclid"/>
          <w:i/>
        </w:rPr>
        <w:t>Engineering</w:t>
      </w:r>
      <w:r>
        <w:t>, 143(1):04016024, 2017.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40"/>
        </w:rPr>
        <w:t xml:space="preserve"> </w:t>
      </w:r>
      <w:r>
        <w:t>https://doi.org/10.1061/(ASCE)EY.1943-7897.0000365.</w:t>
      </w:r>
    </w:p>
    <w:p w14:paraId="64E790CE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6" w:line="204" w:lineRule="auto"/>
        <w:ind w:right="607" w:hanging="449"/>
        <w:jc w:val="both"/>
      </w:pPr>
      <w:bookmarkStart w:id="1461" w:name="_bookmark75"/>
      <w:bookmarkEnd w:id="1461"/>
      <w:r w:rsidRPr="009D3118">
        <w:rPr>
          <w:lang w:val="de-AT"/>
          <w:rPrChange w:id="1462" w:author="zwickl-nb" w:date="2024-02-02T09:04:00Z">
            <w:rPr/>
          </w:rPrChange>
        </w:rPr>
        <w:t xml:space="preserve">T </w:t>
      </w:r>
      <w:proofErr w:type="spellStart"/>
      <w:r w:rsidRPr="009D3118">
        <w:rPr>
          <w:lang w:val="de-AT"/>
          <w:rPrChange w:id="1463" w:author="zwickl-nb" w:date="2024-02-02T09:04:00Z">
            <w:rPr/>
          </w:rPrChange>
        </w:rPr>
        <w:t>Bangar</w:t>
      </w:r>
      <w:proofErr w:type="spellEnd"/>
      <w:r w:rsidRPr="009D3118">
        <w:rPr>
          <w:lang w:val="de-AT"/>
          <w:rPrChange w:id="1464" w:author="zwickl-nb" w:date="2024-02-02T09:04:00Z">
            <w:rPr/>
          </w:rPrChange>
        </w:rPr>
        <w:t xml:space="preserve"> </w:t>
      </w:r>
      <w:proofErr w:type="spellStart"/>
      <w:r w:rsidRPr="009D3118">
        <w:rPr>
          <w:lang w:val="de-AT"/>
          <w:rPrChange w:id="1465" w:author="zwickl-nb" w:date="2024-02-02T09:04:00Z">
            <w:rPr/>
          </w:rPrChange>
        </w:rPr>
        <w:t>Raju</w:t>
      </w:r>
      <w:proofErr w:type="spellEnd"/>
      <w:r w:rsidRPr="009D3118">
        <w:rPr>
          <w:lang w:val="de-AT"/>
          <w:rPrChange w:id="1466" w:author="zwickl-nb" w:date="2024-02-02T09:04:00Z">
            <w:rPr/>
          </w:rPrChange>
        </w:rPr>
        <w:t xml:space="preserve">, </w:t>
      </w:r>
      <w:proofErr w:type="spellStart"/>
      <w:r w:rsidRPr="009D3118">
        <w:rPr>
          <w:lang w:val="de-AT"/>
          <w:rPrChange w:id="1467" w:author="zwickl-nb" w:date="2024-02-02T09:04:00Z">
            <w:rPr/>
          </w:rPrChange>
        </w:rPr>
        <w:t>Vikas</w:t>
      </w:r>
      <w:proofErr w:type="spellEnd"/>
      <w:r w:rsidRPr="009D3118">
        <w:rPr>
          <w:lang w:val="de-AT"/>
          <w:rPrChange w:id="1468" w:author="zwickl-nb" w:date="2024-02-02T09:04:00Z">
            <w:rPr/>
          </w:rPrChange>
        </w:rPr>
        <w:t xml:space="preserve"> S </w:t>
      </w:r>
      <w:proofErr w:type="spellStart"/>
      <w:r w:rsidRPr="009D3118">
        <w:rPr>
          <w:lang w:val="de-AT"/>
          <w:rPrChange w:id="1469" w:author="zwickl-nb" w:date="2024-02-02T09:04:00Z">
            <w:rPr/>
          </w:rPrChange>
        </w:rPr>
        <w:t>Sengar</w:t>
      </w:r>
      <w:proofErr w:type="spellEnd"/>
      <w:r w:rsidRPr="009D3118">
        <w:rPr>
          <w:lang w:val="de-AT"/>
          <w:rPrChange w:id="1470" w:author="zwickl-nb" w:date="2024-02-02T09:04:00Z">
            <w:rPr/>
          </w:rPrChange>
        </w:rPr>
        <w:t xml:space="preserve">, R </w:t>
      </w:r>
      <w:proofErr w:type="spellStart"/>
      <w:r w:rsidRPr="009D3118">
        <w:rPr>
          <w:lang w:val="de-AT"/>
          <w:rPrChange w:id="1471" w:author="zwickl-nb" w:date="2024-02-02T09:04:00Z">
            <w:rPr/>
          </w:rPrChange>
        </w:rPr>
        <w:t>Jayaraj</w:t>
      </w:r>
      <w:proofErr w:type="spellEnd"/>
      <w:r w:rsidRPr="009D3118">
        <w:rPr>
          <w:lang w:val="de-AT"/>
          <w:rPrChange w:id="1472" w:author="zwickl-nb" w:date="2024-02-02T09:04:00Z">
            <w:rPr/>
          </w:rPrChange>
        </w:rPr>
        <w:t xml:space="preserve">, and N </w:t>
      </w:r>
      <w:proofErr w:type="spellStart"/>
      <w:r w:rsidRPr="009D3118">
        <w:rPr>
          <w:lang w:val="de-AT"/>
          <w:rPrChange w:id="1473" w:author="zwickl-nb" w:date="2024-02-02T09:04:00Z">
            <w:rPr/>
          </w:rPrChange>
        </w:rPr>
        <w:t>Kulshrestha</w:t>
      </w:r>
      <w:proofErr w:type="spellEnd"/>
      <w:r w:rsidRPr="009D3118">
        <w:rPr>
          <w:lang w:val="de-AT"/>
          <w:rPrChange w:id="1474" w:author="zwickl-nb" w:date="2024-02-02T09:04:00Z">
            <w:rPr/>
          </w:rPrChange>
        </w:rPr>
        <w:t>.</w:t>
      </w:r>
      <w:r w:rsidRPr="009D3118">
        <w:rPr>
          <w:spacing w:val="40"/>
          <w:lang w:val="de-AT"/>
          <w:rPrChange w:id="1475" w:author="zwickl-nb" w:date="2024-02-02T09:04:00Z">
            <w:rPr>
              <w:spacing w:val="40"/>
            </w:rPr>
          </w:rPrChange>
        </w:rPr>
        <w:t xml:space="preserve"> </w:t>
      </w:r>
      <w:r>
        <w:t xml:space="preserve">Study of volatility of new ship building prices in </w:t>
      </w:r>
      <w:proofErr w:type="spellStart"/>
      <w:proofErr w:type="gramStart"/>
      <w:r>
        <w:t>lng</w:t>
      </w:r>
      <w:proofErr w:type="spellEnd"/>
      <w:proofErr w:type="gramEnd"/>
      <w:r>
        <w:t xml:space="preserve"> shipping.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International</w:t>
      </w:r>
      <w:r>
        <w:rPr>
          <w:rFonts w:ascii="Euclid" w:hAnsi="Euclid"/>
          <w:i/>
          <w:spacing w:val="-2"/>
        </w:rPr>
        <w:t xml:space="preserve"> </w:t>
      </w:r>
      <w:r>
        <w:rPr>
          <w:rFonts w:ascii="Euclid" w:hAnsi="Euclid"/>
          <w:i/>
        </w:rPr>
        <w:t>Journal</w:t>
      </w:r>
      <w:r>
        <w:rPr>
          <w:rFonts w:ascii="Euclid" w:hAnsi="Euclid"/>
          <w:i/>
          <w:spacing w:val="-2"/>
        </w:rPr>
        <w:t xml:space="preserve"> </w:t>
      </w:r>
      <w:r>
        <w:rPr>
          <w:rFonts w:ascii="Euclid" w:hAnsi="Euclid"/>
          <w:i/>
        </w:rPr>
        <w:t>of</w:t>
      </w:r>
      <w:r>
        <w:rPr>
          <w:rFonts w:ascii="Euclid" w:hAnsi="Euclid"/>
          <w:i/>
          <w:spacing w:val="-2"/>
        </w:rPr>
        <w:t xml:space="preserve"> </w:t>
      </w:r>
      <w:r>
        <w:rPr>
          <w:rFonts w:ascii="Euclid" w:hAnsi="Euclid"/>
          <w:i/>
        </w:rPr>
        <w:t>e-Navigation</w:t>
      </w:r>
      <w:r>
        <w:rPr>
          <w:rFonts w:ascii="Euclid" w:hAnsi="Euclid"/>
          <w:i/>
          <w:spacing w:val="-2"/>
        </w:rPr>
        <w:t xml:space="preserve"> </w:t>
      </w:r>
      <w:r>
        <w:rPr>
          <w:rFonts w:ascii="Euclid" w:hAnsi="Euclid"/>
          <w:i/>
        </w:rPr>
        <w:t>and</w:t>
      </w:r>
      <w:r>
        <w:rPr>
          <w:rFonts w:ascii="Euclid" w:hAnsi="Euclid"/>
          <w:i/>
          <w:spacing w:val="-2"/>
        </w:rPr>
        <w:t xml:space="preserve"> </w:t>
      </w:r>
      <w:r>
        <w:rPr>
          <w:rFonts w:ascii="Euclid" w:hAnsi="Euclid"/>
          <w:i/>
        </w:rPr>
        <w:t>Maritime</w:t>
      </w:r>
      <w:r>
        <w:rPr>
          <w:rFonts w:ascii="Euclid" w:hAnsi="Euclid"/>
          <w:i/>
          <w:spacing w:val="-2"/>
        </w:rPr>
        <w:t xml:space="preserve"> </w:t>
      </w:r>
      <w:r>
        <w:rPr>
          <w:rFonts w:ascii="Euclid" w:hAnsi="Euclid"/>
          <w:i/>
        </w:rPr>
        <w:t>Economy</w:t>
      </w:r>
      <w:r>
        <w:t>, 5: 61–73, 2016.</w:t>
      </w:r>
      <w:r>
        <w:rPr>
          <w:spacing w:val="39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39"/>
        </w:rPr>
        <w:t xml:space="preserve"> </w:t>
      </w:r>
      <w:r>
        <w:t>https://doi.org/10.1016/j.enavi.2016.12.005.</w:t>
      </w:r>
    </w:p>
    <w:p w14:paraId="22AB1F88" w14:textId="77777777" w:rsidR="0058572D" w:rsidRDefault="0058572D" w:rsidP="0058572D">
      <w:pPr>
        <w:spacing w:line="204" w:lineRule="auto"/>
        <w:jc w:val="both"/>
        <w:sectPr w:rsidR="0058572D">
          <w:pgSz w:w="12240" w:h="15840"/>
          <w:pgMar w:top="1120" w:right="540" w:bottom="700" w:left="1040" w:header="0" w:footer="518" w:gutter="0"/>
          <w:cols w:space="720"/>
        </w:sectPr>
      </w:pPr>
    </w:p>
    <w:p w14:paraId="19E55F14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71" w:line="204" w:lineRule="auto"/>
        <w:ind w:right="605" w:hanging="449"/>
        <w:jc w:val="both"/>
      </w:pPr>
      <w:bookmarkStart w:id="1476" w:name="_bookmark76"/>
      <w:bookmarkEnd w:id="1476"/>
      <w:r w:rsidRPr="009D3118">
        <w:rPr>
          <w:lang w:val="de-AT"/>
          <w:rPrChange w:id="1477" w:author="zwickl-nb" w:date="2024-02-02T09:04:00Z">
            <w:rPr/>
          </w:rPrChange>
        </w:rPr>
        <w:lastRenderedPageBreak/>
        <w:t>Ruud</w:t>
      </w:r>
      <w:r w:rsidRPr="009D3118">
        <w:rPr>
          <w:spacing w:val="-12"/>
          <w:lang w:val="de-AT"/>
          <w:rPrChange w:id="1478" w:author="zwickl-nb" w:date="2024-02-02T09:04:00Z">
            <w:rPr>
              <w:spacing w:val="-12"/>
            </w:rPr>
          </w:rPrChange>
        </w:rPr>
        <w:t xml:space="preserve"> </w:t>
      </w:r>
      <w:proofErr w:type="spellStart"/>
      <w:r w:rsidRPr="009D3118">
        <w:rPr>
          <w:lang w:val="de-AT"/>
          <w:rPrChange w:id="1479" w:author="zwickl-nb" w:date="2024-02-02T09:04:00Z">
            <w:rPr/>
          </w:rPrChange>
        </w:rPr>
        <w:t>Egging</w:t>
      </w:r>
      <w:proofErr w:type="spellEnd"/>
      <w:r w:rsidRPr="009D3118">
        <w:rPr>
          <w:lang w:val="de-AT"/>
          <w:rPrChange w:id="1480" w:author="zwickl-nb" w:date="2024-02-02T09:04:00Z">
            <w:rPr/>
          </w:rPrChange>
        </w:rPr>
        <w:t>,</w:t>
      </w:r>
      <w:r w:rsidRPr="009D3118">
        <w:rPr>
          <w:spacing w:val="-12"/>
          <w:lang w:val="de-AT"/>
          <w:rPrChange w:id="1481" w:author="zwickl-nb" w:date="2024-02-02T09:04:00Z">
            <w:rPr>
              <w:spacing w:val="-12"/>
            </w:rPr>
          </w:rPrChange>
        </w:rPr>
        <w:t xml:space="preserve"> </w:t>
      </w:r>
      <w:r w:rsidRPr="009D3118">
        <w:rPr>
          <w:lang w:val="de-AT"/>
          <w:rPrChange w:id="1482" w:author="zwickl-nb" w:date="2024-02-02T09:04:00Z">
            <w:rPr/>
          </w:rPrChange>
        </w:rPr>
        <w:t>Steven</w:t>
      </w:r>
      <w:r w:rsidRPr="009D3118">
        <w:rPr>
          <w:spacing w:val="-12"/>
          <w:lang w:val="de-AT"/>
          <w:rPrChange w:id="1483" w:author="zwickl-nb" w:date="2024-02-02T09:04:00Z">
            <w:rPr>
              <w:spacing w:val="-12"/>
            </w:rPr>
          </w:rPrChange>
        </w:rPr>
        <w:t xml:space="preserve"> </w:t>
      </w:r>
      <w:r w:rsidRPr="009D3118">
        <w:rPr>
          <w:lang w:val="de-AT"/>
          <w:rPrChange w:id="1484" w:author="zwickl-nb" w:date="2024-02-02T09:04:00Z">
            <w:rPr/>
          </w:rPrChange>
        </w:rPr>
        <w:t>A</w:t>
      </w:r>
      <w:r w:rsidRPr="009D3118">
        <w:rPr>
          <w:spacing w:val="-12"/>
          <w:lang w:val="de-AT"/>
          <w:rPrChange w:id="1485" w:author="zwickl-nb" w:date="2024-02-02T09:04:00Z">
            <w:rPr>
              <w:spacing w:val="-12"/>
            </w:rPr>
          </w:rPrChange>
        </w:rPr>
        <w:t xml:space="preserve"> </w:t>
      </w:r>
      <w:r w:rsidRPr="009D3118">
        <w:rPr>
          <w:lang w:val="de-AT"/>
          <w:rPrChange w:id="1486" w:author="zwickl-nb" w:date="2024-02-02T09:04:00Z">
            <w:rPr/>
          </w:rPrChange>
        </w:rPr>
        <w:t>Gabriel,</w:t>
      </w:r>
      <w:r w:rsidRPr="009D3118">
        <w:rPr>
          <w:spacing w:val="-12"/>
          <w:lang w:val="de-AT"/>
          <w:rPrChange w:id="1487" w:author="zwickl-nb" w:date="2024-02-02T09:04:00Z">
            <w:rPr>
              <w:spacing w:val="-12"/>
            </w:rPr>
          </w:rPrChange>
        </w:rPr>
        <w:t xml:space="preserve"> </w:t>
      </w:r>
      <w:r w:rsidRPr="009D3118">
        <w:rPr>
          <w:lang w:val="de-AT"/>
          <w:rPrChange w:id="1488" w:author="zwickl-nb" w:date="2024-02-02T09:04:00Z">
            <w:rPr/>
          </w:rPrChange>
        </w:rPr>
        <w:t>Franziska</w:t>
      </w:r>
      <w:r w:rsidRPr="009D3118">
        <w:rPr>
          <w:spacing w:val="-12"/>
          <w:lang w:val="de-AT"/>
          <w:rPrChange w:id="1489" w:author="zwickl-nb" w:date="2024-02-02T09:04:00Z">
            <w:rPr>
              <w:spacing w:val="-12"/>
            </w:rPr>
          </w:rPrChange>
        </w:rPr>
        <w:t xml:space="preserve"> </w:t>
      </w:r>
      <w:r w:rsidRPr="009D3118">
        <w:rPr>
          <w:lang w:val="de-AT"/>
          <w:rPrChange w:id="1490" w:author="zwickl-nb" w:date="2024-02-02T09:04:00Z">
            <w:rPr/>
          </w:rPrChange>
        </w:rPr>
        <w:t>Holz,</w:t>
      </w:r>
      <w:r w:rsidRPr="009D3118">
        <w:rPr>
          <w:spacing w:val="-12"/>
          <w:lang w:val="de-AT"/>
          <w:rPrChange w:id="1491" w:author="zwickl-nb" w:date="2024-02-02T09:04:00Z">
            <w:rPr>
              <w:spacing w:val="-12"/>
            </w:rPr>
          </w:rPrChange>
        </w:rPr>
        <w:t xml:space="preserve"> </w:t>
      </w:r>
      <w:r w:rsidRPr="009D3118">
        <w:rPr>
          <w:lang w:val="de-AT"/>
          <w:rPrChange w:id="1492" w:author="zwickl-nb" w:date="2024-02-02T09:04:00Z">
            <w:rPr/>
          </w:rPrChange>
        </w:rPr>
        <w:t>and</w:t>
      </w:r>
      <w:r w:rsidRPr="009D3118">
        <w:rPr>
          <w:spacing w:val="-12"/>
          <w:lang w:val="de-AT"/>
          <w:rPrChange w:id="1493" w:author="zwickl-nb" w:date="2024-02-02T09:04:00Z">
            <w:rPr>
              <w:spacing w:val="-12"/>
            </w:rPr>
          </w:rPrChange>
        </w:rPr>
        <w:t xml:space="preserve"> </w:t>
      </w:r>
      <w:proofErr w:type="spellStart"/>
      <w:r w:rsidRPr="009D3118">
        <w:rPr>
          <w:lang w:val="de-AT"/>
          <w:rPrChange w:id="1494" w:author="zwickl-nb" w:date="2024-02-02T09:04:00Z">
            <w:rPr/>
          </w:rPrChange>
        </w:rPr>
        <w:t>Jifang</w:t>
      </w:r>
      <w:proofErr w:type="spellEnd"/>
      <w:r w:rsidRPr="009D3118">
        <w:rPr>
          <w:spacing w:val="-12"/>
          <w:lang w:val="de-AT"/>
          <w:rPrChange w:id="1495" w:author="zwickl-nb" w:date="2024-02-02T09:04:00Z">
            <w:rPr>
              <w:spacing w:val="-12"/>
            </w:rPr>
          </w:rPrChange>
        </w:rPr>
        <w:t xml:space="preserve"> </w:t>
      </w:r>
      <w:proofErr w:type="spellStart"/>
      <w:r w:rsidRPr="009D3118">
        <w:rPr>
          <w:lang w:val="de-AT"/>
          <w:rPrChange w:id="1496" w:author="zwickl-nb" w:date="2024-02-02T09:04:00Z">
            <w:rPr/>
          </w:rPrChange>
        </w:rPr>
        <w:t>Zhuang</w:t>
      </w:r>
      <w:proofErr w:type="spellEnd"/>
      <w:r w:rsidRPr="009D3118">
        <w:rPr>
          <w:lang w:val="de-AT"/>
          <w:rPrChange w:id="1497" w:author="zwickl-nb" w:date="2024-02-02T09:04:00Z">
            <w:rPr/>
          </w:rPrChange>
        </w:rPr>
        <w:t>.</w:t>
      </w:r>
      <w:r w:rsidRPr="009D3118">
        <w:rPr>
          <w:spacing w:val="4"/>
          <w:lang w:val="de-AT"/>
          <w:rPrChange w:id="1498" w:author="zwickl-nb" w:date="2024-02-02T09:04:00Z">
            <w:rPr>
              <w:spacing w:val="4"/>
            </w:rPr>
          </w:rPrChange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complementarity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 xml:space="preserve">for the </w:t>
      </w:r>
      <w:proofErr w:type="spellStart"/>
      <w:proofErr w:type="gramStart"/>
      <w:r>
        <w:t>european</w:t>
      </w:r>
      <w:proofErr w:type="spellEnd"/>
      <w:proofErr w:type="gramEnd"/>
      <w:r>
        <w:t xml:space="preserve"> natural gas market.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Policy</w:t>
      </w:r>
      <w:r>
        <w:t>, 36(7):2385–2414, 2008.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 xml:space="preserve">: https://doi.org/10. </w:t>
      </w:r>
      <w:r>
        <w:rPr>
          <w:spacing w:val="-2"/>
        </w:rPr>
        <w:t>1016/j.enpol.2008.01.044.</w:t>
      </w:r>
    </w:p>
    <w:p w14:paraId="0F7D3E5D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7" w:line="204" w:lineRule="auto"/>
        <w:ind w:right="606" w:hanging="449"/>
        <w:jc w:val="both"/>
      </w:pPr>
      <w:bookmarkStart w:id="1499" w:name="_bookmark77"/>
      <w:bookmarkEnd w:id="1499"/>
      <w:r>
        <w:t>Ruud</w:t>
      </w:r>
      <w:r>
        <w:rPr>
          <w:spacing w:val="-7"/>
        </w:rPr>
        <w:t xml:space="preserve"> </w:t>
      </w:r>
      <w:r>
        <w:t>Egging,</w:t>
      </w:r>
      <w:r>
        <w:rPr>
          <w:spacing w:val="-5"/>
        </w:rPr>
        <w:t xml:space="preserve"> </w:t>
      </w:r>
      <w:r>
        <w:t>Franziska</w:t>
      </w:r>
      <w:r>
        <w:rPr>
          <w:spacing w:val="-7"/>
        </w:rPr>
        <w:t xml:space="preserve"> </w:t>
      </w:r>
      <w:proofErr w:type="spellStart"/>
      <w:r>
        <w:t>Holz</w:t>
      </w:r>
      <w:proofErr w:type="spell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Steven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Gabriel.</w:t>
      </w:r>
      <w:r>
        <w:rPr>
          <w:spacing w:val="1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gas</w:t>
      </w:r>
      <w:r>
        <w:rPr>
          <w:spacing w:val="-7"/>
        </w:rPr>
        <w:t xml:space="preserve"> </w:t>
      </w:r>
      <w:r>
        <w:t>model: A</w:t>
      </w:r>
      <w:r>
        <w:rPr>
          <w:spacing w:val="-7"/>
        </w:rPr>
        <w:t xml:space="preserve"> </w:t>
      </w:r>
      <w:r>
        <w:t>multi-period</w:t>
      </w:r>
      <w:r>
        <w:rPr>
          <w:spacing w:val="-7"/>
        </w:rPr>
        <w:t xml:space="preserve"> </w:t>
      </w:r>
      <w:r>
        <w:t>mixed complementarity model for the global natural gas market.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Energy</w:t>
      </w:r>
      <w:r>
        <w:t>, 35(10):4016–4029, 2010.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 xml:space="preserve">: </w:t>
      </w:r>
      <w:r>
        <w:rPr>
          <w:spacing w:val="-2"/>
        </w:rPr>
        <w:t>https://doi.org/10.1016/j.energy.2010.03.053.</w:t>
      </w:r>
    </w:p>
    <w:p w14:paraId="52CE1CD2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3" w:line="201" w:lineRule="auto"/>
        <w:ind w:right="610" w:hanging="449"/>
        <w:jc w:val="both"/>
      </w:pPr>
      <w:bookmarkStart w:id="1500" w:name="_bookmark78"/>
      <w:bookmarkEnd w:id="1500"/>
      <w:r>
        <w:t>Ning</w:t>
      </w:r>
      <w:r>
        <w:rPr>
          <w:spacing w:val="-14"/>
        </w:rPr>
        <w:t xml:space="preserve"> </w:t>
      </w:r>
      <w:r>
        <w:t>Lin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Robert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Brooks.</w:t>
      </w:r>
      <w:r>
        <w:rPr>
          <w:spacing w:val="-9"/>
        </w:rPr>
        <w:t xml:space="preserve"> </w:t>
      </w:r>
      <w:r>
        <w:t>Global</w:t>
      </w:r>
      <w:r>
        <w:rPr>
          <w:spacing w:val="-14"/>
        </w:rPr>
        <w:t xml:space="preserve"> </w:t>
      </w:r>
      <w:proofErr w:type="spellStart"/>
      <w:r>
        <w:t>liquified</w:t>
      </w:r>
      <w:proofErr w:type="spellEnd"/>
      <w:r>
        <w:rPr>
          <w:spacing w:val="-14"/>
        </w:rPr>
        <w:t xml:space="preserve"> </w:t>
      </w:r>
      <w:r>
        <w:t>natural</w:t>
      </w:r>
      <w:r>
        <w:rPr>
          <w:spacing w:val="-13"/>
        </w:rPr>
        <w:t xml:space="preserve"> </w:t>
      </w:r>
      <w:r>
        <w:t>gas</w:t>
      </w:r>
      <w:r>
        <w:rPr>
          <w:spacing w:val="-14"/>
        </w:rPr>
        <w:t xml:space="preserve"> </w:t>
      </w:r>
      <w:r>
        <w:t>trade</w:t>
      </w:r>
      <w:r>
        <w:rPr>
          <w:spacing w:val="-14"/>
        </w:rPr>
        <w:t xml:space="preserve"> </w:t>
      </w:r>
      <w:r>
        <w:t>under</w:t>
      </w:r>
      <w:r>
        <w:rPr>
          <w:spacing w:val="-14"/>
        </w:rPr>
        <w:t xml:space="preserve"> </w:t>
      </w:r>
      <w:r>
        <w:t>energy</w:t>
      </w:r>
      <w:r>
        <w:rPr>
          <w:spacing w:val="-13"/>
        </w:rPr>
        <w:t xml:space="preserve"> </w:t>
      </w:r>
      <w:r>
        <w:t>transition.</w:t>
      </w:r>
      <w:r>
        <w:rPr>
          <w:spacing w:val="-5"/>
        </w:rPr>
        <w:t xml:space="preserve"> </w:t>
      </w:r>
      <w:r>
        <w:rPr>
          <w:rFonts w:ascii="Euclid"/>
          <w:i/>
        </w:rPr>
        <w:t>Energies</w:t>
      </w:r>
      <w:r>
        <w:t>, 14(20):6617, 2021.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40"/>
        </w:rPr>
        <w:t xml:space="preserve"> </w:t>
      </w:r>
      <w:r>
        <w:t>https://doi.org/10.3390/en14206617.</w:t>
      </w:r>
    </w:p>
    <w:p w14:paraId="4834967B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6" w:line="251" w:lineRule="exact"/>
        <w:ind w:hanging="448"/>
        <w:jc w:val="both"/>
      </w:pPr>
      <w:bookmarkStart w:id="1501" w:name="_bookmark79"/>
      <w:bookmarkEnd w:id="1501"/>
      <w:r>
        <w:rPr>
          <w:spacing w:val="-2"/>
        </w:rPr>
        <w:t>Daniel</w:t>
      </w:r>
      <w:r>
        <w:rPr>
          <w:spacing w:val="-10"/>
        </w:rPr>
        <w:t xml:space="preserve"> </w:t>
      </w:r>
      <w:r>
        <w:rPr>
          <w:spacing w:val="-2"/>
        </w:rPr>
        <w:t>JG</w:t>
      </w:r>
      <w:r>
        <w:rPr>
          <w:spacing w:val="-9"/>
        </w:rPr>
        <w:t xml:space="preserve"> </w:t>
      </w:r>
      <w:r>
        <w:rPr>
          <w:spacing w:val="-2"/>
        </w:rPr>
        <w:t>Crow,</w:t>
      </w:r>
      <w:r>
        <w:rPr>
          <w:spacing w:val="-7"/>
        </w:rPr>
        <w:t xml:space="preserve"> </w:t>
      </w:r>
      <w:r>
        <w:rPr>
          <w:spacing w:val="-2"/>
        </w:rPr>
        <w:t>Sara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Giarola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Adam</w:t>
      </w:r>
      <w:r>
        <w:rPr>
          <w:spacing w:val="-9"/>
        </w:rPr>
        <w:t xml:space="preserve"> </w:t>
      </w:r>
      <w:r>
        <w:rPr>
          <w:spacing w:val="-2"/>
        </w:rPr>
        <w:t>D</w:t>
      </w:r>
      <w:r>
        <w:rPr>
          <w:spacing w:val="-10"/>
        </w:rPr>
        <w:t xml:space="preserve"> </w:t>
      </w:r>
      <w:r>
        <w:rPr>
          <w:spacing w:val="-2"/>
        </w:rPr>
        <w:t>Hawkes.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dynamic</w:t>
      </w:r>
      <w:r>
        <w:rPr>
          <w:spacing w:val="-10"/>
        </w:rPr>
        <w:t xml:space="preserve"> </w:t>
      </w:r>
      <w:r>
        <w:rPr>
          <w:spacing w:val="-2"/>
        </w:rPr>
        <w:t>model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global</w:t>
      </w:r>
      <w:r>
        <w:rPr>
          <w:spacing w:val="-10"/>
        </w:rPr>
        <w:t xml:space="preserve"> </w:t>
      </w:r>
      <w:r>
        <w:rPr>
          <w:spacing w:val="-2"/>
        </w:rPr>
        <w:t>natural</w:t>
      </w:r>
      <w:r>
        <w:rPr>
          <w:spacing w:val="-9"/>
        </w:rPr>
        <w:t xml:space="preserve"> </w:t>
      </w:r>
      <w:r>
        <w:rPr>
          <w:spacing w:val="-2"/>
        </w:rPr>
        <w:t>gas</w:t>
      </w:r>
      <w:r>
        <w:rPr>
          <w:spacing w:val="-9"/>
        </w:rPr>
        <w:t xml:space="preserve"> </w:t>
      </w:r>
      <w:r>
        <w:rPr>
          <w:spacing w:val="-2"/>
        </w:rPr>
        <w:t>supply.</w:t>
      </w:r>
    </w:p>
    <w:p w14:paraId="247DBFA2" w14:textId="77777777" w:rsidR="0058572D" w:rsidRDefault="0058572D" w:rsidP="0058572D">
      <w:pPr>
        <w:pStyle w:val="Textkrper"/>
        <w:spacing w:line="343" w:lineRule="exact"/>
        <w:ind w:left="560"/>
        <w:jc w:val="both"/>
      </w:pPr>
      <w:r>
        <w:rPr>
          <w:rFonts w:ascii="Euclid" w:hAnsi="Euclid"/>
          <w:i/>
        </w:rPr>
        <w:t>Applied</w:t>
      </w:r>
      <w:r>
        <w:rPr>
          <w:rFonts w:ascii="Euclid" w:hAnsi="Euclid"/>
          <w:i/>
          <w:spacing w:val="-8"/>
        </w:rPr>
        <w:t xml:space="preserve"> </w:t>
      </w:r>
      <w:r>
        <w:rPr>
          <w:rFonts w:ascii="Euclid" w:hAnsi="Euclid"/>
          <w:i/>
        </w:rPr>
        <w:t>Energy</w:t>
      </w:r>
      <w:r>
        <w:t>,</w:t>
      </w:r>
      <w:r>
        <w:rPr>
          <w:spacing w:val="7"/>
        </w:rPr>
        <w:t xml:space="preserve"> </w:t>
      </w:r>
      <w:r>
        <w:t>218:452–469,</w:t>
      </w:r>
      <w:r>
        <w:rPr>
          <w:spacing w:val="8"/>
        </w:rPr>
        <w:t xml:space="preserve"> </w:t>
      </w:r>
      <w:r>
        <w:t>2018.</w:t>
      </w:r>
      <w:r>
        <w:rPr>
          <w:spacing w:val="27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28"/>
        </w:rPr>
        <w:t xml:space="preserve"> </w:t>
      </w:r>
      <w:r>
        <w:rPr>
          <w:spacing w:val="-2"/>
        </w:rPr>
        <w:t>https://doi.org/10.1016/j.apenergy.2018.02.182.</w:t>
      </w:r>
    </w:p>
    <w:p w14:paraId="072D6041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59" w:line="204" w:lineRule="auto"/>
        <w:ind w:right="608" w:hanging="449"/>
        <w:jc w:val="both"/>
      </w:pPr>
      <w:bookmarkStart w:id="1502" w:name="_bookmark80"/>
      <w:bookmarkEnd w:id="1502"/>
      <w:r>
        <w:t>Gavin Bridge and Michael Bradshaw.</w:t>
      </w:r>
      <w:r>
        <w:rPr>
          <w:spacing w:val="40"/>
        </w:rPr>
        <w:t xml:space="preserve"> </w:t>
      </w:r>
      <w:r>
        <w:t>Making a global gas market:</w:t>
      </w:r>
      <w:r>
        <w:rPr>
          <w:spacing w:val="39"/>
        </w:rPr>
        <w:t xml:space="preserve"> </w:t>
      </w:r>
      <w:r>
        <w:t>territoriality and production networks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liquefied</w:t>
      </w:r>
      <w:r>
        <w:rPr>
          <w:spacing w:val="-14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t xml:space="preserve">gas. </w:t>
      </w:r>
      <w:r>
        <w:rPr>
          <w:rFonts w:ascii="Euclid" w:hAnsi="Euclid"/>
          <w:i/>
        </w:rPr>
        <w:t>Economic</w:t>
      </w:r>
      <w:r>
        <w:rPr>
          <w:rFonts w:ascii="Euclid" w:hAnsi="Euclid"/>
          <w:i/>
          <w:spacing w:val="-19"/>
        </w:rPr>
        <w:t xml:space="preserve"> </w:t>
      </w:r>
      <w:r>
        <w:rPr>
          <w:rFonts w:ascii="Euclid" w:hAnsi="Euclid"/>
          <w:i/>
        </w:rPr>
        <w:t>Geography</w:t>
      </w:r>
      <w:r>
        <w:t>,</w:t>
      </w:r>
      <w:r>
        <w:rPr>
          <w:spacing w:val="-11"/>
        </w:rPr>
        <w:t xml:space="preserve"> </w:t>
      </w:r>
      <w:r>
        <w:t>93(3):215–240,</w:t>
      </w:r>
      <w:r>
        <w:rPr>
          <w:spacing w:val="-11"/>
        </w:rPr>
        <w:t xml:space="preserve"> </w:t>
      </w:r>
      <w:r>
        <w:t xml:space="preserve">2017. </w:t>
      </w:r>
      <w:proofErr w:type="gramStart"/>
      <w:r>
        <w:t>doi</w:t>
      </w:r>
      <w:proofErr w:type="gramEnd"/>
      <w:r>
        <w:t xml:space="preserve">: https://doi.org/ </w:t>
      </w:r>
      <w:r>
        <w:rPr>
          <w:spacing w:val="-2"/>
        </w:rPr>
        <w:t>10.1080/00130095.2017.1283212.</w:t>
      </w:r>
    </w:p>
    <w:p w14:paraId="72D24C24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6" w:line="204" w:lineRule="auto"/>
        <w:ind w:right="606" w:hanging="449"/>
        <w:jc w:val="both"/>
      </w:pPr>
      <w:bookmarkStart w:id="1503" w:name="_bookmark81"/>
      <w:bookmarkEnd w:id="1503"/>
      <w:r>
        <w:t>Tom</w:t>
      </w:r>
      <w:r>
        <w:rPr>
          <w:spacing w:val="-14"/>
        </w:rPr>
        <w:t xml:space="preserve"> </w:t>
      </w:r>
      <w:proofErr w:type="spellStart"/>
      <w:r>
        <w:t>Kompas</w:t>
      </w:r>
      <w:proofErr w:type="spellEnd"/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proofErr w:type="spellStart"/>
      <w:r>
        <w:t>Tuong</w:t>
      </w:r>
      <w:proofErr w:type="spellEnd"/>
      <w:r>
        <w:rPr>
          <w:spacing w:val="-13"/>
        </w:rPr>
        <w:t xml:space="preserve"> </w:t>
      </w:r>
      <w:proofErr w:type="spellStart"/>
      <w:r>
        <w:t>Nhu</w:t>
      </w:r>
      <w:proofErr w:type="spellEnd"/>
      <w:r>
        <w:rPr>
          <w:spacing w:val="-14"/>
        </w:rPr>
        <w:t xml:space="preserve"> </w:t>
      </w:r>
      <w:proofErr w:type="spellStart"/>
      <w:r>
        <w:t>Che</w:t>
      </w:r>
      <w:proofErr w:type="spellEnd"/>
      <w:r>
        <w:t>.</w:t>
      </w:r>
      <w:r>
        <w:rPr>
          <w:spacing w:val="-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structural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stochastic</w:t>
      </w:r>
      <w:r>
        <w:rPr>
          <w:spacing w:val="-14"/>
        </w:rPr>
        <w:t xml:space="preserve"> </w:t>
      </w:r>
      <w:r>
        <w:t>optimal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projections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proofErr w:type="spellStart"/>
      <w:proofErr w:type="gramStart"/>
      <w:r>
        <w:t>lng</w:t>
      </w:r>
      <w:proofErr w:type="spellEnd"/>
      <w:proofErr w:type="gramEnd"/>
      <w:r>
        <w:t xml:space="preserve"> imports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exports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asia</w:t>
      </w:r>
      <w:proofErr w:type="spellEnd"/>
      <w:r>
        <w:t xml:space="preserve">-pacific. </w:t>
      </w:r>
      <w:proofErr w:type="spellStart"/>
      <w:r>
        <w:rPr>
          <w:rFonts w:ascii="Euclid"/>
          <w:i/>
        </w:rPr>
        <w:t>Heliyon</w:t>
      </w:r>
      <w:proofErr w:type="spellEnd"/>
      <w:r>
        <w:t xml:space="preserve">, 2(6), 2016. </w:t>
      </w:r>
      <w:proofErr w:type="gramStart"/>
      <w:r>
        <w:t>doi</w:t>
      </w:r>
      <w:proofErr w:type="gramEnd"/>
      <w:r>
        <w:t xml:space="preserve">: </w:t>
      </w:r>
      <w:hyperlink r:id="rId25">
        <w:r>
          <w:t>http://dx.doi.org/10.1016/j.heliyon.</w:t>
        </w:r>
      </w:hyperlink>
      <w:r>
        <w:t xml:space="preserve"> </w:t>
      </w:r>
      <w:r>
        <w:rPr>
          <w:spacing w:val="-2"/>
        </w:rPr>
        <w:t>2016</w:t>
      </w:r>
      <w:proofErr w:type="gramStart"/>
      <w:r>
        <w:rPr>
          <w:spacing w:val="-2"/>
        </w:rPr>
        <w:t>.e00108</w:t>
      </w:r>
      <w:proofErr w:type="gramEnd"/>
      <w:r>
        <w:rPr>
          <w:spacing w:val="-2"/>
        </w:rPr>
        <w:t>.</w:t>
      </w:r>
    </w:p>
    <w:p w14:paraId="08BFF991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7" w:line="204" w:lineRule="auto"/>
        <w:ind w:right="607" w:hanging="449"/>
        <w:jc w:val="both"/>
      </w:pPr>
      <w:bookmarkStart w:id="1504" w:name="_bookmark82"/>
      <w:bookmarkEnd w:id="1504"/>
      <w:r>
        <w:t>Abel Meza, Ibrahim Ari, Mohammed Saleh Al-</w:t>
      </w:r>
      <w:proofErr w:type="spellStart"/>
      <w:r>
        <w:t>Sada</w:t>
      </w:r>
      <w:proofErr w:type="spellEnd"/>
      <w:r>
        <w:t xml:space="preserve">, and </w:t>
      </w:r>
      <w:proofErr w:type="spellStart"/>
      <w:r>
        <w:t>Muammer</w:t>
      </w:r>
      <w:proofErr w:type="spellEnd"/>
      <w:r>
        <w:t xml:space="preserve"> </w:t>
      </w:r>
      <w:proofErr w:type="spellStart"/>
      <w:r>
        <w:t>Koc</w:t>
      </w:r>
      <w:proofErr w:type="spellEnd"/>
      <w:r>
        <w:t>.</w:t>
      </w:r>
      <w:r>
        <w:rPr>
          <w:spacing w:val="34"/>
        </w:rPr>
        <w:t xml:space="preserve"> </w:t>
      </w:r>
      <w:r>
        <w:t xml:space="preserve">Future </w:t>
      </w:r>
      <w:proofErr w:type="spellStart"/>
      <w:proofErr w:type="gramStart"/>
      <w:r>
        <w:t>lng</w:t>
      </w:r>
      <w:proofErr w:type="spellEnd"/>
      <w:proofErr w:type="gramEnd"/>
      <w:r>
        <w:t xml:space="preserve"> competition and trade using an agent-based predictive model.</w:t>
      </w:r>
      <w:r>
        <w:rPr>
          <w:spacing w:val="40"/>
        </w:rPr>
        <w:t xml:space="preserve"> </w:t>
      </w:r>
      <w:r>
        <w:rPr>
          <w:rFonts w:ascii="Euclid"/>
          <w:i/>
        </w:rPr>
        <w:t>Energy</w:t>
      </w:r>
      <w:r>
        <w:rPr>
          <w:rFonts w:ascii="Euclid"/>
          <w:i/>
          <w:spacing w:val="-9"/>
        </w:rPr>
        <w:t xml:space="preserve"> </w:t>
      </w:r>
      <w:r>
        <w:rPr>
          <w:rFonts w:ascii="Euclid"/>
          <w:i/>
        </w:rPr>
        <w:t>Strategy</w:t>
      </w:r>
      <w:r>
        <w:rPr>
          <w:rFonts w:ascii="Euclid"/>
          <w:i/>
          <w:spacing w:val="-9"/>
        </w:rPr>
        <w:t xml:space="preserve"> </w:t>
      </w:r>
      <w:r>
        <w:rPr>
          <w:rFonts w:ascii="Euclid"/>
          <w:i/>
        </w:rPr>
        <w:t>Reviews</w:t>
      </w:r>
      <w:r>
        <w:t>, 38:100734, 2021.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 xml:space="preserve">: </w:t>
      </w:r>
      <w:r>
        <w:rPr>
          <w:spacing w:val="-2"/>
        </w:rPr>
        <w:t>https://doi.org/10.1016/j.esr.2021.100734.</w:t>
      </w:r>
    </w:p>
    <w:p w14:paraId="47D5E626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7" w:line="204" w:lineRule="auto"/>
        <w:ind w:right="607" w:hanging="449"/>
        <w:jc w:val="both"/>
      </w:pPr>
      <w:bookmarkStart w:id="1505" w:name="_bookmark83"/>
      <w:bookmarkEnd w:id="1505"/>
      <w:proofErr w:type="spellStart"/>
      <w:r>
        <w:t>Yingjian</w:t>
      </w:r>
      <w:proofErr w:type="spellEnd"/>
      <w:r>
        <w:rPr>
          <w:spacing w:val="-13"/>
        </w:rPr>
        <w:t xml:space="preserve"> </w:t>
      </w:r>
      <w:proofErr w:type="spellStart"/>
      <w:r>
        <w:t>Guo</w:t>
      </w:r>
      <w:proofErr w:type="spellEnd"/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Adam</w:t>
      </w:r>
      <w:r>
        <w:rPr>
          <w:spacing w:val="-13"/>
        </w:rPr>
        <w:t xml:space="preserve"> </w:t>
      </w:r>
      <w:r>
        <w:t>Hawkes.</w:t>
      </w:r>
      <w:r>
        <w:rPr>
          <w:spacing w:val="4"/>
        </w:rPr>
        <w:t xml:space="preserve"> </w:t>
      </w:r>
      <w:r>
        <w:t>Simulating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game-theoretic</w:t>
      </w:r>
      <w:r>
        <w:rPr>
          <w:spacing w:val="-13"/>
        </w:rPr>
        <w:t xml:space="preserve"> </w:t>
      </w:r>
      <w:r>
        <w:t>market</w:t>
      </w:r>
      <w:r>
        <w:rPr>
          <w:spacing w:val="-13"/>
        </w:rPr>
        <w:t xml:space="preserve"> </w:t>
      </w:r>
      <w:r>
        <w:t>equilibrium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contract- driven</w:t>
      </w:r>
      <w:r>
        <w:rPr>
          <w:spacing w:val="-14"/>
        </w:rPr>
        <w:t xml:space="preserve"> </w:t>
      </w:r>
      <w:r>
        <w:t>investment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global</w:t>
      </w:r>
      <w:r>
        <w:rPr>
          <w:spacing w:val="-13"/>
        </w:rPr>
        <w:t xml:space="preserve"> </w:t>
      </w:r>
      <w:r>
        <w:t>gas</w:t>
      </w:r>
      <w:r>
        <w:rPr>
          <w:spacing w:val="-14"/>
        </w:rPr>
        <w:t xml:space="preserve"> </w:t>
      </w:r>
      <w:r>
        <w:t>trade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agent-based</w:t>
      </w:r>
      <w:r>
        <w:rPr>
          <w:spacing w:val="-14"/>
        </w:rPr>
        <w:t xml:space="preserve"> </w:t>
      </w:r>
      <w:r>
        <w:t>method.</w:t>
      </w:r>
      <w:r>
        <w:rPr>
          <w:spacing w:val="-14"/>
        </w:rPr>
        <w:t xml:space="preserve"> </w:t>
      </w:r>
      <w:r>
        <w:rPr>
          <w:rFonts w:ascii="Euclid" w:hAnsi="Euclid"/>
          <w:i/>
        </w:rPr>
        <w:t>Energy</w:t>
      </w:r>
      <w:r>
        <w:t>,</w:t>
      </w:r>
      <w:r>
        <w:rPr>
          <w:spacing w:val="-14"/>
        </w:rPr>
        <w:t xml:space="preserve"> </w:t>
      </w:r>
      <w:r>
        <w:t>160:820–834,</w:t>
      </w:r>
      <w:r>
        <w:rPr>
          <w:spacing w:val="-13"/>
        </w:rPr>
        <w:t xml:space="preserve"> </w:t>
      </w:r>
      <w:r>
        <w:t>2018.</w:t>
      </w:r>
      <w:r>
        <w:rPr>
          <w:spacing w:val="-14"/>
        </w:rPr>
        <w:t xml:space="preserve"> </w:t>
      </w:r>
      <w:proofErr w:type="gramStart"/>
      <w:r>
        <w:t>doi</w:t>
      </w:r>
      <w:proofErr w:type="gramEnd"/>
      <w:r>
        <w:t xml:space="preserve">: </w:t>
      </w:r>
      <w:r>
        <w:rPr>
          <w:spacing w:val="-2"/>
        </w:rPr>
        <w:t>https://doi.org/10.1016/j.energy.2018.07.024.</w:t>
      </w:r>
    </w:p>
    <w:p w14:paraId="73EB1BAA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6" w:line="204" w:lineRule="auto"/>
        <w:ind w:right="606" w:hanging="449"/>
        <w:jc w:val="both"/>
      </w:pPr>
      <w:bookmarkStart w:id="1506" w:name="_bookmark84"/>
      <w:bookmarkEnd w:id="1506"/>
      <w:r>
        <w:t>Hamza</w:t>
      </w:r>
      <w:r>
        <w:rPr>
          <w:spacing w:val="-5"/>
        </w:rPr>
        <w:t xml:space="preserve"> </w:t>
      </w:r>
      <w:r>
        <w:rPr>
          <w:w w:val="120"/>
        </w:rPr>
        <w:t>J</w:t>
      </w:r>
      <w:r>
        <w:rPr>
          <w:spacing w:val="-16"/>
          <w:w w:val="120"/>
        </w:rPr>
        <w:t xml:space="preserve"> </w:t>
      </w:r>
      <w:r>
        <w:t>Magnier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Asmaa</w:t>
      </w:r>
      <w:proofErr w:type="spellEnd"/>
      <w:r>
        <w:rPr>
          <w:spacing w:val="-5"/>
        </w:rPr>
        <w:t xml:space="preserve"> </w:t>
      </w:r>
      <w:proofErr w:type="spellStart"/>
      <w:r>
        <w:t>Jrad</w:t>
      </w:r>
      <w:proofErr w:type="spellEnd"/>
      <w:r>
        <w:t>.</w:t>
      </w:r>
      <w:r>
        <w:rPr>
          <w:spacing w:val="2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minimal</w:t>
      </w:r>
      <w:r>
        <w:rPr>
          <w:spacing w:val="-5"/>
        </w:rPr>
        <w:t xml:space="preserve"> </w:t>
      </w:r>
      <w:r>
        <w:t>simplified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assessing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devising</w:t>
      </w:r>
      <w:r>
        <w:rPr>
          <w:spacing w:val="-5"/>
        </w:rPr>
        <w:t xml:space="preserve"> </w:t>
      </w:r>
      <w:r>
        <w:t xml:space="preserve">global </w:t>
      </w:r>
      <w:proofErr w:type="spellStart"/>
      <w:proofErr w:type="gramStart"/>
      <w:r>
        <w:rPr>
          <w:spacing w:val="-2"/>
        </w:rPr>
        <w:t>lng</w:t>
      </w:r>
      <w:proofErr w:type="spellEnd"/>
      <w:proofErr w:type="gramEnd"/>
      <w:r>
        <w:rPr>
          <w:spacing w:val="-12"/>
        </w:rPr>
        <w:t xml:space="preserve"> </w:t>
      </w:r>
      <w:r>
        <w:rPr>
          <w:spacing w:val="-2"/>
        </w:rPr>
        <w:t>equilibrium</w:t>
      </w:r>
      <w:r>
        <w:rPr>
          <w:spacing w:val="-12"/>
        </w:rPr>
        <w:t xml:space="preserve"> </w:t>
      </w:r>
      <w:r>
        <w:rPr>
          <w:spacing w:val="-2"/>
        </w:rPr>
        <w:t>trade</w:t>
      </w:r>
      <w:r>
        <w:rPr>
          <w:spacing w:val="-12"/>
        </w:rPr>
        <w:t xml:space="preserve"> </w:t>
      </w:r>
      <w:r>
        <w:rPr>
          <w:spacing w:val="-2"/>
        </w:rPr>
        <w:t>portfolios</w:t>
      </w:r>
      <w:r>
        <w:rPr>
          <w:spacing w:val="-11"/>
        </w:rPr>
        <w:t xml:space="preserve"> </w:t>
      </w:r>
      <w:r>
        <w:rPr>
          <w:spacing w:val="-2"/>
        </w:rPr>
        <w:t>while</w:t>
      </w:r>
      <w:r>
        <w:rPr>
          <w:spacing w:val="-12"/>
        </w:rPr>
        <w:t xml:space="preserve"> </w:t>
      </w:r>
      <w:r>
        <w:rPr>
          <w:spacing w:val="-2"/>
        </w:rPr>
        <w:t>maximizing</w:t>
      </w:r>
      <w:r>
        <w:rPr>
          <w:spacing w:val="-12"/>
        </w:rPr>
        <w:t xml:space="preserve"> </w:t>
      </w:r>
      <w:r>
        <w:rPr>
          <w:spacing w:val="-2"/>
        </w:rPr>
        <w:t>energy</w:t>
      </w:r>
      <w:r>
        <w:rPr>
          <w:spacing w:val="-12"/>
        </w:rPr>
        <w:t xml:space="preserve"> </w:t>
      </w:r>
      <w:r>
        <w:rPr>
          <w:spacing w:val="-2"/>
        </w:rPr>
        <w:t>security.</w:t>
      </w:r>
      <w:r>
        <w:rPr>
          <w:spacing w:val="-11"/>
        </w:rPr>
        <w:t xml:space="preserve"> </w:t>
      </w:r>
      <w:r>
        <w:rPr>
          <w:rFonts w:ascii="Euclid" w:hAnsi="Euclid"/>
          <w:i/>
          <w:spacing w:val="-2"/>
        </w:rPr>
        <w:t>Energy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>173:1221–1233,</w:t>
      </w:r>
      <w:r>
        <w:rPr>
          <w:spacing w:val="-12"/>
        </w:rPr>
        <w:t xml:space="preserve"> </w:t>
      </w:r>
      <w:r>
        <w:rPr>
          <w:spacing w:val="-2"/>
        </w:rPr>
        <w:t>2019.</w:t>
      </w:r>
      <w:r>
        <w:rPr>
          <w:spacing w:val="-12"/>
        </w:rPr>
        <w:t xml:space="preserve"> </w:t>
      </w:r>
      <w:proofErr w:type="gramStart"/>
      <w:r>
        <w:rPr>
          <w:spacing w:val="-2"/>
        </w:rPr>
        <w:t>doi</w:t>
      </w:r>
      <w:proofErr w:type="gramEnd"/>
      <w:r>
        <w:rPr>
          <w:spacing w:val="-2"/>
        </w:rPr>
        <w:t>: https://doi.org/10.1016/j.energy.2019.02.134.</w:t>
      </w:r>
    </w:p>
    <w:p w14:paraId="1D913D20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7" w:line="204" w:lineRule="auto"/>
        <w:ind w:right="607" w:hanging="449"/>
        <w:jc w:val="both"/>
      </w:pPr>
      <w:bookmarkStart w:id="1507" w:name="_bookmark85"/>
      <w:bookmarkEnd w:id="1507"/>
      <w:r>
        <w:t xml:space="preserve">Sun-Feel Yang, So-Won Choi, and </w:t>
      </w:r>
      <w:proofErr w:type="spellStart"/>
      <w:r>
        <w:t>Eul</w:t>
      </w:r>
      <w:proofErr w:type="spellEnd"/>
      <w:r>
        <w:t>-Bum Lee.</w:t>
      </w:r>
      <w:r>
        <w:rPr>
          <w:spacing w:val="35"/>
        </w:rPr>
        <w:t xml:space="preserve"> </w:t>
      </w:r>
      <w:r>
        <w:t xml:space="preserve">A prediction model for spot </w:t>
      </w:r>
      <w:proofErr w:type="spellStart"/>
      <w:proofErr w:type="gramStart"/>
      <w:r>
        <w:t>lng</w:t>
      </w:r>
      <w:proofErr w:type="spellEnd"/>
      <w:proofErr w:type="gramEnd"/>
      <w:r>
        <w:t xml:space="preserve"> prices based on machine</w:t>
      </w:r>
      <w:r>
        <w:rPr>
          <w:spacing w:val="-14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algorithms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reduce</w:t>
      </w:r>
      <w:r>
        <w:rPr>
          <w:spacing w:val="-14"/>
        </w:rPr>
        <w:t xml:space="preserve"> </w:t>
      </w:r>
      <w:r>
        <w:t>fluctuation</w:t>
      </w:r>
      <w:r>
        <w:rPr>
          <w:spacing w:val="-14"/>
        </w:rPr>
        <w:t xml:space="preserve"> </w:t>
      </w:r>
      <w:r>
        <w:t>risks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purchasing</w:t>
      </w:r>
      <w:r>
        <w:rPr>
          <w:spacing w:val="-14"/>
        </w:rPr>
        <w:t xml:space="preserve"> </w:t>
      </w:r>
      <w:r>
        <w:t>prices.</w:t>
      </w:r>
      <w:r>
        <w:rPr>
          <w:spacing w:val="-14"/>
        </w:rPr>
        <w:t xml:space="preserve"> </w:t>
      </w:r>
      <w:r>
        <w:rPr>
          <w:rFonts w:ascii="Euclid"/>
          <w:i/>
        </w:rPr>
        <w:t>Energies</w:t>
      </w:r>
      <w:r>
        <w:t>,</w:t>
      </w:r>
      <w:r>
        <w:rPr>
          <w:spacing w:val="-14"/>
        </w:rPr>
        <w:t xml:space="preserve"> </w:t>
      </w:r>
      <w:r>
        <w:t>16(11):4271, 2023.</w:t>
      </w:r>
      <w:r>
        <w:rPr>
          <w:spacing w:val="29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30"/>
        </w:rPr>
        <w:t xml:space="preserve"> </w:t>
      </w:r>
      <w:r>
        <w:t>https://doi.org/10.3390/en16114271.</w:t>
      </w:r>
    </w:p>
    <w:p w14:paraId="67E2AB8C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6" w:line="204" w:lineRule="auto"/>
        <w:ind w:right="607" w:hanging="449"/>
        <w:jc w:val="both"/>
      </w:pPr>
      <w:bookmarkStart w:id="1508" w:name="_bookmark86"/>
      <w:bookmarkEnd w:id="1508"/>
      <w:r>
        <w:t xml:space="preserve">Hai-Ying Zhang, Wen-Wen Xi, </w:t>
      </w:r>
      <w:proofErr w:type="spellStart"/>
      <w:r>
        <w:t>Qiang</w:t>
      </w:r>
      <w:proofErr w:type="spellEnd"/>
      <w:r>
        <w:t xml:space="preserve"> Ji, and Qi Zhang.</w:t>
      </w:r>
      <w:r>
        <w:rPr>
          <w:spacing w:val="40"/>
        </w:rPr>
        <w:t xml:space="preserve"> </w:t>
      </w:r>
      <w:r>
        <w:t xml:space="preserve">Exploring the driving factors of global </w:t>
      </w:r>
      <w:proofErr w:type="spellStart"/>
      <w:proofErr w:type="gramStart"/>
      <w:r>
        <w:t>lng</w:t>
      </w:r>
      <w:proofErr w:type="spellEnd"/>
      <w:proofErr w:type="gramEnd"/>
      <w:r>
        <w:t xml:space="preserve"> trade flows using gravity modelling.</w:t>
      </w:r>
      <w:r>
        <w:rPr>
          <w:spacing w:val="40"/>
        </w:rPr>
        <w:t xml:space="preserve"> </w:t>
      </w:r>
      <w:r>
        <w:rPr>
          <w:rFonts w:ascii="Euclid" w:hAnsi="Euclid"/>
          <w:i/>
        </w:rPr>
        <w:t>Journal</w:t>
      </w:r>
      <w:r>
        <w:rPr>
          <w:rFonts w:ascii="Euclid" w:hAnsi="Euclid"/>
          <w:i/>
          <w:spacing w:val="-1"/>
        </w:rPr>
        <w:t xml:space="preserve"> </w:t>
      </w:r>
      <w:r>
        <w:rPr>
          <w:rFonts w:ascii="Euclid" w:hAnsi="Euclid"/>
          <w:i/>
        </w:rPr>
        <w:t>of</w:t>
      </w:r>
      <w:r>
        <w:rPr>
          <w:rFonts w:ascii="Euclid" w:hAnsi="Euclid"/>
          <w:i/>
          <w:spacing w:val="-1"/>
        </w:rPr>
        <w:t xml:space="preserve"> </w:t>
      </w:r>
      <w:r>
        <w:rPr>
          <w:rFonts w:ascii="Euclid" w:hAnsi="Euclid"/>
          <w:i/>
        </w:rPr>
        <w:t>Cleaner</w:t>
      </w:r>
      <w:r>
        <w:rPr>
          <w:rFonts w:ascii="Euclid" w:hAnsi="Euclid"/>
          <w:i/>
          <w:spacing w:val="-1"/>
        </w:rPr>
        <w:t xml:space="preserve"> </w:t>
      </w:r>
      <w:r>
        <w:rPr>
          <w:rFonts w:ascii="Euclid" w:hAnsi="Euclid"/>
          <w:i/>
        </w:rPr>
        <w:t>Production</w:t>
      </w:r>
      <w:r>
        <w:t>, 172:508–515, 2018.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 xml:space="preserve">: </w:t>
      </w:r>
      <w:r>
        <w:rPr>
          <w:spacing w:val="-2"/>
        </w:rPr>
        <w:t>https://doi.org/10.1016/j.jclepro.2017.10.244.</w:t>
      </w:r>
    </w:p>
    <w:p w14:paraId="7DDBF92A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7" w:line="204" w:lineRule="auto"/>
        <w:ind w:right="606" w:hanging="449"/>
        <w:jc w:val="both"/>
      </w:pPr>
      <w:bookmarkStart w:id="1509" w:name="_bookmark87"/>
      <w:bookmarkEnd w:id="1509"/>
      <w:r>
        <w:rPr>
          <w:spacing w:val="-4"/>
        </w:rPr>
        <w:t>IV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Filimonova</w:t>
      </w:r>
      <w:proofErr w:type="spellEnd"/>
      <w:r>
        <w:rPr>
          <w:spacing w:val="-4"/>
        </w:rPr>
        <w:t>,</w:t>
      </w:r>
      <w:r>
        <w:rPr>
          <w:spacing w:val="-5"/>
        </w:rPr>
        <w:t xml:space="preserve"> </w:t>
      </w:r>
      <w:r>
        <w:rPr>
          <w:spacing w:val="-4"/>
        </w:rPr>
        <w:t>AV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Komarova</w:t>
      </w:r>
      <w:proofErr w:type="spellEnd"/>
      <w:r>
        <w:rPr>
          <w:spacing w:val="-4"/>
        </w:rPr>
        <w:t>,</w:t>
      </w:r>
      <w:r>
        <w:rPr>
          <w:spacing w:val="-5"/>
        </w:rPr>
        <w:t xml:space="preserve"> </w:t>
      </w:r>
      <w:r>
        <w:rPr>
          <w:spacing w:val="-4"/>
        </w:rPr>
        <w:t>R</w:t>
      </w:r>
      <w:r>
        <w:rPr>
          <w:spacing w:val="-8"/>
        </w:rPr>
        <w:t xml:space="preserve"> </w:t>
      </w:r>
      <w:r>
        <w:rPr>
          <w:spacing w:val="-4"/>
        </w:rPr>
        <w:t>Sharma,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AY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Novikov</w:t>
      </w:r>
      <w:proofErr w:type="spellEnd"/>
      <w:r>
        <w:rPr>
          <w:spacing w:val="-4"/>
        </w:rPr>
        <w:t>.</w:t>
      </w:r>
      <w:r>
        <w:t xml:space="preserve"> </w:t>
      </w:r>
      <w:r>
        <w:rPr>
          <w:spacing w:val="-4"/>
        </w:rPr>
        <w:t>Transformation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international</w:t>
      </w:r>
      <w:r>
        <w:rPr>
          <w:spacing w:val="-8"/>
        </w:rPr>
        <w:t xml:space="preserve"> </w:t>
      </w:r>
      <w:r>
        <w:rPr>
          <w:spacing w:val="-4"/>
        </w:rPr>
        <w:t xml:space="preserve">liquefied </w:t>
      </w:r>
      <w:r>
        <w:t>natural</w:t>
      </w:r>
      <w:r>
        <w:rPr>
          <w:spacing w:val="-2"/>
        </w:rPr>
        <w:t xml:space="preserve"> </w:t>
      </w:r>
      <w:r>
        <w:t>gas</w:t>
      </w:r>
      <w:r>
        <w:rPr>
          <w:spacing w:val="-2"/>
        </w:rPr>
        <w:t xml:space="preserve"> </w:t>
      </w:r>
      <w:r>
        <w:t>markets: New</w:t>
      </w:r>
      <w:r>
        <w:rPr>
          <w:spacing w:val="-2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 xml:space="preserve">routes.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18"/>
        </w:rPr>
        <w:t xml:space="preserve"> </w:t>
      </w:r>
      <w:r>
        <w:rPr>
          <w:rFonts w:ascii="Euclid" w:hAnsi="Euclid"/>
          <w:i/>
        </w:rPr>
        <w:t>Reports</w:t>
      </w:r>
      <w:r>
        <w:t>,</w:t>
      </w:r>
      <w:r>
        <w:rPr>
          <w:spacing w:val="-1"/>
        </w:rPr>
        <w:t xml:space="preserve"> </w:t>
      </w:r>
      <w:r>
        <w:t>8:675–682,</w:t>
      </w:r>
      <w:r>
        <w:rPr>
          <w:spacing w:val="-1"/>
        </w:rPr>
        <w:t xml:space="preserve"> </w:t>
      </w:r>
      <w:r>
        <w:t xml:space="preserve">2022. </w:t>
      </w:r>
      <w:proofErr w:type="gramStart"/>
      <w:r>
        <w:t>doi</w:t>
      </w:r>
      <w:proofErr w:type="gramEnd"/>
      <w:r>
        <w:t xml:space="preserve">: https://doi.org/10. </w:t>
      </w:r>
      <w:r>
        <w:rPr>
          <w:spacing w:val="-2"/>
        </w:rPr>
        <w:t>1016/j.egyr.2022.07.069.</w:t>
      </w:r>
    </w:p>
    <w:p w14:paraId="7AF2C241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6" w:line="204" w:lineRule="auto"/>
        <w:ind w:right="607" w:hanging="449"/>
        <w:jc w:val="both"/>
      </w:pPr>
      <w:bookmarkStart w:id="1510" w:name="_bookmark88"/>
      <w:bookmarkEnd w:id="1510"/>
      <w:proofErr w:type="spellStart"/>
      <w:r>
        <w:t>Sida</w:t>
      </w:r>
      <w:proofErr w:type="spellEnd"/>
      <w:r>
        <w:rPr>
          <w:spacing w:val="-13"/>
        </w:rPr>
        <w:t xml:space="preserve"> </w:t>
      </w:r>
      <w:r>
        <w:t>Feng,</w:t>
      </w:r>
      <w:r>
        <w:rPr>
          <w:spacing w:val="-11"/>
        </w:rPr>
        <w:t xml:space="preserve"> </w:t>
      </w:r>
      <w:proofErr w:type="spellStart"/>
      <w:r>
        <w:t>Huajiao</w:t>
      </w:r>
      <w:proofErr w:type="spellEnd"/>
      <w:r>
        <w:rPr>
          <w:spacing w:val="-13"/>
        </w:rPr>
        <w:t xml:space="preserve"> </w:t>
      </w:r>
      <w:r>
        <w:t>Li,</w:t>
      </w:r>
      <w:r>
        <w:rPr>
          <w:spacing w:val="-11"/>
        </w:rPr>
        <w:t xml:space="preserve"> </w:t>
      </w:r>
      <w:proofErr w:type="spellStart"/>
      <w:r>
        <w:t>Yabin</w:t>
      </w:r>
      <w:proofErr w:type="spellEnd"/>
      <w:r>
        <w:rPr>
          <w:spacing w:val="-13"/>
        </w:rPr>
        <w:t xml:space="preserve"> </w:t>
      </w:r>
      <w:r>
        <w:t>Qi,</w:t>
      </w:r>
      <w:r>
        <w:rPr>
          <w:spacing w:val="-11"/>
        </w:rPr>
        <w:t xml:space="preserve"> </w:t>
      </w:r>
      <w:r>
        <w:t>Qing</w:t>
      </w:r>
      <w:r>
        <w:rPr>
          <w:spacing w:val="-13"/>
        </w:rPr>
        <w:t xml:space="preserve"> </w:t>
      </w:r>
      <w:r>
        <w:t>Guan,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Shaobo</w:t>
      </w:r>
      <w:proofErr w:type="spellEnd"/>
      <w:r>
        <w:rPr>
          <w:spacing w:val="-13"/>
        </w:rPr>
        <w:t xml:space="preserve"> </w:t>
      </w:r>
      <w:r>
        <w:t>Wen. Who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build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trade</w:t>
      </w:r>
      <w:r>
        <w:rPr>
          <w:spacing w:val="-13"/>
        </w:rPr>
        <w:t xml:space="preserve"> </w:t>
      </w:r>
      <w:r>
        <w:t xml:space="preserve">relations? </w:t>
      </w:r>
      <w:proofErr w:type="gramStart"/>
      <w:r>
        <w:t>finding</w:t>
      </w:r>
      <w:proofErr w:type="gramEnd"/>
      <w:r>
        <w:rPr>
          <w:spacing w:val="-14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relations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international</w:t>
      </w:r>
      <w:r>
        <w:rPr>
          <w:spacing w:val="-14"/>
        </w:rPr>
        <w:t xml:space="preserve"> </w:t>
      </w:r>
      <w:r>
        <w:t>liquefied</w:t>
      </w:r>
      <w:r>
        <w:rPr>
          <w:spacing w:val="-14"/>
        </w:rPr>
        <w:t xml:space="preserve"> </w:t>
      </w:r>
      <w:r>
        <w:t>natural</w:t>
      </w:r>
      <w:r>
        <w:rPr>
          <w:spacing w:val="-14"/>
        </w:rPr>
        <w:t xml:space="preserve"> </w:t>
      </w:r>
      <w:r>
        <w:t>gas</w:t>
      </w:r>
      <w:r>
        <w:rPr>
          <w:spacing w:val="-13"/>
        </w:rPr>
        <w:t xml:space="preserve"> </w:t>
      </w:r>
      <w:r>
        <w:t>trade.</w:t>
      </w:r>
      <w:r>
        <w:rPr>
          <w:spacing w:val="-1"/>
        </w:rPr>
        <w:t xml:space="preserve"> </w:t>
      </w:r>
      <w:r>
        <w:rPr>
          <w:rFonts w:ascii="Euclid" w:hAnsi="Euclid"/>
          <w:i/>
        </w:rPr>
        <w:t>Energy</w:t>
      </w:r>
      <w:r>
        <w:t>,</w:t>
      </w:r>
      <w:r>
        <w:rPr>
          <w:spacing w:val="-13"/>
        </w:rPr>
        <w:t xml:space="preserve"> </w:t>
      </w:r>
      <w:r>
        <w:t>141:1226–1238,</w:t>
      </w:r>
      <w:r>
        <w:rPr>
          <w:spacing w:val="-13"/>
        </w:rPr>
        <w:t xml:space="preserve"> </w:t>
      </w:r>
      <w:r>
        <w:t xml:space="preserve">2017. </w:t>
      </w:r>
      <w:proofErr w:type="gramStart"/>
      <w:r>
        <w:t>doi</w:t>
      </w:r>
      <w:proofErr w:type="gramEnd"/>
      <w:r>
        <w:t>:</w:t>
      </w:r>
      <w:r>
        <w:rPr>
          <w:spacing w:val="8"/>
        </w:rPr>
        <w:t xml:space="preserve"> </w:t>
      </w:r>
      <w:r>
        <w:t>https://doi.org/10.1016/j.energy.2017.09.030.</w:t>
      </w:r>
    </w:p>
    <w:p w14:paraId="4E133D82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48" w:line="213" w:lineRule="auto"/>
        <w:ind w:right="607" w:hanging="449"/>
        <w:jc w:val="both"/>
      </w:pPr>
      <w:bookmarkStart w:id="1511" w:name="_bookmark89"/>
      <w:bookmarkEnd w:id="1511"/>
      <w:proofErr w:type="spellStart"/>
      <w:r>
        <w:rPr>
          <w:spacing w:val="-6"/>
        </w:rPr>
        <w:t>Jiˇr´ı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6"/>
        </w:rPr>
        <w:t>Posp´ıˇsil</w:t>
      </w:r>
      <w:proofErr w:type="spellEnd"/>
      <w:r>
        <w:rPr>
          <w:spacing w:val="-6"/>
        </w:rPr>
        <w:t>,</w:t>
      </w:r>
      <w:r>
        <w:rPr>
          <w:spacing w:val="-8"/>
        </w:rPr>
        <w:t xml:space="preserve"> </w:t>
      </w:r>
      <w:r>
        <w:rPr>
          <w:spacing w:val="-6"/>
        </w:rPr>
        <w:t>Pavel</w:t>
      </w:r>
      <w:r>
        <w:rPr>
          <w:spacing w:val="-8"/>
        </w:rPr>
        <w:t xml:space="preserve"> </w:t>
      </w:r>
      <w:proofErr w:type="spellStart"/>
      <w:r>
        <w:rPr>
          <w:spacing w:val="6"/>
          <w:w w:val="91"/>
        </w:rPr>
        <w:t>Charv</w:t>
      </w:r>
      <w:r>
        <w:rPr>
          <w:spacing w:val="-104"/>
          <w:w w:val="142"/>
        </w:rPr>
        <w:t>´</w:t>
      </w:r>
      <w:r>
        <w:rPr>
          <w:spacing w:val="6"/>
          <w:w w:val="101"/>
        </w:rPr>
        <w:t>at</w:t>
      </w:r>
      <w:proofErr w:type="spellEnd"/>
      <w:r>
        <w:rPr>
          <w:spacing w:val="6"/>
          <w:w w:val="101"/>
        </w:rPr>
        <w:t>,</w:t>
      </w:r>
      <w:r>
        <w:rPr>
          <w:spacing w:val="-7"/>
        </w:rPr>
        <w:t xml:space="preserve"> </w:t>
      </w:r>
      <w:r>
        <w:rPr>
          <w:spacing w:val="-6"/>
        </w:rPr>
        <w:t>Olga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Arsenyeva</w:t>
      </w:r>
      <w:proofErr w:type="spellEnd"/>
      <w:r>
        <w:rPr>
          <w:spacing w:val="-6"/>
        </w:rPr>
        <w:t>,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Lubom´ır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6"/>
        </w:rPr>
        <w:t>Klimeˇs</w:t>
      </w:r>
      <w:proofErr w:type="spellEnd"/>
      <w:r>
        <w:rPr>
          <w:spacing w:val="-6"/>
        </w:rPr>
        <w:t>,</w:t>
      </w:r>
      <w:r>
        <w:rPr>
          <w:spacing w:val="-7"/>
        </w:rPr>
        <w:t xml:space="preserve"> </w:t>
      </w:r>
      <w:r>
        <w:rPr>
          <w:spacing w:val="-6"/>
        </w:rPr>
        <w:t>Michal</w:t>
      </w:r>
      <w:r>
        <w:rPr>
          <w:spacing w:val="-8"/>
        </w:rPr>
        <w:t xml:space="preserve"> </w:t>
      </w:r>
      <w:r>
        <w:rPr>
          <w:spacing w:val="-95"/>
          <w:w w:val="94"/>
        </w:rPr>
        <w:t>S</w:t>
      </w:r>
      <w:r>
        <w:rPr>
          <w:spacing w:val="26"/>
          <w:w w:val="138"/>
          <w:position w:val="6"/>
        </w:rPr>
        <w:t>ˇ</w:t>
      </w:r>
      <w:proofErr w:type="spellStart"/>
      <w:r>
        <w:rPr>
          <w:spacing w:val="21"/>
          <w:w w:val="82"/>
        </w:rPr>
        <w:t>pil</w:t>
      </w:r>
      <w:r>
        <w:rPr>
          <w:spacing w:val="-89"/>
          <w:w w:val="138"/>
        </w:rPr>
        <w:t>´</w:t>
      </w:r>
      <w:r>
        <w:rPr>
          <w:spacing w:val="14"/>
          <w:w w:val="89"/>
        </w:rPr>
        <w:t>a</w:t>
      </w:r>
      <w:r>
        <w:rPr>
          <w:spacing w:val="-82"/>
          <w:w w:val="138"/>
        </w:rPr>
        <w:t>ˇ</w:t>
      </w:r>
      <w:r>
        <w:rPr>
          <w:spacing w:val="21"/>
          <w:w w:val="87"/>
        </w:rPr>
        <w:t>cek</w:t>
      </w:r>
      <w:proofErr w:type="spellEnd"/>
      <w:r>
        <w:rPr>
          <w:spacing w:val="21"/>
          <w:w w:val="87"/>
        </w:rPr>
        <w:t>,</w:t>
      </w:r>
      <w:r>
        <w:rPr>
          <w:spacing w:val="-7"/>
          <w:w w:val="99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Jiˇr´ı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6"/>
        </w:rPr>
        <w:t>Jarom´ır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2"/>
        </w:rPr>
        <w:t>Klemeˇs</w:t>
      </w:r>
      <w:proofErr w:type="spellEnd"/>
      <w:r>
        <w:rPr>
          <w:spacing w:val="-2"/>
        </w:rPr>
        <w:t>.</w:t>
      </w:r>
      <w:r>
        <w:rPr>
          <w:spacing w:val="3"/>
        </w:rPr>
        <w:t xml:space="preserve"> </w:t>
      </w:r>
      <w:r>
        <w:rPr>
          <w:spacing w:val="-2"/>
        </w:rPr>
        <w:t>Energy</w:t>
      </w:r>
      <w:r>
        <w:rPr>
          <w:spacing w:val="-11"/>
        </w:rPr>
        <w:t xml:space="preserve"> </w:t>
      </w:r>
      <w:r>
        <w:rPr>
          <w:spacing w:val="-2"/>
        </w:rPr>
        <w:t>demand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liquefaction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regasification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natural</w:t>
      </w:r>
      <w:r>
        <w:rPr>
          <w:spacing w:val="-11"/>
        </w:rPr>
        <w:t xml:space="preserve"> </w:t>
      </w:r>
      <w:r>
        <w:rPr>
          <w:spacing w:val="-2"/>
        </w:rPr>
        <w:t>gas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potential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lng</w:t>
      </w:r>
      <w:proofErr w:type="spellEnd"/>
      <w:proofErr w:type="gramEnd"/>
      <w:r>
        <w:rPr>
          <w:spacing w:val="-11"/>
        </w:rPr>
        <w:t xml:space="preserve"> </w:t>
      </w:r>
      <w:r>
        <w:rPr>
          <w:spacing w:val="-2"/>
        </w:rPr>
        <w:t xml:space="preserve">for </w:t>
      </w:r>
      <w:r>
        <w:t>operative thermal energy storage.</w:t>
      </w:r>
      <w:r>
        <w:rPr>
          <w:spacing w:val="38"/>
        </w:rPr>
        <w:t xml:space="preserve"> </w:t>
      </w:r>
      <w:r>
        <w:rPr>
          <w:rFonts w:ascii="Euclid" w:hAnsi="Euclid"/>
          <w:i/>
        </w:rPr>
        <w:t>Renewable</w:t>
      </w:r>
      <w:r>
        <w:rPr>
          <w:rFonts w:ascii="Euclid" w:hAnsi="Euclid"/>
          <w:i/>
          <w:spacing w:val="-8"/>
        </w:rPr>
        <w:t xml:space="preserve"> </w:t>
      </w:r>
      <w:r>
        <w:rPr>
          <w:rFonts w:ascii="Euclid" w:hAnsi="Euclid"/>
          <w:i/>
        </w:rPr>
        <w:t>and</w:t>
      </w:r>
      <w:r>
        <w:rPr>
          <w:rFonts w:ascii="Euclid" w:hAnsi="Euclid"/>
          <w:i/>
          <w:spacing w:val="-8"/>
        </w:rPr>
        <w:t xml:space="preserve"> </w:t>
      </w:r>
      <w:r>
        <w:rPr>
          <w:rFonts w:ascii="Euclid" w:hAnsi="Euclid"/>
          <w:i/>
        </w:rPr>
        <w:t>Sustainable</w:t>
      </w:r>
      <w:r>
        <w:rPr>
          <w:rFonts w:ascii="Euclid" w:hAnsi="Euclid"/>
          <w:i/>
          <w:spacing w:val="-8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8"/>
        </w:rPr>
        <w:t xml:space="preserve"> </w:t>
      </w:r>
      <w:r>
        <w:rPr>
          <w:rFonts w:ascii="Euclid" w:hAnsi="Euclid"/>
          <w:i/>
        </w:rPr>
        <w:t>Reviews</w:t>
      </w:r>
      <w:r>
        <w:t>, 99:1–15, 2019.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 xml:space="preserve">: </w:t>
      </w:r>
      <w:r>
        <w:rPr>
          <w:spacing w:val="-2"/>
        </w:rPr>
        <w:t>https://doi.org/10.1016/j.rser.2018.09.027.</w:t>
      </w:r>
    </w:p>
    <w:p w14:paraId="532B94D8" w14:textId="77777777" w:rsidR="0058572D" w:rsidRDefault="0058572D" w:rsidP="0058572D">
      <w:pPr>
        <w:spacing w:line="213" w:lineRule="auto"/>
        <w:jc w:val="both"/>
        <w:sectPr w:rsidR="0058572D">
          <w:pgSz w:w="12240" w:h="15840"/>
          <w:pgMar w:top="1120" w:right="540" w:bottom="700" w:left="1040" w:header="0" w:footer="518" w:gutter="0"/>
          <w:cols w:space="720"/>
        </w:sectPr>
      </w:pPr>
    </w:p>
    <w:p w14:paraId="49F9FC88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71" w:line="204" w:lineRule="auto"/>
        <w:ind w:right="606" w:hanging="449"/>
        <w:jc w:val="both"/>
      </w:pPr>
      <w:bookmarkStart w:id="1512" w:name="_bookmark90"/>
      <w:bookmarkEnd w:id="1512"/>
      <w:r>
        <w:lastRenderedPageBreak/>
        <w:t xml:space="preserve">Amir </w:t>
      </w:r>
      <w:proofErr w:type="spellStart"/>
      <w:r>
        <w:t>Sharafian</w:t>
      </w:r>
      <w:proofErr w:type="spellEnd"/>
      <w:r>
        <w:t xml:space="preserve">, </w:t>
      </w:r>
      <w:proofErr w:type="spellStart"/>
      <w:r>
        <w:t>Hoda</w:t>
      </w:r>
      <w:proofErr w:type="spellEnd"/>
      <w:r>
        <w:t xml:space="preserve"> </w:t>
      </w:r>
      <w:proofErr w:type="spellStart"/>
      <w:r>
        <w:t>Talebian</w:t>
      </w:r>
      <w:proofErr w:type="spellEnd"/>
      <w:r>
        <w:t xml:space="preserve">, Paul </w:t>
      </w:r>
      <w:proofErr w:type="spellStart"/>
      <w:r>
        <w:t>Blomerus</w:t>
      </w:r>
      <w:proofErr w:type="spellEnd"/>
      <w:r>
        <w:t xml:space="preserve">, Omar Herrera, and Walter </w:t>
      </w:r>
      <w:proofErr w:type="spellStart"/>
      <w:r>
        <w:rPr>
          <w:spacing w:val="7"/>
          <w:w w:val="94"/>
        </w:rPr>
        <w:t>M</w:t>
      </w:r>
      <w:r>
        <w:rPr>
          <w:spacing w:val="-90"/>
          <w:w w:val="146"/>
        </w:rPr>
        <w:t>´</w:t>
      </w:r>
      <w:r>
        <w:rPr>
          <w:spacing w:val="13"/>
          <w:w w:val="93"/>
        </w:rPr>
        <w:t>erida</w:t>
      </w:r>
      <w:proofErr w:type="spellEnd"/>
      <w:r>
        <w:rPr>
          <w:spacing w:val="13"/>
          <w:w w:val="93"/>
        </w:rPr>
        <w:t>.</w:t>
      </w:r>
      <w:r>
        <w:rPr>
          <w:spacing w:val="40"/>
        </w:rPr>
        <w:t xml:space="preserve"> </w:t>
      </w:r>
      <w:r>
        <w:t>A review of liquefied</w:t>
      </w:r>
      <w:r>
        <w:rPr>
          <w:spacing w:val="-14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gas</w:t>
      </w:r>
      <w:r>
        <w:rPr>
          <w:spacing w:val="-6"/>
        </w:rPr>
        <w:t xml:space="preserve"> </w:t>
      </w:r>
      <w:r>
        <w:t>refueling</w:t>
      </w:r>
      <w:r>
        <w:rPr>
          <w:spacing w:val="-6"/>
        </w:rPr>
        <w:t xml:space="preserve"> </w:t>
      </w:r>
      <w:r>
        <w:t>station</w:t>
      </w:r>
      <w:r>
        <w:rPr>
          <w:spacing w:val="-6"/>
        </w:rPr>
        <w:t xml:space="preserve"> </w:t>
      </w:r>
      <w:r>
        <w:t>designs.</w:t>
      </w:r>
      <w:r>
        <w:rPr>
          <w:spacing w:val="14"/>
        </w:rPr>
        <w:t xml:space="preserve"> </w:t>
      </w:r>
      <w:r>
        <w:rPr>
          <w:rFonts w:ascii="Euclid" w:hAnsi="Euclid"/>
          <w:i/>
        </w:rPr>
        <w:t>Renewable</w:t>
      </w:r>
      <w:r>
        <w:rPr>
          <w:rFonts w:ascii="Euclid" w:hAnsi="Euclid"/>
          <w:i/>
          <w:spacing w:val="-19"/>
        </w:rPr>
        <w:t xml:space="preserve"> </w:t>
      </w:r>
      <w:r>
        <w:rPr>
          <w:rFonts w:ascii="Euclid" w:hAnsi="Euclid"/>
          <w:i/>
        </w:rPr>
        <w:t>and</w:t>
      </w:r>
      <w:r>
        <w:rPr>
          <w:rFonts w:ascii="Euclid" w:hAnsi="Euclid"/>
          <w:i/>
          <w:spacing w:val="-18"/>
        </w:rPr>
        <w:t xml:space="preserve"> </w:t>
      </w:r>
      <w:r>
        <w:rPr>
          <w:rFonts w:ascii="Euclid" w:hAnsi="Euclid"/>
          <w:i/>
        </w:rPr>
        <w:t>Sustainable</w:t>
      </w:r>
      <w:r>
        <w:rPr>
          <w:rFonts w:ascii="Euclid" w:hAnsi="Euclid"/>
          <w:i/>
          <w:spacing w:val="-18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19"/>
        </w:rPr>
        <w:t xml:space="preserve"> </w:t>
      </w:r>
      <w:r>
        <w:rPr>
          <w:rFonts w:ascii="Euclid" w:hAnsi="Euclid"/>
          <w:i/>
        </w:rPr>
        <w:t>Reviews</w:t>
      </w:r>
      <w:r>
        <w:t>,</w:t>
      </w:r>
      <w:r>
        <w:rPr>
          <w:spacing w:val="-5"/>
        </w:rPr>
        <w:t xml:space="preserve"> </w:t>
      </w:r>
      <w:r>
        <w:t>69:503– 513, 2017.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40"/>
        </w:rPr>
        <w:t xml:space="preserve"> </w:t>
      </w:r>
      <w:r>
        <w:t>https://doi.org/10.1016/j.rser.2016.11.186.</w:t>
      </w:r>
    </w:p>
    <w:p w14:paraId="1659D3FC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25" w:line="194" w:lineRule="auto"/>
        <w:ind w:right="605" w:hanging="449"/>
        <w:jc w:val="both"/>
      </w:pPr>
      <w:bookmarkStart w:id="1513" w:name="_bookmark91"/>
      <w:bookmarkEnd w:id="1513"/>
      <w:r w:rsidRPr="009D3118">
        <w:rPr>
          <w:lang w:val="de-AT"/>
          <w:rPrChange w:id="1514" w:author="zwickl-nb" w:date="2024-02-02T09:04:00Z">
            <w:rPr/>
          </w:rPrChange>
        </w:rPr>
        <w:t xml:space="preserve">Ratan Raj, </w:t>
      </w:r>
      <w:proofErr w:type="spellStart"/>
      <w:r w:rsidRPr="009D3118">
        <w:rPr>
          <w:lang w:val="de-AT"/>
          <w:rPrChange w:id="1515" w:author="zwickl-nb" w:date="2024-02-02T09:04:00Z">
            <w:rPr/>
          </w:rPrChange>
        </w:rPr>
        <w:t>Ravi</w:t>
      </w:r>
      <w:proofErr w:type="spellEnd"/>
      <w:r w:rsidRPr="009D3118">
        <w:rPr>
          <w:lang w:val="de-AT"/>
          <w:rPrChange w:id="1516" w:author="zwickl-nb" w:date="2024-02-02T09:04:00Z">
            <w:rPr/>
          </w:rPrChange>
        </w:rPr>
        <w:t xml:space="preserve"> </w:t>
      </w:r>
      <w:proofErr w:type="spellStart"/>
      <w:r w:rsidRPr="009D3118">
        <w:rPr>
          <w:lang w:val="de-AT"/>
          <w:rPrChange w:id="1517" w:author="zwickl-nb" w:date="2024-02-02T09:04:00Z">
            <w:rPr/>
          </w:rPrChange>
        </w:rPr>
        <w:t>Suman</w:t>
      </w:r>
      <w:proofErr w:type="spellEnd"/>
      <w:r w:rsidRPr="009D3118">
        <w:rPr>
          <w:lang w:val="de-AT"/>
          <w:rPrChange w:id="1518" w:author="zwickl-nb" w:date="2024-02-02T09:04:00Z">
            <w:rPr/>
          </w:rPrChange>
        </w:rPr>
        <w:t xml:space="preserve">, </w:t>
      </w:r>
      <w:proofErr w:type="spellStart"/>
      <w:r w:rsidRPr="009D3118">
        <w:rPr>
          <w:lang w:val="de-AT"/>
          <w:rPrChange w:id="1519" w:author="zwickl-nb" w:date="2024-02-02T09:04:00Z">
            <w:rPr/>
          </w:rPrChange>
        </w:rPr>
        <w:t>Samane</w:t>
      </w:r>
      <w:proofErr w:type="spellEnd"/>
      <w:r w:rsidRPr="009D3118">
        <w:rPr>
          <w:lang w:val="de-AT"/>
          <w:rPrChange w:id="1520" w:author="zwickl-nb" w:date="2024-02-02T09:04:00Z">
            <w:rPr/>
          </w:rPrChange>
        </w:rPr>
        <w:t xml:space="preserve"> </w:t>
      </w:r>
      <w:proofErr w:type="spellStart"/>
      <w:r w:rsidRPr="009D3118">
        <w:rPr>
          <w:lang w:val="de-AT"/>
          <w:rPrChange w:id="1521" w:author="zwickl-nb" w:date="2024-02-02T09:04:00Z">
            <w:rPr/>
          </w:rPrChange>
        </w:rPr>
        <w:t>Ghandehariun</w:t>
      </w:r>
      <w:proofErr w:type="spellEnd"/>
      <w:r w:rsidRPr="009D3118">
        <w:rPr>
          <w:lang w:val="de-AT"/>
          <w:rPrChange w:id="1522" w:author="zwickl-nb" w:date="2024-02-02T09:04:00Z">
            <w:rPr/>
          </w:rPrChange>
        </w:rPr>
        <w:t xml:space="preserve">, Amit Kumar, and </w:t>
      </w:r>
      <w:proofErr w:type="spellStart"/>
      <w:r w:rsidRPr="009D3118">
        <w:rPr>
          <w:lang w:val="de-AT"/>
          <w:rPrChange w:id="1523" w:author="zwickl-nb" w:date="2024-02-02T09:04:00Z">
            <w:rPr/>
          </w:rPrChange>
        </w:rPr>
        <w:t>Manoj</w:t>
      </w:r>
      <w:proofErr w:type="spellEnd"/>
      <w:r w:rsidRPr="009D3118">
        <w:rPr>
          <w:lang w:val="de-AT"/>
          <w:rPrChange w:id="1524" w:author="zwickl-nb" w:date="2024-02-02T09:04:00Z">
            <w:rPr/>
          </w:rPrChange>
        </w:rPr>
        <w:t xml:space="preserve"> K </w:t>
      </w:r>
      <w:proofErr w:type="spellStart"/>
      <w:r w:rsidRPr="009D3118">
        <w:rPr>
          <w:lang w:val="de-AT"/>
          <w:rPrChange w:id="1525" w:author="zwickl-nb" w:date="2024-02-02T09:04:00Z">
            <w:rPr/>
          </w:rPrChange>
        </w:rPr>
        <w:t>Tiwari</w:t>
      </w:r>
      <w:proofErr w:type="spellEnd"/>
      <w:r w:rsidRPr="009D3118">
        <w:rPr>
          <w:lang w:val="de-AT"/>
          <w:rPrChange w:id="1526" w:author="zwickl-nb" w:date="2024-02-02T09:04:00Z">
            <w:rPr/>
          </w:rPrChange>
        </w:rPr>
        <w:t>.</w:t>
      </w:r>
      <w:r w:rsidRPr="009D3118">
        <w:rPr>
          <w:spacing w:val="40"/>
          <w:lang w:val="de-AT"/>
          <w:rPrChange w:id="1527" w:author="zwickl-nb" w:date="2024-02-02T09:04:00Z">
            <w:rPr>
              <w:spacing w:val="40"/>
            </w:rPr>
          </w:rPrChange>
        </w:rPr>
        <w:t xml:space="preserve"> </w:t>
      </w:r>
      <w:r>
        <w:t>A techno- economic</w:t>
      </w:r>
      <w:r>
        <w:rPr>
          <w:spacing w:val="-13"/>
        </w:rPr>
        <w:t xml:space="preserve"> </w:t>
      </w:r>
      <w:r>
        <w:t>assessment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liquefied</w:t>
      </w:r>
      <w:r>
        <w:rPr>
          <w:spacing w:val="-13"/>
        </w:rPr>
        <w:t xml:space="preserve"> </w:t>
      </w:r>
      <w:r>
        <w:t>natural</w:t>
      </w:r>
      <w:r>
        <w:rPr>
          <w:spacing w:val="-13"/>
        </w:rPr>
        <w:t xml:space="preserve"> </w:t>
      </w:r>
      <w:r>
        <w:t>gas</w:t>
      </w:r>
      <w:r>
        <w:rPr>
          <w:spacing w:val="-13"/>
        </w:rPr>
        <w:t xml:space="preserve"> </w:t>
      </w:r>
      <w:r>
        <w:t>(</w:t>
      </w:r>
      <w:proofErr w:type="spellStart"/>
      <w:proofErr w:type="gramStart"/>
      <w:r>
        <w:t>lng</w:t>
      </w:r>
      <w:proofErr w:type="spellEnd"/>
      <w:proofErr w:type="gramEnd"/>
      <w:r>
        <w:t>)</w:t>
      </w:r>
      <w:r>
        <w:rPr>
          <w:spacing w:val="-13"/>
        </w:rPr>
        <w:t xml:space="preserve"> </w:t>
      </w:r>
      <w:r>
        <w:t>production</w:t>
      </w:r>
      <w:r>
        <w:rPr>
          <w:spacing w:val="-13"/>
        </w:rPr>
        <w:t xml:space="preserve"> </w:t>
      </w:r>
      <w:r>
        <w:t>facilities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western</w:t>
      </w:r>
      <w:r>
        <w:rPr>
          <w:spacing w:val="-13"/>
        </w:rPr>
        <w:t xml:space="preserve"> </w:t>
      </w:r>
      <w:proofErr w:type="spellStart"/>
      <w:r>
        <w:t>canada</w:t>
      </w:r>
      <w:proofErr w:type="spellEnd"/>
      <w:r>
        <w:t xml:space="preserve">. </w:t>
      </w:r>
      <w:proofErr w:type="spellStart"/>
      <w:r>
        <w:rPr>
          <w:rFonts w:ascii="Euclid" w:hAnsi="Euclid"/>
          <w:i/>
        </w:rPr>
        <w:t>Sus</w:t>
      </w:r>
      <w:proofErr w:type="spellEnd"/>
      <w:r>
        <w:rPr>
          <w:rFonts w:ascii="Euclid" w:hAnsi="Euclid"/>
          <w:i/>
        </w:rPr>
        <w:t xml:space="preserve">- </w:t>
      </w:r>
      <w:proofErr w:type="spellStart"/>
      <w:r>
        <w:rPr>
          <w:rFonts w:ascii="Euclid" w:hAnsi="Euclid"/>
          <w:i/>
        </w:rPr>
        <w:t>tainable</w:t>
      </w:r>
      <w:proofErr w:type="spellEnd"/>
      <w:r>
        <w:rPr>
          <w:rFonts w:ascii="Euclid" w:hAnsi="Euclid"/>
          <w:i/>
          <w:spacing w:val="-5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5"/>
        </w:rPr>
        <w:t xml:space="preserve"> </w:t>
      </w:r>
      <w:r>
        <w:rPr>
          <w:rFonts w:ascii="Euclid" w:hAnsi="Euclid"/>
          <w:i/>
        </w:rPr>
        <w:t>Technologies</w:t>
      </w:r>
      <w:r>
        <w:rPr>
          <w:rFonts w:ascii="Euclid" w:hAnsi="Euclid"/>
          <w:i/>
          <w:spacing w:val="-5"/>
        </w:rPr>
        <w:t xml:space="preserve"> </w:t>
      </w:r>
      <w:r>
        <w:rPr>
          <w:rFonts w:ascii="Euclid" w:hAnsi="Euclid"/>
          <w:i/>
        </w:rPr>
        <w:t>and</w:t>
      </w:r>
      <w:r>
        <w:rPr>
          <w:rFonts w:ascii="Euclid" w:hAnsi="Euclid"/>
          <w:i/>
          <w:spacing w:val="-6"/>
        </w:rPr>
        <w:t xml:space="preserve"> </w:t>
      </w:r>
      <w:r>
        <w:rPr>
          <w:rFonts w:ascii="Euclid" w:hAnsi="Euclid"/>
          <w:i/>
        </w:rPr>
        <w:t>Assessments</w:t>
      </w:r>
      <w:r>
        <w:t>, 18:140–152, 2016.</w:t>
      </w:r>
      <w:r>
        <w:rPr>
          <w:spacing w:val="40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40"/>
        </w:rPr>
        <w:t xml:space="preserve"> </w:t>
      </w:r>
      <w:r>
        <w:t xml:space="preserve">https://doi.org/10.1016/j. </w:t>
      </w:r>
      <w:r>
        <w:rPr>
          <w:spacing w:val="-2"/>
        </w:rPr>
        <w:t>seta.2016.10.005.</w:t>
      </w:r>
    </w:p>
    <w:p w14:paraId="0F263794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211" w:line="177" w:lineRule="auto"/>
        <w:ind w:right="608" w:hanging="449"/>
        <w:jc w:val="both"/>
      </w:pPr>
      <w:bookmarkStart w:id="1528" w:name="_bookmark92"/>
      <w:bookmarkEnd w:id="1528"/>
      <w:r>
        <w:t>Robert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proofErr w:type="spellStart"/>
      <w:r>
        <w:t>Keohane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Joseph</w:t>
      </w:r>
      <w:r>
        <w:rPr>
          <w:spacing w:val="-3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Nye.</w:t>
      </w:r>
      <w:r>
        <w:rPr>
          <w:spacing w:val="21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interdependence</w:t>
      </w:r>
      <w:r>
        <w:rPr>
          <w:spacing w:val="-3"/>
        </w:rPr>
        <w:t xml:space="preserve"> </w:t>
      </w:r>
      <w:r>
        <w:t>revisited.</w:t>
      </w:r>
      <w:r>
        <w:rPr>
          <w:spacing w:val="20"/>
        </w:rPr>
        <w:t xml:space="preserve"> </w:t>
      </w:r>
      <w:r>
        <w:rPr>
          <w:rFonts w:ascii="Euclid" w:hAnsi="Euclid"/>
          <w:i/>
        </w:rPr>
        <w:t>International</w:t>
      </w:r>
      <w:r>
        <w:rPr>
          <w:rFonts w:ascii="Euclid" w:hAnsi="Euclid"/>
          <w:i/>
          <w:spacing w:val="-18"/>
        </w:rPr>
        <w:t xml:space="preserve"> </w:t>
      </w:r>
      <w:proofErr w:type="spellStart"/>
      <w:r>
        <w:rPr>
          <w:rFonts w:ascii="Euclid" w:hAnsi="Euclid"/>
          <w:i/>
        </w:rPr>
        <w:t>organi</w:t>
      </w:r>
      <w:proofErr w:type="spellEnd"/>
      <w:r>
        <w:rPr>
          <w:rFonts w:ascii="Euclid" w:hAnsi="Euclid"/>
          <w:i/>
        </w:rPr>
        <w:t xml:space="preserve">- </w:t>
      </w:r>
      <w:proofErr w:type="spellStart"/>
      <w:r>
        <w:rPr>
          <w:rFonts w:ascii="Euclid" w:hAnsi="Euclid"/>
          <w:i/>
        </w:rPr>
        <w:t>zation</w:t>
      </w:r>
      <w:proofErr w:type="spellEnd"/>
      <w:r>
        <w:t>, 41(4):725–753, 1987.</w:t>
      </w:r>
    </w:p>
    <w:p w14:paraId="482ED1C0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8" w:line="204" w:lineRule="auto"/>
        <w:ind w:right="607" w:hanging="44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83072" behindDoc="1" locked="0" layoutInCell="1" allowOverlap="1" wp14:anchorId="189AE8BF" wp14:editId="09DF9F36">
                <wp:simplePos x="0" y="0"/>
                <wp:positionH relativeFrom="page">
                  <wp:posOffset>2920682</wp:posOffset>
                </wp:positionH>
                <wp:positionV relativeFrom="paragraph">
                  <wp:posOffset>575438</wp:posOffset>
                </wp:positionV>
                <wp:extent cx="41910" cy="1270"/>
                <wp:effectExtent l="0" t="0" r="0" b="0"/>
                <wp:wrapNone/>
                <wp:docPr id="866" name="Graphic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>
                              <a:moveTo>
                                <a:pt x="0" y="0"/>
                              </a:moveTo>
                              <a:lnTo>
                                <a:pt x="415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EC6A0" id="Graphic 866" o:spid="_x0000_s1026" style="position:absolute;margin-left:229.95pt;margin-top:45.3pt;width:3.3pt;height:.1pt;z-index:-1563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" path="m,l41567,e" filled="f" strokeweight=".14039mm">
                <v:path arrowok="t"/>
                <w10:wrap anchorx="page"/>
              </v:shape>
            </w:pict>
          </mc:Fallback>
        </mc:AlternateContent>
      </w:r>
      <w:bookmarkStart w:id="1529" w:name="_bookmark93"/>
      <w:bookmarkEnd w:id="1529"/>
      <w:r>
        <w:t>Luca</w:t>
      </w:r>
      <w:r>
        <w:rPr>
          <w:spacing w:val="-2"/>
        </w:rPr>
        <w:t xml:space="preserve"> </w:t>
      </w:r>
      <w:proofErr w:type="spellStart"/>
      <w:r>
        <w:t>Franza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Coby</w:t>
      </w:r>
      <w:r>
        <w:rPr>
          <w:spacing w:val="-2"/>
        </w:rPr>
        <w:t xml:space="preserve"> </w:t>
      </w:r>
      <w:r>
        <w:t>Van</w:t>
      </w:r>
      <w:r>
        <w:rPr>
          <w:spacing w:val="-2"/>
        </w:rPr>
        <w:t xml:space="preserve"> </w:t>
      </w:r>
      <w:r>
        <w:t>Der</w:t>
      </w:r>
      <w:r>
        <w:rPr>
          <w:spacing w:val="-2"/>
        </w:rPr>
        <w:t xml:space="preserve"> </w:t>
      </w:r>
      <w:r>
        <w:t>Linde.</w:t>
      </w:r>
      <w:r>
        <w:rPr>
          <w:spacing w:val="26"/>
        </w:rPr>
        <w:t xml:space="preserve"> </w:t>
      </w:r>
      <w:r>
        <w:t>Geopolitics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t>dimension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eu</w:t>
      </w:r>
      <w:proofErr w:type="spellEnd"/>
      <w:r>
        <w:rPr>
          <w:spacing w:val="-2"/>
        </w:rPr>
        <w:t xml:space="preserve"> </w:t>
      </w:r>
      <w:r>
        <w:t>energy security.</w:t>
      </w:r>
      <w:r>
        <w:rPr>
          <w:spacing w:val="24"/>
        </w:rPr>
        <w:t xml:space="preserve"> </w:t>
      </w:r>
      <w:r>
        <w:rPr>
          <w:rFonts w:ascii="Euclid" w:hAnsi="Euclid"/>
          <w:i/>
        </w:rPr>
        <w:t>Energy</w:t>
      </w:r>
      <w:r>
        <w:rPr>
          <w:rFonts w:ascii="Euclid" w:hAnsi="Euclid"/>
          <w:i/>
          <w:spacing w:val="-16"/>
        </w:rPr>
        <w:t xml:space="preserve"> </w:t>
      </w:r>
      <w:r>
        <w:rPr>
          <w:rFonts w:ascii="Euclid" w:hAnsi="Euclid"/>
          <w:i/>
        </w:rPr>
        <w:t>Union: Europe’s</w:t>
      </w:r>
      <w:r>
        <w:rPr>
          <w:rFonts w:ascii="Euclid" w:hAnsi="Euclid"/>
          <w:i/>
          <w:spacing w:val="-16"/>
        </w:rPr>
        <w:t xml:space="preserve"> </w:t>
      </w:r>
      <w:r>
        <w:rPr>
          <w:rFonts w:ascii="Euclid" w:hAnsi="Euclid"/>
          <w:i/>
        </w:rPr>
        <w:t>New</w:t>
      </w:r>
      <w:r>
        <w:rPr>
          <w:rFonts w:ascii="Euclid" w:hAnsi="Euclid"/>
          <w:i/>
          <w:spacing w:val="-16"/>
        </w:rPr>
        <w:t xml:space="preserve"> </w:t>
      </w:r>
      <w:r>
        <w:rPr>
          <w:rFonts w:ascii="Euclid" w:hAnsi="Euclid"/>
          <w:i/>
        </w:rPr>
        <w:t>Liberal</w:t>
      </w:r>
      <w:r>
        <w:rPr>
          <w:rFonts w:ascii="Euclid" w:hAnsi="Euclid"/>
          <w:i/>
          <w:spacing w:val="-16"/>
        </w:rPr>
        <w:t xml:space="preserve"> </w:t>
      </w:r>
      <w:r>
        <w:rPr>
          <w:rFonts w:ascii="Euclid" w:hAnsi="Euclid"/>
          <w:i/>
        </w:rPr>
        <w:t>Mercantilism</w:t>
      </w:r>
      <w:proofErr w:type="gramStart"/>
      <w:r>
        <w:rPr>
          <w:rFonts w:ascii="Euclid" w:hAnsi="Euclid"/>
          <w:i/>
        </w:rPr>
        <w:t>?</w:t>
      </w:r>
      <w:r>
        <w:t>,</w:t>
      </w:r>
      <w:proofErr w:type="gramEnd"/>
      <w:r>
        <w:t xml:space="preserve"> pages</w:t>
      </w:r>
      <w:r>
        <w:rPr>
          <w:spacing w:val="-1"/>
        </w:rPr>
        <w:t xml:space="preserve"> </w:t>
      </w:r>
      <w:r>
        <w:t>85–98, 2017.</w:t>
      </w:r>
      <w:r>
        <w:rPr>
          <w:spacing w:val="24"/>
        </w:rPr>
        <w:t xml:space="preserve"> </w:t>
      </w:r>
      <w:proofErr w:type="gramStart"/>
      <w:r>
        <w:t>doi</w:t>
      </w:r>
      <w:proofErr w:type="gramEnd"/>
      <w:r>
        <w:t>:</w:t>
      </w:r>
      <w:r>
        <w:rPr>
          <w:spacing w:val="20"/>
        </w:rPr>
        <w:t xml:space="preserve"> </w:t>
      </w:r>
      <w:r>
        <w:t>https://doi. org/10.1057/978-1-137-59104-3 5.</w:t>
      </w:r>
    </w:p>
    <w:p w14:paraId="47319A4D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42"/>
        <w:ind w:hanging="448"/>
        <w:jc w:val="both"/>
      </w:pPr>
      <w:bookmarkStart w:id="1530" w:name="_bookmark94"/>
      <w:bookmarkEnd w:id="1530"/>
      <w:r>
        <w:t>Daniel</w:t>
      </w:r>
      <w:r>
        <w:rPr>
          <w:spacing w:val="5"/>
        </w:rPr>
        <w:t xml:space="preserve"> </w:t>
      </w:r>
      <w:proofErr w:type="spellStart"/>
      <w:r>
        <w:t>Yergin</w:t>
      </w:r>
      <w:proofErr w:type="spellEnd"/>
      <w:r>
        <w:t>.</w:t>
      </w:r>
      <w:r>
        <w:rPr>
          <w:spacing w:val="25"/>
        </w:rPr>
        <w:t xml:space="preserve"> </w:t>
      </w:r>
      <w:r>
        <w:rPr>
          <w:rFonts w:ascii="Euclid"/>
          <w:i/>
        </w:rPr>
        <w:t>The</w:t>
      </w:r>
      <w:r>
        <w:rPr>
          <w:rFonts w:ascii="Euclid"/>
          <w:i/>
          <w:spacing w:val="-9"/>
        </w:rPr>
        <w:t xml:space="preserve"> </w:t>
      </w:r>
      <w:r>
        <w:rPr>
          <w:rFonts w:ascii="Euclid"/>
          <w:i/>
        </w:rPr>
        <w:t>new</w:t>
      </w:r>
      <w:r>
        <w:rPr>
          <w:rFonts w:ascii="Euclid"/>
          <w:i/>
          <w:spacing w:val="-8"/>
        </w:rPr>
        <w:t xml:space="preserve"> </w:t>
      </w:r>
      <w:r>
        <w:rPr>
          <w:rFonts w:ascii="Euclid"/>
          <w:i/>
        </w:rPr>
        <w:t>map:</w:t>
      </w:r>
      <w:r>
        <w:rPr>
          <w:rFonts w:ascii="Euclid"/>
          <w:i/>
          <w:spacing w:val="10"/>
        </w:rPr>
        <w:t xml:space="preserve"> </w:t>
      </w:r>
      <w:r>
        <w:rPr>
          <w:rFonts w:ascii="Euclid"/>
          <w:i/>
        </w:rPr>
        <w:t>Energy,</w:t>
      </w:r>
      <w:r>
        <w:rPr>
          <w:rFonts w:ascii="Euclid"/>
          <w:i/>
          <w:spacing w:val="-7"/>
        </w:rPr>
        <w:t xml:space="preserve"> </w:t>
      </w:r>
      <w:r>
        <w:rPr>
          <w:rFonts w:ascii="Euclid"/>
          <w:i/>
        </w:rPr>
        <w:t>climate,</w:t>
      </w:r>
      <w:r>
        <w:rPr>
          <w:rFonts w:ascii="Euclid"/>
          <w:i/>
          <w:spacing w:val="-8"/>
        </w:rPr>
        <w:t xml:space="preserve"> </w:t>
      </w:r>
      <w:r>
        <w:rPr>
          <w:rFonts w:ascii="Euclid"/>
          <w:i/>
        </w:rPr>
        <w:t>and</w:t>
      </w:r>
      <w:r>
        <w:rPr>
          <w:rFonts w:ascii="Euclid"/>
          <w:i/>
          <w:spacing w:val="-8"/>
        </w:rPr>
        <w:t xml:space="preserve"> </w:t>
      </w:r>
      <w:r>
        <w:rPr>
          <w:rFonts w:ascii="Euclid"/>
          <w:i/>
        </w:rPr>
        <w:t>the</w:t>
      </w:r>
      <w:r>
        <w:rPr>
          <w:rFonts w:ascii="Euclid"/>
          <w:i/>
          <w:spacing w:val="-9"/>
        </w:rPr>
        <w:t xml:space="preserve"> </w:t>
      </w:r>
      <w:r>
        <w:rPr>
          <w:rFonts w:ascii="Euclid"/>
          <w:i/>
        </w:rPr>
        <w:t>clash</w:t>
      </w:r>
      <w:r>
        <w:rPr>
          <w:rFonts w:ascii="Euclid"/>
          <w:i/>
          <w:spacing w:val="-8"/>
        </w:rPr>
        <w:t xml:space="preserve"> </w:t>
      </w:r>
      <w:r>
        <w:rPr>
          <w:rFonts w:ascii="Euclid"/>
          <w:i/>
        </w:rPr>
        <w:t>of</w:t>
      </w:r>
      <w:r>
        <w:rPr>
          <w:rFonts w:ascii="Euclid"/>
          <w:i/>
          <w:spacing w:val="-8"/>
        </w:rPr>
        <w:t xml:space="preserve"> </w:t>
      </w:r>
      <w:r>
        <w:rPr>
          <w:rFonts w:ascii="Euclid"/>
          <w:i/>
        </w:rPr>
        <w:t>nations</w:t>
      </w:r>
      <w:r>
        <w:t>.</w:t>
      </w:r>
      <w:r>
        <w:rPr>
          <w:spacing w:val="26"/>
        </w:rPr>
        <w:t xml:space="preserve"> </w:t>
      </w:r>
      <w:r>
        <w:t>Penguin</w:t>
      </w:r>
      <w:r>
        <w:rPr>
          <w:spacing w:val="6"/>
        </w:rPr>
        <w:t xml:space="preserve"> </w:t>
      </w:r>
      <w:r>
        <w:t>U</w:t>
      </w:r>
      <w:ins w:id="1531" w:author="Author" w:date="2024-01-23T19:35:00Z">
        <w:r>
          <w:t>K</w:t>
        </w:r>
      </w:ins>
      <w:del w:id="1532" w:author="Author" w:date="2024-01-23T19:35:00Z">
        <w:r w:rsidDel="006748AF">
          <w:delText>k</w:delText>
        </w:r>
      </w:del>
      <w:r>
        <w:t>,</w:t>
      </w:r>
      <w:r>
        <w:rPr>
          <w:spacing w:val="5"/>
        </w:rPr>
        <w:t xml:space="preserve"> </w:t>
      </w:r>
      <w:r>
        <w:rPr>
          <w:spacing w:val="-2"/>
        </w:rPr>
        <w:t>2020.</w:t>
      </w:r>
    </w:p>
    <w:p w14:paraId="54F956DC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59" w:line="204" w:lineRule="auto"/>
        <w:ind w:right="607" w:hanging="449"/>
        <w:jc w:val="both"/>
      </w:pPr>
      <w:bookmarkStart w:id="1533" w:name="_bookmark95"/>
      <w:bookmarkEnd w:id="1533"/>
      <w:r>
        <w:rPr>
          <w:spacing w:val="-2"/>
        </w:rPr>
        <w:t>Daniel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Scholten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Rick</w:t>
      </w:r>
      <w:r>
        <w:rPr>
          <w:spacing w:val="-11"/>
        </w:rPr>
        <w:t xml:space="preserve"> </w:t>
      </w:r>
      <w:r>
        <w:rPr>
          <w:spacing w:val="-2"/>
        </w:rPr>
        <w:t>Bosman.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geopolitics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renewables;</w:t>
      </w:r>
      <w:r>
        <w:rPr>
          <w:spacing w:val="-12"/>
        </w:rPr>
        <w:t xml:space="preserve"> </w:t>
      </w:r>
      <w:r>
        <w:rPr>
          <w:spacing w:val="-2"/>
        </w:rPr>
        <w:t>exploring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political</w:t>
      </w:r>
      <w:r>
        <w:rPr>
          <w:spacing w:val="-11"/>
        </w:rPr>
        <w:t xml:space="preserve"> </w:t>
      </w:r>
      <w:r>
        <w:rPr>
          <w:spacing w:val="-2"/>
        </w:rPr>
        <w:t xml:space="preserve">implications </w:t>
      </w:r>
      <w:r>
        <w:t>of</w:t>
      </w:r>
      <w:r>
        <w:rPr>
          <w:spacing w:val="-14"/>
        </w:rPr>
        <w:t xml:space="preserve"> </w:t>
      </w:r>
      <w:r>
        <w:t>renewable</w:t>
      </w:r>
      <w:r>
        <w:rPr>
          <w:spacing w:val="-14"/>
        </w:rPr>
        <w:t xml:space="preserve"> </w:t>
      </w:r>
      <w:r>
        <w:t>energy</w:t>
      </w:r>
      <w:r>
        <w:rPr>
          <w:spacing w:val="-14"/>
        </w:rPr>
        <w:t xml:space="preserve"> </w:t>
      </w:r>
      <w:r>
        <w:t>systems.</w:t>
      </w:r>
      <w:r>
        <w:rPr>
          <w:spacing w:val="-2"/>
        </w:rPr>
        <w:t xml:space="preserve"> </w:t>
      </w:r>
      <w:r>
        <w:rPr>
          <w:rFonts w:ascii="Euclid" w:hAnsi="Euclid"/>
          <w:i/>
        </w:rPr>
        <w:t>Technological</w:t>
      </w:r>
      <w:r>
        <w:rPr>
          <w:rFonts w:ascii="Euclid" w:hAnsi="Euclid"/>
          <w:i/>
          <w:spacing w:val="-18"/>
        </w:rPr>
        <w:t xml:space="preserve"> </w:t>
      </w:r>
      <w:r>
        <w:rPr>
          <w:rFonts w:ascii="Euclid" w:hAnsi="Euclid"/>
          <w:i/>
        </w:rPr>
        <w:t>Forecasting</w:t>
      </w:r>
      <w:r>
        <w:rPr>
          <w:rFonts w:ascii="Euclid" w:hAnsi="Euclid"/>
          <w:i/>
          <w:spacing w:val="-19"/>
        </w:rPr>
        <w:t xml:space="preserve"> </w:t>
      </w:r>
      <w:r>
        <w:rPr>
          <w:rFonts w:ascii="Euclid" w:hAnsi="Euclid"/>
          <w:i/>
        </w:rPr>
        <w:t>and</w:t>
      </w:r>
      <w:r>
        <w:rPr>
          <w:rFonts w:ascii="Euclid" w:hAnsi="Euclid"/>
          <w:i/>
          <w:spacing w:val="-18"/>
        </w:rPr>
        <w:t xml:space="preserve"> </w:t>
      </w:r>
      <w:r>
        <w:rPr>
          <w:rFonts w:ascii="Euclid" w:hAnsi="Euclid"/>
          <w:i/>
        </w:rPr>
        <w:t>Social</w:t>
      </w:r>
      <w:r>
        <w:rPr>
          <w:rFonts w:ascii="Euclid" w:hAnsi="Euclid"/>
          <w:i/>
          <w:spacing w:val="-18"/>
        </w:rPr>
        <w:t xml:space="preserve"> </w:t>
      </w:r>
      <w:r>
        <w:rPr>
          <w:rFonts w:ascii="Euclid" w:hAnsi="Euclid"/>
          <w:i/>
        </w:rPr>
        <w:t>Change</w:t>
      </w:r>
      <w:r>
        <w:t>,</w:t>
      </w:r>
      <w:r>
        <w:rPr>
          <w:spacing w:val="-9"/>
        </w:rPr>
        <w:t xml:space="preserve"> </w:t>
      </w:r>
      <w:r>
        <w:t>103:273–283,</w:t>
      </w:r>
      <w:r>
        <w:rPr>
          <w:spacing w:val="-9"/>
        </w:rPr>
        <w:t xml:space="preserve"> </w:t>
      </w:r>
      <w:r>
        <w:t>2016.</w:t>
      </w:r>
      <w:r>
        <w:rPr>
          <w:spacing w:val="8"/>
        </w:rPr>
        <w:t xml:space="preserve"> </w:t>
      </w:r>
      <w:proofErr w:type="gramStart"/>
      <w:r>
        <w:t>doi</w:t>
      </w:r>
      <w:proofErr w:type="gramEnd"/>
      <w:r>
        <w:t xml:space="preserve">: </w:t>
      </w:r>
      <w:r>
        <w:rPr>
          <w:spacing w:val="-2"/>
        </w:rPr>
        <w:t>https://doi.org/10.1016/j.techfore.2015.10.014.</w:t>
      </w:r>
    </w:p>
    <w:p w14:paraId="7C861C6C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42"/>
        <w:ind w:hanging="448"/>
        <w:jc w:val="both"/>
      </w:pPr>
      <w:bookmarkStart w:id="1534" w:name="_bookmark96"/>
      <w:bookmarkEnd w:id="1534"/>
      <w:proofErr w:type="spellStart"/>
      <w:r>
        <w:t>Agnia</w:t>
      </w:r>
      <w:proofErr w:type="spellEnd"/>
      <w:r>
        <w:rPr>
          <w:spacing w:val="-4"/>
        </w:rPr>
        <w:t xml:space="preserve"> </w:t>
      </w:r>
      <w:proofErr w:type="spellStart"/>
      <w:r>
        <w:t>Grigas</w:t>
      </w:r>
      <w:proofErr w:type="spellEnd"/>
      <w:r>
        <w:t>.</w:t>
      </w:r>
      <w:r>
        <w:rPr>
          <w:spacing w:val="14"/>
        </w:rPr>
        <w:t xml:space="preserve"> </w:t>
      </w:r>
      <w:r>
        <w:rPr>
          <w:rFonts w:ascii="Euclid"/>
          <w:i/>
        </w:rPr>
        <w:t>The</w:t>
      </w:r>
      <w:r>
        <w:rPr>
          <w:rFonts w:ascii="Euclid"/>
          <w:i/>
          <w:spacing w:val="-18"/>
        </w:rPr>
        <w:t xml:space="preserve"> </w:t>
      </w:r>
      <w:r>
        <w:rPr>
          <w:rFonts w:ascii="Euclid"/>
          <w:i/>
        </w:rPr>
        <w:t>new</w:t>
      </w:r>
      <w:r>
        <w:rPr>
          <w:rFonts w:ascii="Euclid"/>
          <w:i/>
          <w:spacing w:val="-18"/>
        </w:rPr>
        <w:t xml:space="preserve"> </w:t>
      </w:r>
      <w:r>
        <w:rPr>
          <w:rFonts w:ascii="Euclid"/>
          <w:i/>
        </w:rPr>
        <w:t>geopolitics</w:t>
      </w:r>
      <w:r>
        <w:rPr>
          <w:rFonts w:ascii="Euclid"/>
          <w:i/>
          <w:spacing w:val="-17"/>
        </w:rPr>
        <w:t xml:space="preserve"> </w:t>
      </w:r>
      <w:r>
        <w:rPr>
          <w:rFonts w:ascii="Euclid"/>
          <w:i/>
        </w:rPr>
        <w:t>of</w:t>
      </w:r>
      <w:r>
        <w:rPr>
          <w:rFonts w:ascii="Euclid"/>
          <w:i/>
          <w:spacing w:val="-17"/>
        </w:rPr>
        <w:t xml:space="preserve"> </w:t>
      </w:r>
      <w:r>
        <w:rPr>
          <w:rFonts w:ascii="Euclid"/>
          <w:i/>
        </w:rPr>
        <w:t>natural</w:t>
      </w:r>
      <w:r>
        <w:rPr>
          <w:rFonts w:ascii="Euclid"/>
          <w:i/>
          <w:spacing w:val="-18"/>
        </w:rPr>
        <w:t xml:space="preserve"> </w:t>
      </w:r>
      <w:r>
        <w:rPr>
          <w:rFonts w:ascii="Euclid"/>
          <w:i/>
        </w:rPr>
        <w:t>gas</w:t>
      </w:r>
      <w:r>
        <w:t>.</w:t>
      </w:r>
      <w:r>
        <w:rPr>
          <w:spacing w:val="14"/>
        </w:rPr>
        <w:t xml:space="preserve"> </w:t>
      </w:r>
      <w:r>
        <w:t>Harvard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Press,</w:t>
      </w:r>
      <w:r>
        <w:rPr>
          <w:spacing w:val="-3"/>
        </w:rPr>
        <w:t xml:space="preserve"> </w:t>
      </w:r>
      <w:r>
        <w:rPr>
          <w:spacing w:val="-2"/>
        </w:rPr>
        <w:t>2017.</w:t>
      </w:r>
    </w:p>
    <w:p w14:paraId="3FFD47A8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57" w:line="206" w:lineRule="auto"/>
        <w:ind w:right="607" w:hanging="449"/>
        <w:jc w:val="left"/>
      </w:pPr>
      <w:bookmarkStart w:id="1535" w:name="_bookmark97"/>
      <w:bookmarkEnd w:id="1535"/>
      <w:proofErr w:type="spellStart"/>
      <w:r>
        <w:rPr>
          <w:spacing w:val="-2"/>
        </w:rPr>
        <w:t>Seksun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Moryadee</w:t>
      </w:r>
      <w:proofErr w:type="spellEnd"/>
      <w:r>
        <w:rPr>
          <w:spacing w:val="-2"/>
        </w:rPr>
        <w:t xml:space="preserve">, Steven A Gabriel, and </w:t>
      </w:r>
      <w:proofErr w:type="spellStart"/>
      <w:r>
        <w:rPr>
          <w:spacing w:val="-2"/>
        </w:rPr>
        <w:t>Fran¸cois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Rehulka</w:t>
      </w:r>
      <w:proofErr w:type="spellEnd"/>
      <w:r>
        <w:rPr>
          <w:spacing w:val="-2"/>
        </w:rPr>
        <w:t>.</w:t>
      </w:r>
      <w:r>
        <w:rPr>
          <w:spacing w:val="28"/>
        </w:rPr>
        <w:t xml:space="preserve"> </w:t>
      </w:r>
      <w:r>
        <w:rPr>
          <w:spacing w:val="-2"/>
        </w:rPr>
        <w:t xml:space="preserve">The influence of the </w:t>
      </w:r>
      <w:proofErr w:type="gramStart"/>
      <w:r>
        <w:rPr>
          <w:spacing w:val="-2"/>
        </w:rPr>
        <w:t>panama canal</w:t>
      </w:r>
      <w:proofErr w:type="gramEnd"/>
      <w:r>
        <w:rPr>
          <w:spacing w:val="-2"/>
        </w:rPr>
        <w:t xml:space="preserve"> on </w:t>
      </w:r>
      <w:r>
        <w:t>global</w:t>
      </w:r>
      <w:r>
        <w:rPr>
          <w:spacing w:val="21"/>
        </w:rPr>
        <w:t xml:space="preserve"> </w:t>
      </w:r>
      <w:r>
        <w:t>gas</w:t>
      </w:r>
      <w:r>
        <w:rPr>
          <w:spacing w:val="21"/>
        </w:rPr>
        <w:t xml:space="preserve"> </w:t>
      </w:r>
      <w:r>
        <w:t>trade.</w:t>
      </w:r>
      <w:r>
        <w:rPr>
          <w:spacing w:val="68"/>
        </w:rPr>
        <w:t xml:space="preserve"> </w:t>
      </w:r>
      <w:r>
        <w:rPr>
          <w:rFonts w:ascii="Euclid" w:hAnsi="Euclid"/>
          <w:i/>
        </w:rPr>
        <w:t>Journal of Natural Gas Science and Engineering</w:t>
      </w:r>
      <w:r>
        <w:t>,</w:t>
      </w:r>
      <w:r>
        <w:rPr>
          <w:spacing w:val="25"/>
        </w:rPr>
        <w:t xml:space="preserve"> </w:t>
      </w:r>
      <w:r>
        <w:t>20:161–174,</w:t>
      </w:r>
      <w:r>
        <w:rPr>
          <w:spacing w:val="25"/>
        </w:rPr>
        <w:t xml:space="preserve"> </w:t>
      </w:r>
      <w:r>
        <w:t>2014.</w:t>
      </w:r>
      <w:r>
        <w:rPr>
          <w:spacing w:val="69"/>
        </w:rPr>
        <w:t xml:space="preserve"> </w:t>
      </w:r>
      <w:r>
        <w:t>doi:</w:t>
      </w:r>
      <w:r>
        <w:rPr>
          <w:spacing w:val="40"/>
        </w:rPr>
        <w:t xml:space="preserve"> </w:t>
      </w:r>
      <w:r>
        <w:t>https:</w:t>
      </w:r>
    </w:p>
    <w:p w14:paraId="72B2CB93" w14:textId="77777777" w:rsidR="0058572D" w:rsidRDefault="0058572D" w:rsidP="0058572D">
      <w:pPr>
        <w:pStyle w:val="Textkrper"/>
        <w:spacing w:line="236" w:lineRule="exact"/>
        <w:ind w:left="560"/>
      </w:pPr>
      <w:r>
        <w:rPr>
          <w:spacing w:val="-2"/>
        </w:rPr>
        <w:t>//doi.org/10.1016/j.jngse.2014.06.015.</w:t>
      </w:r>
    </w:p>
    <w:p w14:paraId="5038B48C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  <w:tab w:val="left" w:pos="3135"/>
        </w:tabs>
        <w:spacing w:before="179" w:line="237" w:lineRule="auto"/>
        <w:ind w:right="608" w:hanging="449"/>
        <w:jc w:val="both"/>
      </w:pPr>
      <w:bookmarkStart w:id="1536" w:name="_bookmark98"/>
      <w:bookmarkEnd w:id="1536"/>
      <w:r>
        <w:rPr>
          <w:w w:val="105"/>
        </w:rPr>
        <w:t>Understanding</w:t>
      </w:r>
      <w:r>
        <w:rPr>
          <w:spacing w:val="40"/>
          <w:w w:val="105"/>
        </w:rPr>
        <w:t xml:space="preserve"> </w:t>
      </w:r>
      <w:r>
        <w:rPr>
          <w:w w:val="105"/>
        </w:rPr>
        <w:t>GEC</w:t>
      </w:r>
      <w:r>
        <w:rPr>
          <w:spacing w:val="40"/>
          <w:w w:val="105"/>
        </w:rPr>
        <w:t xml:space="preserve"> </w:t>
      </w:r>
      <w:r>
        <w:rPr>
          <w:w w:val="105"/>
        </w:rPr>
        <w:t>Model</w:t>
      </w:r>
      <w:r>
        <w:rPr>
          <w:spacing w:val="40"/>
          <w:w w:val="105"/>
        </w:rPr>
        <w:t xml:space="preserve"> </w:t>
      </w:r>
      <w:r>
        <w:rPr>
          <w:w w:val="105"/>
        </w:rPr>
        <w:t>scenarios.</w:t>
      </w:r>
      <w:r>
        <w:rPr>
          <w:spacing w:val="80"/>
          <w:w w:val="105"/>
        </w:rPr>
        <w:t xml:space="preserve">  </w:t>
      </w:r>
      <w:r>
        <w:rPr>
          <w:w w:val="105"/>
        </w:rPr>
        <w:t>International</w:t>
      </w:r>
      <w:r>
        <w:rPr>
          <w:spacing w:val="40"/>
          <w:w w:val="105"/>
        </w:rPr>
        <w:t xml:space="preserve"> </w:t>
      </w:r>
      <w:r>
        <w:rPr>
          <w:w w:val="105"/>
        </w:rPr>
        <w:t>Energy</w:t>
      </w:r>
      <w:r>
        <w:rPr>
          <w:spacing w:val="40"/>
          <w:w w:val="105"/>
        </w:rPr>
        <w:t xml:space="preserve"> </w:t>
      </w:r>
      <w:r>
        <w:rPr>
          <w:w w:val="105"/>
        </w:rPr>
        <w:t>Agency.</w:t>
      </w:r>
      <w:r>
        <w:rPr>
          <w:spacing w:val="80"/>
          <w:w w:val="105"/>
        </w:rPr>
        <w:t xml:space="preserve">  </w:t>
      </w:r>
      <w:r>
        <w:rPr>
          <w:w w:val="105"/>
        </w:rPr>
        <w:t>Accessed</w:t>
      </w:r>
      <w:r>
        <w:rPr>
          <w:spacing w:val="40"/>
          <w:w w:val="105"/>
        </w:rPr>
        <w:t xml:space="preserve"> </w:t>
      </w:r>
      <w:r>
        <w:rPr>
          <w:w w:val="105"/>
        </w:rPr>
        <w:t>on 2023-12-</w:t>
      </w:r>
      <w:proofErr w:type="gramStart"/>
      <w:r>
        <w:rPr>
          <w:w w:val="105"/>
        </w:rPr>
        <w:t>19</w:t>
      </w:r>
      <w:r>
        <w:rPr>
          <w:spacing w:val="80"/>
          <w:w w:val="105"/>
        </w:rPr>
        <w:t xml:space="preserve">  </w:t>
      </w:r>
      <w:r>
        <w:rPr>
          <w:w w:val="105"/>
        </w:rPr>
        <w:t>under</w:t>
      </w:r>
      <w:proofErr w:type="gramEnd"/>
      <w:r>
        <w:rPr>
          <w:w w:val="105"/>
        </w:rPr>
        <w:t>:</w:t>
      </w:r>
      <w:r>
        <w:tab/>
      </w:r>
      <w:hyperlink r:id="rId26">
        <w:r>
          <w:rPr>
            <w:rFonts w:ascii="Cambria"/>
            <w:spacing w:val="-2"/>
            <w:w w:val="105"/>
          </w:rPr>
          <w:t>https://www.iea.org/reports/global-energy-and-climate-model/</w:t>
        </w:r>
      </w:hyperlink>
      <w:r>
        <w:rPr>
          <w:rFonts w:ascii="Cambria"/>
          <w:spacing w:val="-2"/>
          <w:w w:val="105"/>
        </w:rPr>
        <w:t xml:space="preserve"> </w:t>
      </w:r>
      <w:hyperlink r:id="rId27">
        <w:r>
          <w:rPr>
            <w:rFonts w:ascii="Cambria"/>
            <w:spacing w:val="-2"/>
            <w:w w:val="105"/>
          </w:rPr>
          <w:t>understanding-</w:t>
        </w:r>
        <w:proofErr w:type="spellStart"/>
        <w:r>
          <w:rPr>
            <w:rFonts w:ascii="Cambria"/>
            <w:spacing w:val="-2"/>
            <w:w w:val="105"/>
          </w:rPr>
          <w:t>gec</w:t>
        </w:r>
        <w:proofErr w:type="spellEnd"/>
        <w:r>
          <w:rPr>
            <w:rFonts w:ascii="Cambria"/>
            <w:spacing w:val="-2"/>
            <w:w w:val="105"/>
          </w:rPr>
          <w:t>-model-scenarios</w:t>
        </w:r>
      </w:hyperlink>
      <w:r>
        <w:rPr>
          <w:spacing w:val="-2"/>
          <w:w w:val="105"/>
        </w:rPr>
        <w:t>.</w:t>
      </w:r>
    </w:p>
    <w:p w14:paraId="2A73394D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  <w:tab w:val="left" w:pos="1680"/>
          <w:tab w:val="left" w:pos="5424"/>
        </w:tabs>
        <w:spacing w:before="178" w:line="244" w:lineRule="auto"/>
        <w:ind w:right="611" w:hanging="449"/>
        <w:jc w:val="left"/>
      </w:pPr>
      <w:bookmarkStart w:id="1537" w:name="_bookmark99"/>
      <w:bookmarkEnd w:id="1537"/>
      <w:r>
        <w:t>BP</w:t>
      </w:r>
      <w:r>
        <w:rPr>
          <w:spacing w:val="40"/>
        </w:rPr>
        <w:t xml:space="preserve"> </w:t>
      </w:r>
      <w:proofErr w:type="spellStart"/>
      <w:r>
        <w:t>p.l.c</w:t>
      </w:r>
      <w:proofErr w:type="spellEnd"/>
      <w:r>
        <w:t>.</w:t>
      </w:r>
      <w:r>
        <w:tab/>
      </w:r>
      <w:proofErr w:type="spellStart"/>
      <w:r>
        <w:t>bp</w:t>
      </w:r>
      <w:proofErr w:type="spellEnd"/>
      <w:r>
        <w:rPr>
          <w:spacing w:val="40"/>
        </w:rPr>
        <w:t xml:space="preserve"> </w:t>
      </w:r>
      <w:r>
        <w:t>Energy</w:t>
      </w:r>
      <w:r>
        <w:rPr>
          <w:spacing w:val="40"/>
        </w:rPr>
        <w:t xml:space="preserve"> </w:t>
      </w:r>
      <w:r>
        <w:t>Outlook:</w:t>
      </w:r>
      <w:r>
        <w:rPr>
          <w:spacing w:val="80"/>
        </w:rPr>
        <w:t xml:space="preserve"> </w:t>
      </w:r>
      <w:r>
        <w:t>2023</w:t>
      </w:r>
      <w:r>
        <w:rPr>
          <w:spacing w:val="40"/>
        </w:rPr>
        <w:t xml:space="preserve"> </w:t>
      </w:r>
      <w:r>
        <w:t>Edition.</w:t>
      </w:r>
      <w:r>
        <w:tab/>
        <w:t>Accessed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2023-12-19</w:t>
      </w:r>
      <w:r>
        <w:rPr>
          <w:spacing w:val="40"/>
        </w:rPr>
        <w:t xml:space="preserve"> </w:t>
      </w:r>
      <w:r>
        <w:t>under:</w:t>
      </w:r>
      <w:r>
        <w:rPr>
          <w:spacing w:val="80"/>
        </w:rPr>
        <w:t xml:space="preserve"> </w:t>
      </w:r>
      <w:hyperlink r:id="rId28">
        <w:r>
          <w:rPr>
            <w:rFonts w:ascii="Cambria"/>
          </w:rPr>
          <w:t>https://www.</w:t>
        </w:r>
      </w:hyperlink>
      <w:r>
        <w:rPr>
          <w:rFonts w:ascii="Cambria"/>
        </w:rPr>
        <w:t xml:space="preserve"> </w:t>
      </w:r>
      <w:hyperlink r:id="rId29">
        <w:r>
          <w:rPr>
            <w:rFonts w:ascii="Cambria"/>
            <w:spacing w:val="-2"/>
            <w:w w:val="105"/>
          </w:rPr>
          <w:t>bp.com/content/dam/bp/business-sites/en/global/corporate/pdfs/energy-economics/</w:t>
        </w:r>
      </w:hyperlink>
      <w:r>
        <w:rPr>
          <w:rFonts w:ascii="Cambria"/>
          <w:spacing w:val="80"/>
          <w:w w:val="105"/>
        </w:rPr>
        <w:t xml:space="preserve">   </w:t>
      </w:r>
      <w:hyperlink r:id="rId30">
        <w:r>
          <w:rPr>
            <w:rFonts w:ascii="Cambria"/>
            <w:spacing w:val="-2"/>
            <w:w w:val="105"/>
          </w:rPr>
          <w:t>energy-outlook/bp-energy-outlook-2023.pdf</w:t>
        </w:r>
      </w:hyperlink>
      <w:r>
        <w:rPr>
          <w:spacing w:val="-2"/>
          <w:w w:val="105"/>
        </w:rPr>
        <w:t>.</w:t>
      </w:r>
    </w:p>
    <w:p w14:paraId="2169FBAB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74" w:line="237" w:lineRule="auto"/>
        <w:ind w:right="607" w:hanging="449"/>
        <w:jc w:val="both"/>
      </w:pPr>
      <w:bookmarkStart w:id="1538" w:name="_bookmark100"/>
      <w:bookmarkEnd w:id="1538"/>
      <w:r>
        <w:rPr>
          <w:w w:val="105"/>
        </w:rPr>
        <w:t>International</w:t>
      </w:r>
      <w:r>
        <w:rPr>
          <w:spacing w:val="-9"/>
          <w:w w:val="105"/>
        </w:rPr>
        <w:t xml:space="preserve"> </w:t>
      </w:r>
      <w:r>
        <w:rPr>
          <w:w w:val="105"/>
        </w:rPr>
        <w:t>Energy</w:t>
      </w:r>
      <w:r>
        <w:rPr>
          <w:spacing w:val="-9"/>
          <w:w w:val="105"/>
        </w:rPr>
        <w:t xml:space="preserve"> </w:t>
      </w:r>
      <w:r>
        <w:rPr>
          <w:w w:val="105"/>
        </w:rPr>
        <w:t>Agency</w:t>
      </w:r>
      <w:r>
        <w:rPr>
          <w:spacing w:val="-9"/>
          <w:w w:val="105"/>
        </w:rPr>
        <w:t xml:space="preserve"> </w:t>
      </w:r>
      <w:r>
        <w:rPr>
          <w:w w:val="105"/>
        </w:rPr>
        <w:t>(IEA).</w:t>
      </w:r>
      <w:r>
        <w:rPr>
          <w:spacing w:val="24"/>
          <w:w w:val="105"/>
        </w:rPr>
        <w:t xml:space="preserve"> </w:t>
      </w:r>
      <w:r>
        <w:rPr>
          <w:w w:val="105"/>
        </w:rPr>
        <w:t>World</w:t>
      </w:r>
      <w:r>
        <w:rPr>
          <w:spacing w:val="-9"/>
          <w:w w:val="105"/>
        </w:rPr>
        <w:t xml:space="preserve"> </w:t>
      </w:r>
      <w:r>
        <w:rPr>
          <w:w w:val="105"/>
        </w:rPr>
        <w:t>Energy</w:t>
      </w:r>
      <w:r>
        <w:rPr>
          <w:spacing w:val="-9"/>
          <w:w w:val="105"/>
        </w:rPr>
        <w:t xml:space="preserve"> </w:t>
      </w:r>
      <w:r>
        <w:rPr>
          <w:w w:val="105"/>
        </w:rPr>
        <w:t>Outlook</w:t>
      </w:r>
      <w:r>
        <w:rPr>
          <w:spacing w:val="-9"/>
          <w:w w:val="105"/>
        </w:rPr>
        <w:t xml:space="preserve"> </w:t>
      </w:r>
      <w:r>
        <w:rPr>
          <w:w w:val="105"/>
        </w:rPr>
        <w:t>2023</w:t>
      </w:r>
      <w:r>
        <w:rPr>
          <w:spacing w:val="-9"/>
          <w:w w:val="105"/>
        </w:rPr>
        <w:t xml:space="preserve"> </w:t>
      </w:r>
      <w:r>
        <w:rPr>
          <w:w w:val="105"/>
        </w:rPr>
        <w:t>(License:</w:t>
      </w:r>
      <w:r>
        <w:rPr>
          <w:spacing w:val="14"/>
          <w:w w:val="105"/>
        </w:rPr>
        <w:t xml:space="preserve"> </w:t>
      </w:r>
      <w:r>
        <w:rPr>
          <w:w w:val="105"/>
        </w:rPr>
        <w:t>CC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4.0</w:t>
      </w:r>
      <w:r>
        <w:rPr>
          <w:spacing w:val="-9"/>
          <w:w w:val="105"/>
        </w:rPr>
        <w:t xml:space="preserve"> </w:t>
      </w:r>
      <w:r>
        <w:rPr>
          <w:w w:val="105"/>
        </w:rPr>
        <w:t>(report); CC BY NC SA 4.0 (Annex A)).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Accessed on 2023-01-15 under: </w:t>
      </w:r>
      <w:hyperlink r:id="rId31">
        <w:r>
          <w:rPr>
            <w:rFonts w:ascii="Cambria"/>
            <w:w w:val="105"/>
          </w:rPr>
          <w:t>https://www.iea.org/reports/</w:t>
        </w:r>
      </w:hyperlink>
      <w:r>
        <w:rPr>
          <w:rFonts w:ascii="Cambria"/>
          <w:w w:val="105"/>
        </w:rPr>
        <w:t xml:space="preserve"> </w:t>
      </w:r>
      <w:hyperlink r:id="rId32">
        <w:r>
          <w:rPr>
            <w:rFonts w:ascii="Cambria"/>
            <w:w w:val="105"/>
          </w:rPr>
          <w:t>world-energy-outlook-2023</w:t>
        </w:r>
      </w:hyperlink>
      <w:r>
        <w:rPr>
          <w:w w:val="105"/>
        </w:rPr>
        <w:t>, 2023.</w:t>
      </w:r>
    </w:p>
    <w:p w14:paraId="79E8878A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78" w:line="272" w:lineRule="exact"/>
        <w:ind w:hanging="448"/>
        <w:jc w:val="both"/>
        <w:rPr>
          <w:rFonts w:ascii="Cambria"/>
        </w:rPr>
      </w:pPr>
      <w:bookmarkStart w:id="1539" w:name="_bookmark101"/>
      <w:bookmarkEnd w:id="1539"/>
      <w:proofErr w:type="spellStart"/>
      <w:r>
        <w:t>Macrotrends</w:t>
      </w:r>
      <w:proofErr w:type="spellEnd"/>
      <w:r>
        <w:rPr>
          <w:spacing w:val="8"/>
        </w:rPr>
        <w:t xml:space="preserve"> </w:t>
      </w:r>
      <w:r>
        <w:t>LLC.</w:t>
      </w:r>
      <w:r>
        <w:rPr>
          <w:spacing w:val="45"/>
        </w:rPr>
        <w:t xml:space="preserve"> </w:t>
      </w:r>
      <w:r>
        <w:t>Natural</w:t>
      </w:r>
      <w:r>
        <w:rPr>
          <w:spacing w:val="8"/>
        </w:rPr>
        <w:t xml:space="preserve"> </w:t>
      </w:r>
      <w:r>
        <w:t>Gas</w:t>
      </w:r>
      <w:r>
        <w:rPr>
          <w:spacing w:val="9"/>
        </w:rPr>
        <w:t xml:space="preserve"> </w:t>
      </w:r>
      <w:r>
        <w:t>Prices</w:t>
      </w:r>
      <w:r>
        <w:rPr>
          <w:spacing w:val="9"/>
        </w:rPr>
        <w:t xml:space="preserve"> </w:t>
      </w:r>
      <w:r>
        <w:t>-</w:t>
      </w:r>
      <w:r>
        <w:rPr>
          <w:spacing w:val="9"/>
        </w:rPr>
        <w:t xml:space="preserve"> </w:t>
      </w:r>
      <w:r>
        <w:t>Historical</w:t>
      </w:r>
      <w:r>
        <w:rPr>
          <w:spacing w:val="9"/>
        </w:rPr>
        <w:t xml:space="preserve"> </w:t>
      </w:r>
      <w:r>
        <w:t>Chart.</w:t>
      </w:r>
      <w:r>
        <w:rPr>
          <w:spacing w:val="44"/>
        </w:rPr>
        <w:t xml:space="preserve"> </w:t>
      </w:r>
      <w:r>
        <w:t>Accessed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2023-11-27</w:t>
      </w:r>
      <w:r>
        <w:rPr>
          <w:spacing w:val="9"/>
        </w:rPr>
        <w:t xml:space="preserve"> </w:t>
      </w:r>
      <w:r>
        <w:t>under:</w:t>
      </w:r>
      <w:r>
        <w:rPr>
          <w:spacing w:val="34"/>
        </w:rPr>
        <w:t xml:space="preserve"> </w:t>
      </w:r>
      <w:hyperlink r:id="rId33">
        <w:r>
          <w:rPr>
            <w:rFonts w:ascii="Cambria"/>
            <w:spacing w:val="-2"/>
          </w:rPr>
          <w:t>https:</w:t>
        </w:r>
      </w:hyperlink>
    </w:p>
    <w:p w14:paraId="68A4B0B7" w14:textId="77777777" w:rsidR="0058572D" w:rsidRDefault="009D3118" w:rsidP="0058572D">
      <w:pPr>
        <w:pStyle w:val="Textkrper"/>
        <w:spacing w:line="272" w:lineRule="exact"/>
        <w:ind w:left="560"/>
      </w:pPr>
      <w:hyperlink r:id="rId34">
        <w:r w:rsidR="0058572D">
          <w:rPr>
            <w:rFonts w:ascii="Cambria"/>
            <w:w w:val="110"/>
          </w:rPr>
          <w:t>//www.macrotrends.net/2478/natural-gas-prices-historical-</w:t>
        </w:r>
        <w:r w:rsidR="0058572D">
          <w:rPr>
            <w:rFonts w:ascii="Cambria"/>
            <w:spacing w:val="-2"/>
            <w:w w:val="110"/>
          </w:rPr>
          <w:t>chart</w:t>
        </w:r>
      </w:hyperlink>
      <w:r w:rsidR="0058572D">
        <w:rPr>
          <w:spacing w:val="-2"/>
          <w:w w:val="110"/>
        </w:rPr>
        <w:t>.</w:t>
      </w:r>
    </w:p>
    <w:p w14:paraId="111C58CA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79" w:line="237" w:lineRule="auto"/>
        <w:ind w:right="609" w:hanging="449"/>
        <w:jc w:val="both"/>
      </w:pPr>
      <w:bookmarkStart w:id="1540" w:name="_bookmark102"/>
      <w:bookmarkEnd w:id="1540"/>
      <w:r>
        <w:rPr>
          <w:w w:val="105"/>
        </w:rPr>
        <w:t>Argus Media:</w:t>
      </w:r>
      <w:r>
        <w:rPr>
          <w:spacing w:val="36"/>
          <w:w w:val="105"/>
        </w:rPr>
        <w:t xml:space="preserve"> </w:t>
      </w:r>
      <w:r>
        <w:rPr>
          <w:w w:val="105"/>
        </w:rPr>
        <w:t>Commodity &amp; Energy Price Benchmarks.</w:t>
      </w:r>
      <w:r>
        <w:rPr>
          <w:spacing w:val="40"/>
          <w:w w:val="105"/>
        </w:rPr>
        <w:t xml:space="preserve"> </w:t>
      </w:r>
      <w:r>
        <w:rPr>
          <w:w w:val="105"/>
        </w:rPr>
        <w:t>Cheniere long-term LNG sales data excludes some fees.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Accessed on 2023-11-27 under: </w:t>
      </w:r>
      <w:hyperlink r:id="rId35">
        <w:r>
          <w:rPr>
            <w:rFonts w:ascii="Cambria"/>
            <w:w w:val="105"/>
          </w:rPr>
          <w:t>https://www.argusmedia.com/en/news/</w:t>
        </w:r>
      </w:hyperlink>
      <w:r>
        <w:rPr>
          <w:rFonts w:ascii="Cambria"/>
          <w:w w:val="105"/>
        </w:rPr>
        <w:t xml:space="preserve"> </w:t>
      </w:r>
      <w:hyperlink r:id="rId36">
        <w:r>
          <w:rPr>
            <w:rFonts w:ascii="Cambria"/>
            <w:spacing w:val="-2"/>
            <w:w w:val="105"/>
          </w:rPr>
          <w:t>1431713-cheniere-longterm-lng-sales-data-excludes-some-fees</w:t>
        </w:r>
      </w:hyperlink>
      <w:r>
        <w:rPr>
          <w:spacing w:val="-2"/>
          <w:w w:val="105"/>
        </w:rPr>
        <w:t>.</w:t>
      </w:r>
    </w:p>
    <w:p w14:paraId="0786FDFA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1" w:line="237" w:lineRule="auto"/>
        <w:ind w:right="608" w:hanging="449"/>
        <w:jc w:val="both"/>
      </w:pPr>
      <w:bookmarkStart w:id="1541" w:name="_bookmark103"/>
      <w:bookmarkEnd w:id="1541"/>
      <w:r>
        <w:rPr>
          <w:w w:val="105"/>
        </w:rPr>
        <w:t>Argus Media:</w:t>
      </w:r>
      <w:r>
        <w:rPr>
          <w:spacing w:val="40"/>
          <w:w w:val="105"/>
        </w:rPr>
        <w:t xml:space="preserve"> </w:t>
      </w:r>
      <w:r>
        <w:rPr>
          <w:w w:val="105"/>
        </w:rPr>
        <w:t>Commodity &amp; Energy Price Benchmarks.</w:t>
      </w:r>
      <w:r>
        <w:rPr>
          <w:spacing w:val="80"/>
          <w:w w:val="105"/>
        </w:rPr>
        <w:t xml:space="preserve"> </w:t>
      </w:r>
      <w:proofErr w:type="spellStart"/>
      <w:r>
        <w:rPr>
          <w:w w:val="105"/>
        </w:rPr>
        <w:t>Sonatrach</w:t>
      </w:r>
      <w:proofErr w:type="spellEnd"/>
      <w:r>
        <w:rPr>
          <w:w w:val="105"/>
        </w:rPr>
        <w:t xml:space="preserve"> offers spot LNG car- goes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exports</w:t>
      </w:r>
      <w:r>
        <w:rPr>
          <w:spacing w:val="-14"/>
          <w:w w:val="105"/>
        </w:rPr>
        <w:t xml:space="preserve"> </w:t>
      </w:r>
      <w:r>
        <w:rPr>
          <w:w w:val="105"/>
        </w:rPr>
        <w:t>slow.</w:t>
      </w:r>
      <w:r>
        <w:rPr>
          <w:spacing w:val="23"/>
          <w:w w:val="105"/>
        </w:rPr>
        <w:t xml:space="preserve"> </w:t>
      </w:r>
      <w:r>
        <w:rPr>
          <w:w w:val="105"/>
        </w:rPr>
        <w:t>Accessed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2023-11-27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under: </w:t>
      </w:r>
      <w:hyperlink r:id="rId37">
        <w:r>
          <w:rPr>
            <w:rFonts w:ascii="Cambria"/>
            <w:w w:val="105"/>
          </w:rPr>
          <w:t>https://www.argusmedia.com/en/news/</w:t>
        </w:r>
      </w:hyperlink>
      <w:r>
        <w:rPr>
          <w:rFonts w:ascii="Cambria"/>
          <w:w w:val="105"/>
        </w:rPr>
        <w:t xml:space="preserve"> </w:t>
      </w:r>
      <w:hyperlink r:id="rId38">
        <w:r>
          <w:rPr>
            <w:rFonts w:ascii="Cambria"/>
            <w:w w:val="105"/>
          </w:rPr>
          <w:t>2098570-sonatrach-offers-spot-lng-cargoes-as-exports-slow</w:t>
        </w:r>
      </w:hyperlink>
      <w:r>
        <w:rPr>
          <w:w w:val="105"/>
        </w:rPr>
        <w:t>,</w:t>
      </w:r>
      <w:r>
        <w:rPr>
          <w:spacing w:val="78"/>
          <w:w w:val="150"/>
        </w:rPr>
        <w:t xml:space="preserve">   </w:t>
      </w:r>
      <w:r>
        <w:rPr>
          <w:w w:val="105"/>
        </w:rPr>
        <w:t>2023.</w:t>
      </w:r>
    </w:p>
    <w:p w14:paraId="60CA02F6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0" w:line="237" w:lineRule="auto"/>
        <w:ind w:right="609" w:hanging="449"/>
        <w:jc w:val="both"/>
      </w:pPr>
      <w:bookmarkStart w:id="1542" w:name="_bookmark104"/>
      <w:bookmarkEnd w:id="1542"/>
      <w:r>
        <w:rPr>
          <w:w w:val="105"/>
        </w:rPr>
        <w:t>Crude Oil Prices Today.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Low </w:t>
      </w:r>
      <w:ins w:id="1543" w:author="Author" w:date="2024-01-23T19:37:00Z">
        <w:r>
          <w:rPr>
            <w:w w:val="105"/>
          </w:rPr>
          <w:t>g</w:t>
        </w:r>
      </w:ins>
      <w:del w:id="1544" w:author="Author" w:date="2024-01-23T19:37:00Z">
        <w:r w:rsidDel="00C540F6">
          <w:rPr>
            <w:w w:val="105"/>
          </w:rPr>
          <w:delText>G</w:delText>
        </w:r>
      </w:del>
      <w:r>
        <w:rPr>
          <w:w w:val="105"/>
        </w:rPr>
        <w:t xml:space="preserve">as </w:t>
      </w:r>
      <w:ins w:id="1545" w:author="Author" w:date="2024-01-23T19:38:00Z">
        <w:r>
          <w:rPr>
            <w:w w:val="105"/>
          </w:rPr>
          <w:t>p</w:t>
        </w:r>
      </w:ins>
      <w:del w:id="1546" w:author="Author" w:date="2024-01-23T19:38:00Z">
        <w:r w:rsidDel="00C540F6">
          <w:rPr>
            <w:w w:val="105"/>
          </w:rPr>
          <w:delText>P</w:delText>
        </w:r>
      </w:del>
      <w:r>
        <w:rPr>
          <w:w w:val="105"/>
        </w:rPr>
        <w:t xml:space="preserve">rices </w:t>
      </w:r>
      <w:ins w:id="1547" w:author="Author" w:date="2024-01-23T19:38:00Z">
        <w:r>
          <w:rPr>
            <w:w w:val="105"/>
          </w:rPr>
          <w:t>c</w:t>
        </w:r>
      </w:ins>
      <w:del w:id="1548" w:author="Author" w:date="2024-01-23T19:38:00Z">
        <w:r w:rsidDel="00C540F6">
          <w:rPr>
            <w:w w:val="105"/>
          </w:rPr>
          <w:delText>C</w:delText>
        </w:r>
      </w:del>
      <w:r>
        <w:rPr>
          <w:w w:val="105"/>
        </w:rPr>
        <w:t xml:space="preserve">ould </w:t>
      </w:r>
      <w:ins w:id="1549" w:author="Author" w:date="2024-01-23T19:38:00Z">
        <w:r>
          <w:rPr>
            <w:w w:val="105"/>
          </w:rPr>
          <w:t>d</w:t>
        </w:r>
      </w:ins>
      <w:del w:id="1550" w:author="Author" w:date="2024-01-23T19:38:00Z">
        <w:r w:rsidDel="00C540F6">
          <w:rPr>
            <w:w w:val="105"/>
          </w:rPr>
          <w:delText>D</w:delText>
        </w:r>
      </w:del>
      <w:r>
        <w:rPr>
          <w:w w:val="105"/>
        </w:rPr>
        <w:t xml:space="preserve">erail </w:t>
      </w:r>
      <w:proofErr w:type="spellStart"/>
      <w:ins w:id="1551" w:author="Author" w:date="2024-01-23T19:38:00Z">
        <w:r>
          <w:rPr>
            <w:w w:val="105"/>
          </w:rPr>
          <w:t>p</w:t>
        </w:r>
      </w:ins>
      <w:del w:id="1552" w:author="Author" w:date="2024-01-23T19:38:00Z">
        <w:r w:rsidDel="00C540F6">
          <w:rPr>
            <w:w w:val="105"/>
          </w:rPr>
          <w:delText>P</w:delText>
        </w:r>
      </w:del>
      <w:r>
        <w:rPr>
          <w:w w:val="105"/>
        </w:rPr>
        <w:t>apua</w:t>
      </w:r>
      <w:proofErr w:type="spellEnd"/>
      <w:r>
        <w:rPr>
          <w:w w:val="105"/>
        </w:rPr>
        <w:t xml:space="preserve"> </w:t>
      </w:r>
      <w:ins w:id="1553" w:author="Author" w:date="2024-01-23T19:38:00Z">
        <w:r>
          <w:rPr>
            <w:w w:val="105"/>
          </w:rPr>
          <w:t>n</w:t>
        </w:r>
      </w:ins>
      <w:del w:id="1554" w:author="Author" w:date="2024-01-23T19:38:00Z">
        <w:r w:rsidDel="00C540F6">
          <w:rPr>
            <w:w w:val="105"/>
          </w:rPr>
          <w:delText>N</w:delText>
        </w:r>
      </w:del>
      <w:proofErr w:type="gramStart"/>
      <w:r>
        <w:rPr>
          <w:w w:val="105"/>
        </w:rPr>
        <w:t>ew</w:t>
      </w:r>
      <w:proofErr w:type="gramEnd"/>
      <w:r>
        <w:rPr>
          <w:w w:val="105"/>
        </w:rPr>
        <w:t xml:space="preserve"> </w:t>
      </w:r>
      <w:ins w:id="1555" w:author="Author" w:date="2024-01-23T19:38:00Z">
        <w:r>
          <w:rPr>
            <w:w w:val="105"/>
          </w:rPr>
          <w:t>g</w:t>
        </w:r>
      </w:ins>
      <w:del w:id="1556" w:author="Author" w:date="2024-01-23T19:38:00Z">
        <w:r w:rsidDel="00C540F6">
          <w:rPr>
            <w:w w:val="105"/>
          </w:rPr>
          <w:delText>G</w:delText>
        </w:r>
      </w:del>
      <w:r>
        <w:rPr>
          <w:w w:val="105"/>
        </w:rPr>
        <w:t xml:space="preserve">uinea’s LNG </w:t>
      </w:r>
      <w:ins w:id="1557" w:author="Author" w:date="2024-01-23T19:38:00Z">
        <w:r>
          <w:rPr>
            <w:w w:val="105"/>
          </w:rPr>
          <w:t>a</w:t>
        </w:r>
      </w:ins>
      <w:del w:id="1558" w:author="Author" w:date="2024-01-23T19:38:00Z">
        <w:r w:rsidDel="00C540F6">
          <w:rPr>
            <w:w w:val="105"/>
          </w:rPr>
          <w:delText>A</w:delText>
        </w:r>
      </w:del>
      <w:r>
        <w:rPr>
          <w:w w:val="105"/>
        </w:rPr>
        <w:t>m</w:t>
      </w:r>
      <w:del w:id="1559" w:author="Author" w:date="2024-01-23T19:38:00Z">
        <w:r w:rsidDel="00C540F6">
          <w:rPr>
            <w:w w:val="105"/>
          </w:rPr>
          <w:delText xml:space="preserve">- </w:delText>
        </w:r>
      </w:del>
      <w:r>
        <w:rPr>
          <w:w w:val="105"/>
        </w:rPr>
        <w:t>bitions.</w:t>
      </w:r>
      <w:del w:id="1560" w:author="Author" w:date="2024-01-23T19:38:00Z">
        <w:r w:rsidDel="00C540F6">
          <w:rPr>
            <w:spacing w:val="40"/>
            <w:w w:val="105"/>
          </w:rPr>
          <w:delText xml:space="preserve"> </w:delText>
        </w:r>
      </w:del>
      <w:r>
        <w:rPr>
          <w:spacing w:val="40"/>
          <w:w w:val="105"/>
        </w:rPr>
        <w:t xml:space="preserve"> </w:t>
      </w:r>
      <w:r>
        <w:rPr>
          <w:w w:val="105"/>
        </w:rPr>
        <w:t>Accessed</w:t>
      </w:r>
      <w:r>
        <w:rPr>
          <w:spacing w:val="40"/>
          <w:w w:val="105"/>
        </w:rPr>
        <w:t xml:space="preserve"> </w:t>
      </w:r>
      <w:r>
        <w:rPr>
          <w:w w:val="105"/>
        </w:rPr>
        <w:t>on</w:t>
      </w:r>
      <w:r>
        <w:rPr>
          <w:spacing w:val="40"/>
          <w:w w:val="105"/>
        </w:rPr>
        <w:t xml:space="preserve"> </w:t>
      </w:r>
      <w:r>
        <w:rPr>
          <w:w w:val="105"/>
        </w:rPr>
        <w:t>2023-11-27</w:t>
      </w:r>
      <w:r>
        <w:rPr>
          <w:spacing w:val="40"/>
          <w:w w:val="105"/>
        </w:rPr>
        <w:t xml:space="preserve"> </w:t>
      </w:r>
      <w:r>
        <w:rPr>
          <w:w w:val="105"/>
        </w:rPr>
        <w:t>under:</w:t>
      </w:r>
      <w:r>
        <w:rPr>
          <w:spacing w:val="80"/>
          <w:w w:val="150"/>
        </w:rPr>
        <w:t xml:space="preserve"> </w:t>
      </w:r>
      <w:hyperlink r:id="rId39">
        <w:r>
          <w:rPr>
            <w:rFonts w:ascii="Cambria" w:hAnsi="Cambria"/>
            <w:w w:val="105"/>
          </w:rPr>
          <w:t>https://oilprice.com/Energy/Energy-General/</w:t>
        </w:r>
      </w:hyperlink>
      <w:r>
        <w:rPr>
          <w:rFonts w:ascii="Cambria" w:hAnsi="Cambria"/>
          <w:spacing w:val="40"/>
          <w:w w:val="105"/>
        </w:rPr>
        <w:t xml:space="preserve"> </w:t>
      </w:r>
      <w:hyperlink r:id="rId40">
        <w:r>
          <w:rPr>
            <w:rFonts w:ascii="Cambria" w:hAnsi="Cambria"/>
            <w:spacing w:val="-2"/>
            <w:w w:val="105"/>
          </w:rPr>
          <w:t>Low-Gas-Prices-Could-Derail-Papua-New-Guineas-LNG-Ambitions.html</w:t>
        </w:r>
      </w:hyperlink>
      <w:r>
        <w:rPr>
          <w:spacing w:val="-2"/>
          <w:w w:val="105"/>
        </w:rPr>
        <w:t>.</w:t>
      </w:r>
    </w:p>
    <w:p w14:paraId="40E07879" w14:textId="77777777" w:rsidR="0058572D" w:rsidRDefault="0058572D" w:rsidP="0058572D">
      <w:pPr>
        <w:spacing w:line="237" w:lineRule="auto"/>
        <w:jc w:val="both"/>
        <w:sectPr w:rsidR="0058572D">
          <w:pgSz w:w="12240" w:h="15840"/>
          <w:pgMar w:top="1120" w:right="540" w:bottom="700" w:left="1040" w:header="0" w:footer="518" w:gutter="0"/>
          <w:cols w:space="720"/>
        </w:sectPr>
      </w:pPr>
    </w:p>
    <w:p w14:paraId="7E7AA361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42" w:line="237" w:lineRule="auto"/>
        <w:ind w:right="607" w:hanging="449"/>
        <w:jc w:val="both"/>
      </w:pPr>
      <w:bookmarkStart w:id="1561" w:name="_bookmark105"/>
      <w:bookmarkEnd w:id="1561"/>
      <w:r>
        <w:rPr>
          <w:w w:val="105"/>
        </w:rPr>
        <w:lastRenderedPageBreak/>
        <w:t>MEES:</w:t>
      </w:r>
      <w:r>
        <w:rPr>
          <w:spacing w:val="22"/>
          <w:w w:val="105"/>
        </w:rPr>
        <w:t xml:space="preserve"> </w:t>
      </w:r>
      <w:r>
        <w:rPr>
          <w:w w:val="105"/>
        </w:rPr>
        <w:t>Data</w:t>
      </w:r>
      <w:r>
        <w:rPr>
          <w:spacing w:val="22"/>
          <w:w w:val="105"/>
        </w:rPr>
        <w:t xml:space="preserve"> </w:t>
      </w:r>
      <w:r>
        <w:rPr>
          <w:w w:val="105"/>
        </w:rPr>
        <w:t>Driven</w:t>
      </w:r>
      <w:r>
        <w:rPr>
          <w:spacing w:val="22"/>
          <w:w w:val="105"/>
        </w:rPr>
        <w:t xml:space="preserve"> </w:t>
      </w:r>
      <w:r>
        <w:rPr>
          <w:w w:val="105"/>
        </w:rPr>
        <w:t>Middle</w:t>
      </w:r>
      <w:r>
        <w:rPr>
          <w:spacing w:val="22"/>
          <w:w w:val="105"/>
        </w:rPr>
        <w:t xml:space="preserve"> </w:t>
      </w:r>
      <w:r>
        <w:rPr>
          <w:w w:val="105"/>
        </w:rPr>
        <w:t>East</w:t>
      </w:r>
      <w:r>
        <w:rPr>
          <w:spacing w:val="22"/>
          <w:w w:val="105"/>
        </w:rPr>
        <w:t xml:space="preserve"> </w:t>
      </w:r>
      <w:r>
        <w:rPr>
          <w:w w:val="105"/>
        </w:rPr>
        <w:t>Oil</w:t>
      </w:r>
      <w:r>
        <w:rPr>
          <w:spacing w:val="22"/>
          <w:w w:val="105"/>
        </w:rPr>
        <w:t xml:space="preserve"> </w:t>
      </w:r>
      <w:r>
        <w:rPr>
          <w:w w:val="105"/>
        </w:rPr>
        <w:t>&amp;</w:t>
      </w:r>
      <w:r>
        <w:rPr>
          <w:spacing w:val="22"/>
          <w:w w:val="105"/>
        </w:rPr>
        <w:t xml:space="preserve"> </w:t>
      </w:r>
      <w:r>
        <w:rPr>
          <w:w w:val="105"/>
        </w:rPr>
        <w:t>Gas</w:t>
      </w:r>
      <w:r>
        <w:rPr>
          <w:spacing w:val="22"/>
          <w:w w:val="105"/>
        </w:rPr>
        <w:t xml:space="preserve"> </w:t>
      </w:r>
      <w:r>
        <w:rPr>
          <w:w w:val="105"/>
        </w:rPr>
        <w:t>Analysis.</w:t>
      </w:r>
      <w:r>
        <w:rPr>
          <w:spacing w:val="80"/>
          <w:w w:val="105"/>
        </w:rPr>
        <w:t xml:space="preserve"> </w:t>
      </w:r>
      <w:r>
        <w:rPr>
          <w:w w:val="105"/>
        </w:rPr>
        <w:t>Egypt</w:t>
      </w:r>
      <w:r>
        <w:rPr>
          <w:spacing w:val="22"/>
          <w:w w:val="105"/>
        </w:rPr>
        <w:t xml:space="preserve"> </w:t>
      </w:r>
      <w:r>
        <w:rPr>
          <w:w w:val="105"/>
        </w:rPr>
        <w:t>2019</w:t>
      </w:r>
      <w:r>
        <w:rPr>
          <w:spacing w:val="22"/>
          <w:w w:val="105"/>
        </w:rPr>
        <w:t xml:space="preserve"> </w:t>
      </w:r>
      <w:r>
        <w:rPr>
          <w:w w:val="105"/>
        </w:rPr>
        <w:t>LNG</w:t>
      </w:r>
      <w:r>
        <w:rPr>
          <w:spacing w:val="22"/>
          <w:w w:val="105"/>
        </w:rPr>
        <w:t xml:space="preserve"> </w:t>
      </w:r>
      <w:r>
        <w:rPr>
          <w:w w:val="105"/>
        </w:rPr>
        <w:t>Exports.</w:t>
      </w:r>
      <w:r>
        <w:rPr>
          <w:spacing w:val="80"/>
          <w:w w:val="105"/>
        </w:rPr>
        <w:t xml:space="preserve"> </w:t>
      </w:r>
      <w:r>
        <w:rPr>
          <w:w w:val="105"/>
        </w:rPr>
        <w:t>Accessed on 2023-11-28 under:</w:t>
      </w:r>
      <w:r>
        <w:rPr>
          <w:spacing w:val="40"/>
          <w:w w:val="105"/>
        </w:rPr>
        <w:t xml:space="preserve"> </w:t>
      </w:r>
      <w:hyperlink r:id="rId41">
        <w:r>
          <w:rPr>
            <w:rFonts w:ascii="Cambria"/>
            <w:w w:val="105"/>
          </w:rPr>
          <w:t>https://www.mees.com/2020/4/10/oil-gas/egypt-2019-lng-exports/</w:t>
        </w:r>
      </w:hyperlink>
      <w:r>
        <w:rPr>
          <w:rFonts w:ascii="Cambria"/>
          <w:w w:val="105"/>
        </w:rPr>
        <w:t xml:space="preserve"> </w:t>
      </w:r>
      <w:hyperlink r:id="rId42">
        <w:r>
          <w:rPr>
            <w:rFonts w:ascii="Cambria"/>
            <w:spacing w:val="-2"/>
            <w:w w:val="105"/>
          </w:rPr>
          <w:t>2aa75e10-7b34-11ea-9c97-c54251792df2</w:t>
        </w:r>
      </w:hyperlink>
      <w:r>
        <w:rPr>
          <w:spacing w:val="-2"/>
          <w:w w:val="105"/>
        </w:rPr>
        <w:t>.</w:t>
      </w:r>
    </w:p>
    <w:p w14:paraId="41DAAFE2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  <w:tab w:val="left" w:pos="1763"/>
          <w:tab w:val="left" w:pos="5153"/>
        </w:tabs>
        <w:spacing w:before="180" w:line="237" w:lineRule="auto"/>
        <w:ind w:right="609" w:hanging="449"/>
        <w:jc w:val="both"/>
      </w:pPr>
      <w:bookmarkStart w:id="1562" w:name="_bookmark106"/>
      <w:bookmarkEnd w:id="1562"/>
      <w:proofErr w:type="gramStart"/>
      <w:r>
        <w:rPr>
          <w:w w:val="105"/>
        </w:rPr>
        <w:t>Hellenic</w:t>
      </w:r>
      <w:r>
        <w:rPr>
          <w:spacing w:val="40"/>
          <w:w w:val="105"/>
        </w:rPr>
        <w:t xml:space="preserve">  </w:t>
      </w:r>
      <w:r>
        <w:rPr>
          <w:w w:val="105"/>
        </w:rPr>
        <w:t>Shipping</w:t>
      </w:r>
      <w:proofErr w:type="gramEnd"/>
      <w:r>
        <w:rPr>
          <w:spacing w:val="40"/>
          <w:w w:val="105"/>
        </w:rPr>
        <w:t xml:space="preserve">  </w:t>
      </w:r>
      <w:r>
        <w:rPr>
          <w:w w:val="105"/>
        </w:rPr>
        <w:t>News</w:t>
      </w:r>
      <w:r>
        <w:rPr>
          <w:spacing w:val="40"/>
          <w:w w:val="105"/>
        </w:rPr>
        <w:t xml:space="preserve">  </w:t>
      </w:r>
      <w:r>
        <w:rPr>
          <w:w w:val="105"/>
        </w:rPr>
        <w:t>Worldwide.</w:t>
      </w:r>
      <w:r>
        <w:tab/>
      </w:r>
      <w:r>
        <w:rPr>
          <w:w w:val="105"/>
        </w:rPr>
        <w:t>Russian</w:t>
      </w:r>
      <w:r>
        <w:rPr>
          <w:spacing w:val="80"/>
          <w:w w:val="105"/>
        </w:rPr>
        <w:t xml:space="preserve"> </w:t>
      </w:r>
      <w:r>
        <w:rPr>
          <w:w w:val="105"/>
        </w:rPr>
        <w:t>LNG</w:t>
      </w:r>
      <w:r>
        <w:rPr>
          <w:spacing w:val="80"/>
          <w:w w:val="105"/>
        </w:rPr>
        <w:t xml:space="preserve"> </w:t>
      </w:r>
      <w:r>
        <w:rPr>
          <w:w w:val="105"/>
        </w:rPr>
        <w:t>Exports:</w:t>
      </w:r>
      <w:r>
        <w:rPr>
          <w:spacing w:val="80"/>
          <w:w w:val="105"/>
        </w:rPr>
        <w:t xml:space="preserve">  </w:t>
      </w:r>
      <w:r>
        <w:rPr>
          <w:w w:val="105"/>
        </w:rPr>
        <w:t>A</w:t>
      </w:r>
      <w:r>
        <w:rPr>
          <w:spacing w:val="80"/>
          <w:w w:val="105"/>
        </w:rPr>
        <w:t xml:space="preserve"> </w:t>
      </w:r>
      <w:r>
        <w:rPr>
          <w:w w:val="105"/>
        </w:rPr>
        <w:t>Year</w:t>
      </w:r>
      <w:r>
        <w:rPr>
          <w:spacing w:val="80"/>
          <w:w w:val="105"/>
        </w:rPr>
        <w:t xml:space="preserve"> </w:t>
      </w:r>
      <w:r>
        <w:rPr>
          <w:w w:val="105"/>
        </w:rPr>
        <w:t>in</w:t>
      </w:r>
      <w:r>
        <w:rPr>
          <w:spacing w:val="80"/>
          <w:w w:val="105"/>
        </w:rPr>
        <w:t xml:space="preserve"> </w:t>
      </w:r>
      <w:r>
        <w:rPr>
          <w:w w:val="105"/>
        </w:rPr>
        <w:t>Re-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view.</w:t>
      </w:r>
      <w:r>
        <w:tab/>
      </w:r>
      <w:r>
        <w:rPr>
          <w:w w:val="105"/>
        </w:rPr>
        <w:t>Accessed</w:t>
      </w:r>
      <w:r>
        <w:rPr>
          <w:spacing w:val="40"/>
          <w:w w:val="105"/>
        </w:rPr>
        <w:t xml:space="preserve"> </w:t>
      </w:r>
      <w:r>
        <w:rPr>
          <w:w w:val="105"/>
        </w:rPr>
        <w:t>on</w:t>
      </w:r>
      <w:r>
        <w:rPr>
          <w:spacing w:val="40"/>
          <w:w w:val="105"/>
        </w:rPr>
        <w:t xml:space="preserve"> </w:t>
      </w:r>
      <w:r>
        <w:rPr>
          <w:w w:val="105"/>
        </w:rPr>
        <w:t>2023-11-28</w:t>
      </w:r>
      <w:r>
        <w:rPr>
          <w:spacing w:val="40"/>
          <w:w w:val="105"/>
        </w:rPr>
        <w:t xml:space="preserve"> </w:t>
      </w:r>
      <w:r>
        <w:rPr>
          <w:w w:val="105"/>
        </w:rPr>
        <w:t>under:</w:t>
      </w:r>
      <w:r>
        <w:rPr>
          <w:spacing w:val="80"/>
          <w:w w:val="105"/>
        </w:rPr>
        <w:t xml:space="preserve"> </w:t>
      </w:r>
      <w:hyperlink r:id="rId43">
        <w:r>
          <w:rPr>
            <w:rFonts w:ascii="Cambria"/>
            <w:w w:val="105"/>
          </w:rPr>
          <w:t>https://www.hellenicshippingnews.com/</w:t>
        </w:r>
      </w:hyperlink>
      <w:r>
        <w:rPr>
          <w:rFonts w:ascii="Cambria"/>
          <w:w w:val="105"/>
        </w:rPr>
        <w:t xml:space="preserve"> </w:t>
      </w:r>
      <w:hyperlink r:id="rId44">
        <w:proofErr w:type="spellStart"/>
        <w:r>
          <w:rPr>
            <w:rFonts w:ascii="Cambria"/>
            <w:spacing w:val="-2"/>
            <w:w w:val="105"/>
          </w:rPr>
          <w:t>russian</w:t>
        </w:r>
        <w:proofErr w:type="spellEnd"/>
        <w:r>
          <w:rPr>
            <w:rFonts w:ascii="Cambria"/>
            <w:spacing w:val="-2"/>
            <w:w w:val="105"/>
          </w:rPr>
          <w:t>-</w:t>
        </w:r>
        <w:proofErr w:type="spellStart"/>
        <w:r>
          <w:rPr>
            <w:rFonts w:ascii="Cambria"/>
            <w:spacing w:val="-2"/>
            <w:w w:val="105"/>
          </w:rPr>
          <w:t>lng</w:t>
        </w:r>
        <w:proofErr w:type="spellEnd"/>
        <w:r>
          <w:rPr>
            <w:rFonts w:ascii="Cambria"/>
            <w:spacing w:val="-2"/>
            <w:w w:val="105"/>
          </w:rPr>
          <w:t>-exports-a-year-in-review/</w:t>
        </w:r>
      </w:hyperlink>
      <w:r>
        <w:rPr>
          <w:spacing w:val="-2"/>
          <w:w w:val="105"/>
        </w:rPr>
        <w:t>.</w:t>
      </w:r>
    </w:p>
    <w:p w14:paraId="7D9A3D73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0" w:line="237" w:lineRule="auto"/>
        <w:ind w:right="611" w:hanging="449"/>
        <w:jc w:val="both"/>
      </w:pPr>
      <w:bookmarkStart w:id="1563" w:name="_bookmark107"/>
      <w:bookmarkEnd w:id="1563"/>
      <w:proofErr w:type="spellStart"/>
      <w:r>
        <w:rPr>
          <w:w w:val="105"/>
        </w:rPr>
        <w:t>Timera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Energy.</w:t>
      </w:r>
      <w:r>
        <w:rPr>
          <w:spacing w:val="35"/>
          <w:w w:val="105"/>
        </w:rPr>
        <w:t xml:space="preserve"> </w:t>
      </w:r>
      <w:r>
        <w:rPr>
          <w:w w:val="105"/>
        </w:rPr>
        <w:t>Deconstructing</w:t>
      </w:r>
      <w:r>
        <w:rPr>
          <w:spacing w:val="-6"/>
          <w:w w:val="105"/>
        </w:rPr>
        <w:t xml:space="preserve"> </w:t>
      </w:r>
      <w:r>
        <w:rPr>
          <w:w w:val="105"/>
        </w:rPr>
        <w:t>LNG</w:t>
      </w:r>
      <w:r>
        <w:rPr>
          <w:spacing w:val="-5"/>
          <w:w w:val="105"/>
        </w:rPr>
        <w:t xml:space="preserve"> </w:t>
      </w:r>
      <w:r>
        <w:rPr>
          <w:w w:val="105"/>
        </w:rPr>
        <w:t>shipping</w:t>
      </w:r>
      <w:r>
        <w:rPr>
          <w:spacing w:val="-6"/>
          <w:w w:val="105"/>
        </w:rPr>
        <w:t xml:space="preserve"> </w:t>
      </w:r>
      <w:r>
        <w:rPr>
          <w:w w:val="105"/>
        </w:rPr>
        <w:t>costs.</w:t>
      </w:r>
      <w:r>
        <w:rPr>
          <w:spacing w:val="35"/>
          <w:w w:val="105"/>
        </w:rPr>
        <w:t xml:space="preserve"> </w:t>
      </w:r>
      <w:r>
        <w:rPr>
          <w:w w:val="105"/>
        </w:rPr>
        <w:t>Accessed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2023-01-15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under: </w:t>
      </w:r>
      <w:hyperlink r:id="rId45">
        <w:r>
          <w:rPr>
            <w:rFonts w:ascii="Cambria"/>
            <w:w w:val="105"/>
          </w:rPr>
          <w:t>https://</w:t>
        </w:r>
      </w:hyperlink>
      <w:r>
        <w:rPr>
          <w:rFonts w:ascii="Cambria"/>
          <w:w w:val="105"/>
        </w:rPr>
        <w:t xml:space="preserve"> </w:t>
      </w:r>
      <w:hyperlink r:id="rId46">
        <w:r>
          <w:rPr>
            <w:rFonts w:ascii="Cambria"/>
            <w:w w:val="105"/>
          </w:rPr>
          <w:t>timera-energy.com/deconstructing-</w:t>
        </w:r>
        <w:proofErr w:type="spellStart"/>
        <w:r>
          <w:rPr>
            <w:rFonts w:ascii="Cambria"/>
            <w:w w:val="105"/>
          </w:rPr>
          <w:t>lng</w:t>
        </w:r>
        <w:proofErr w:type="spellEnd"/>
        <w:r>
          <w:rPr>
            <w:rFonts w:ascii="Cambria"/>
            <w:w w:val="105"/>
          </w:rPr>
          <w:t>-shipping-costs/</w:t>
        </w:r>
      </w:hyperlink>
      <w:r>
        <w:rPr>
          <w:w w:val="105"/>
        </w:rPr>
        <w:t>,</w:t>
      </w:r>
      <w:r>
        <w:rPr>
          <w:spacing w:val="65"/>
          <w:w w:val="105"/>
        </w:rPr>
        <w:t xml:space="preserve">   </w:t>
      </w:r>
      <w:r>
        <w:rPr>
          <w:w w:val="105"/>
        </w:rPr>
        <w:t>2023.</w:t>
      </w:r>
    </w:p>
    <w:p w14:paraId="21346881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0" w:line="237" w:lineRule="auto"/>
        <w:ind w:right="608" w:hanging="449"/>
        <w:jc w:val="both"/>
      </w:pPr>
      <w:bookmarkStart w:id="1564" w:name="_bookmark108"/>
      <w:bookmarkEnd w:id="1564"/>
      <w:r>
        <w:t>Council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EU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European</w:t>
      </w:r>
      <w:r>
        <w:rPr>
          <w:spacing w:val="-5"/>
        </w:rPr>
        <w:t xml:space="preserve"> </w:t>
      </w:r>
      <w:r>
        <w:t>Council.</w:t>
      </w:r>
      <w:r>
        <w:rPr>
          <w:spacing w:val="17"/>
        </w:rPr>
        <w:t xml:space="preserve"> </w:t>
      </w:r>
      <w:r>
        <w:t>Infographic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Liquefied</w:t>
      </w:r>
      <w:r>
        <w:rPr>
          <w:spacing w:val="-5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gas</w:t>
      </w:r>
      <w:r>
        <w:rPr>
          <w:spacing w:val="-5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 xml:space="preserve">in </w:t>
      </w:r>
      <w:r>
        <w:rPr>
          <w:spacing w:val="-2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EU.</w:t>
      </w:r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Accessed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2023-01-15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 xml:space="preserve">under: </w:t>
      </w:r>
      <w:hyperlink r:id="rId47">
        <w:r>
          <w:rPr>
            <w:rFonts w:ascii="Cambria"/>
            <w:spacing w:val="-2"/>
            <w:w w:val="110"/>
          </w:rPr>
          <w:t>https://www.consilium.europa.eu/en/infographics/</w:t>
        </w:r>
      </w:hyperlink>
      <w:r>
        <w:rPr>
          <w:rFonts w:ascii="Cambria"/>
          <w:spacing w:val="-2"/>
          <w:w w:val="110"/>
        </w:rPr>
        <w:t xml:space="preserve"> </w:t>
      </w:r>
      <w:hyperlink r:id="rId48">
        <w:proofErr w:type="spellStart"/>
        <w:r>
          <w:rPr>
            <w:rFonts w:ascii="Cambria"/>
            <w:w w:val="110"/>
          </w:rPr>
          <w:t>lng</w:t>
        </w:r>
        <w:proofErr w:type="spellEnd"/>
        <w:r>
          <w:rPr>
            <w:rFonts w:ascii="Cambria"/>
            <w:w w:val="110"/>
          </w:rPr>
          <w:t>-infrastructure-in-the-</w:t>
        </w:r>
        <w:proofErr w:type="spellStart"/>
        <w:r>
          <w:rPr>
            <w:rFonts w:ascii="Cambria"/>
            <w:w w:val="110"/>
          </w:rPr>
          <w:t>eu</w:t>
        </w:r>
        <w:proofErr w:type="spellEnd"/>
        <w:r>
          <w:rPr>
            <w:rFonts w:ascii="Cambria"/>
            <w:w w:val="110"/>
          </w:rPr>
          <w:t>/</w:t>
        </w:r>
      </w:hyperlink>
      <w:proofErr w:type="gramStart"/>
      <w:r>
        <w:rPr>
          <w:w w:val="110"/>
        </w:rPr>
        <w:t>,</w:t>
      </w:r>
      <w:r>
        <w:rPr>
          <w:spacing w:val="30"/>
          <w:w w:val="110"/>
        </w:rPr>
        <w:t xml:space="preserve">  </w:t>
      </w:r>
      <w:r>
        <w:rPr>
          <w:w w:val="110"/>
        </w:rPr>
        <w:t>2022</w:t>
      </w:r>
      <w:proofErr w:type="gramEnd"/>
      <w:r>
        <w:rPr>
          <w:w w:val="110"/>
        </w:rPr>
        <w:t>.</w:t>
      </w:r>
    </w:p>
    <w:p w14:paraId="7299DCED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1" w:line="237" w:lineRule="auto"/>
        <w:ind w:right="607" w:hanging="449"/>
        <w:jc w:val="both"/>
      </w:pPr>
      <w:bookmarkStart w:id="1565" w:name="_bookmark109"/>
      <w:bookmarkEnd w:id="1565"/>
      <w:r>
        <w:t>Statista. 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operated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planned</w:t>
      </w:r>
      <w:r>
        <w:rPr>
          <w:spacing w:val="-11"/>
        </w:rPr>
        <w:t xml:space="preserve"> </w:t>
      </w:r>
      <w:r>
        <w:t>terminals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liquefied</w:t>
      </w:r>
      <w:r>
        <w:rPr>
          <w:spacing w:val="-11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t>gas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Europe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 xml:space="preserve">country </w:t>
      </w:r>
      <w:r>
        <w:rPr>
          <w:w w:val="110"/>
        </w:rPr>
        <w:t>in 2023.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Accessed on 2023-01-15 under: </w:t>
      </w:r>
      <w:hyperlink r:id="rId49">
        <w:r>
          <w:rPr>
            <w:rFonts w:ascii="Cambria"/>
            <w:w w:val="110"/>
          </w:rPr>
          <w:t>https://de.statista.com/statistik/daten/studie/</w:t>
        </w:r>
      </w:hyperlink>
      <w:r>
        <w:rPr>
          <w:rFonts w:ascii="Cambria"/>
          <w:w w:val="110"/>
        </w:rPr>
        <w:t xml:space="preserve"> </w:t>
      </w:r>
      <w:hyperlink r:id="rId50">
        <w:r>
          <w:rPr>
            <w:rFonts w:ascii="Cambria"/>
            <w:w w:val="110"/>
          </w:rPr>
          <w:t>1154199/</w:t>
        </w:r>
        <w:proofErr w:type="spellStart"/>
        <w:r>
          <w:rPr>
            <w:rFonts w:ascii="Cambria"/>
            <w:w w:val="110"/>
          </w:rPr>
          <w:t>umfrage</w:t>
        </w:r>
        <w:proofErr w:type="spellEnd"/>
        <w:r>
          <w:rPr>
            <w:rFonts w:ascii="Cambria"/>
            <w:w w:val="110"/>
          </w:rPr>
          <w:t>/</w:t>
        </w:r>
        <w:proofErr w:type="spellStart"/>
        <w:r>
          <w:rPr>
            <w:rFonts w:ascii="Cambria"/>
            <w:w w:val="110"/>
          </w:rPr>
          <w:t>lng</w:t>
        </w:r>
        <w:proofErr w:type="spellEnd"/>
        <w:r>
          <w:rPr>
            <w:rFonts w:ascii="Cambria"/>
            <w:w w:val="110"/>
          </w:rPr>
          <w:t>-terminals-in-</w:t>
        </w:r>
        <w:proofErr w:type="spellStart"/>
        <w:r>
          <w:rPr>
            <w:rFonts w:ascii="Cambria"/>
            <w:w w:val="110"/>
          </w:rPr>
          <w:t>europa</w:t>
        </w:r>
        <w:proofErr w:type="spellEnd"/>
        <w:r>
          <w:rPr>
            <w:rFonts w:ascii="Cambria"/>
            <w:w w:val="110"/>
          </w:rPr>
          <w:t>/</w:t>
        </w:r>
      </w:hyperlink>
      <w:r>
        <w:rPr>
          <w:w w:val="110"/>
        </w:rPr>
        <w:t>, 2023.</w:t>
      </w:r>
    </w:p>
    <w:p w14:paraId="13BD558E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</w:tabs>
        <w:spacing w:before="180" w:line="237" w:lineRule="auto"/>
        <w:ind w:right="607" w:hanging="449"/>
        <w:jc w:val="both"/>
      </w:pPr>
      <w:bookmarkStart w:id="1566" w:name="_bookmark110"/>
      <w:bookmarkEnd w:id="1566"/>
      <w:r>
        <w:t xml:space="preserve">Lawrence </w:t>
      </w:r>
      <w:proofErr w:type="spellStart"/>
      <w:r>
        <w:t>Irlam</w:t>
      </w:r>
      <w:proofErr w:type="spellEnd"/>
      <w:r>
        <w:t xml:space="preserve"> (Global CCS Institute).</w:t>
      </w:r>
      <w:r>
        <w:rPr>
          <w:spacing w:val="80"/>
        </w:rPr>
        <w:t xml:space="preserve"> </w:t>
      </w:r>
      <w:r>
        <w:t>Global costs of carbon capture and storage:</w:t>
      </w:r>
      <w:r>
        <w:rPr>
          <w:spacing w:val="40"/>
        </w:rPr>
        <w:t xml:space="preserve"> </w:t>
      </w:r>
      <w:r>
        <w:t>2017</w:t>
      </w:r>
      <w:r>
        <w:rPr>
          <w:spacing w:val="80"/>
        </w:rPr>
        <w:t xml:space="preserve"> </w:t>
      </w:r>
      <w:r>
        <w:t>Update.</w:t>
      </w:r>
      <w:r>
        <w:rPr>
          <w:spacing w:val="40"/>
        </w:rPr>
        <w:t xml:space="preserve"> </w:t>
      </w:r>
      <w:r>
        <w:t xml:space="preserve">Accessed on 2023-01-15 under: </w:t>
      </w:r>
      <w:hyperlink r:id="rId51">
        <w:r>
          <w:rPr>
            <w:rFonts w:ascii="Cambria"/>
          </w:rPr>
          <w:t>https://www.globalccsinstitute.com/archive/hub/</w:t>
        </w:r>
      </w:hyperlink>
      <w:r>
        <w:rPr>
          <w:rFonts w:ascii="Cambria"/>
        </w:rPr>
        <w:t xml:space="preserve"> </w:t>
      </w:r>
      <w:hyperlink r:id="rId52">
        <w:r>
          <w:rPr>
            <w:rFonts w:ascii="Cambria"/>
          </w:rPr>
          <w:t>publications/201688/global-ccs-cost-updatev4.pdf</w:t>
        </w:r>
      </w:hyperlink>
      <w:r>
        <w:t>,</w:t>
      </w:r>
      <w:r>
        <w:rPr>
          <w:spacing w:val="65"/>
          <w:w w:val="150"/>
        </w:rPr>
        <w:t xml:space="preserve">    </w:t>
      </w:r>
      <w:r>
        <w:t>2017.</w:t>
      </w:r>
    </w:p>
    <w:p w14:paraId="6187D9F6" w14:textId="77777777" w:rsidR="0058572D" w:rsidRDefault="0058572D" w:rsidP="0058572D">
      <w:pPr>
        <w:pStyle w:val="Listenabsatz"/>
        <w:numPr>
          <w:ilvl w:val="0"/>
          <w:numId w:val="23"/>
        </w:numPr>
        <w:tabs>
          <w:tab w:val="left" w:pos="560"/>
          <w:tab w:val="left" w:pos="1787"/>
          <w:tab w:val="left" w:pos="1972"/>
          <w:tab w:val="left" w:pos="2400"/>
          <w:tab w:val="left" w:pos="2952"/>
          <w:tab w:val="left" w:pos="3501"/>
          <w:tab w:val="left" w:pos="3800"/>
          <w:tab w:val="left" w:pos="4783"/>
          <w:tab w:val="left" w:pos="5122"/>
          <w:tab w:val="left" w:pos="5210"/>
          <w:tab w:val="left" w:pos="5758"/>
          <w:tab w:val="left" w:pos="6922"/>
          <w:tab w:val="left" w:pos="7743"/>
          <w:tab w:val="left" w:pos="8432"/>
          <w:tab w:val="left" w:pos="9113"/>
          <w:tab w:val="left" w:pos="9552"/>
        </w:tabs>
        <w:spacing w:before="187" w:line="230" w:lineRule="auto"/>
        <w:ind w:right="608" w:hanging="449"/>
        <w:jc w:val="left"/>
      </w:pPr>
      <w:bookmarkStart w:id="1567" w:name="_bookmark111"/>
      <w:bookmarkEnd w:id="1567"/>
      <w:r>
        <w:rPr>
          <w:spacing w:val="-2"/>
          <w:w w:val="105"/>
        </w:rPr>
        <w:t>Statista.</w:t>
      </w:r>
      <w:r>
        <w:tab/>
      </w:r>
      <w:del w:id="1568" w:author="Author" w:date="2024-01-23T19:39:00Z">
        <w:r w:rsidDel="00551E3A">
          <w:tab/>
        </w:r>
      </w:del>
      <w:r>
        <w:rPr>
          <w:spacing w:val="-2"/>
          <w:w w:val="105"/>
        </w:rPr>
        <w:t>Natural</w:t>
      </w:r>
      <w:r>
        <w:tab/>
      </w:r>
      <w:r>
        <w:rPr>
          <w:spacing w:val="-4"/>
          <w:w w:val="105"/>
        </w:rPr>
        <w:t>gas</w:t>
      </w:r>
      <w:r>
        <w:tab/>
      </w:r>
      <w:r>
        <w:rPr>
          <w:spacing w:val="-2"/>
          <w:w w:val="105"/>
        </w:rPr>
        <w:t>production</w:t>
      </w:r>
      <w:r>
        <w:tab/>
      </w:r>
      <w:r>
        <w:rPr>
          <w:spacing w:val="-6"/>
          <w:w w:val="105"/>
        </w:rPr>
        <w:t>in</w:t>
      </w:r>
      <w:r>
        <w:tab/>
      </w:r>
      <w:r>
        <w:tab/>
      </w:r>
      <w:r>
        <w:rPr>
          <w:spacing w:val="-4"/>
          <w:w w:val="105"/>
        </w:rPr>
        <w:t>the</w:t>
      </w:r>
      <w:r>
        <w:tab/>
      </w:r>
      <w:r>
        <w:rPr>
          <w:spacing w:val="-2"/>
          <w:w w:val="105"/>
        </w:rPr>
        <w:t>European</w:t>
      </w:r>
      <w:r>
        <w:tab/>
      </w:r>
      <w:r>
        <w:rPr>
          <w:spacing w:val="-2"/>
          <w:w w:val="105"/>
        </w:rPr>
        <w:t>Union</w:t>
      </w:r>
      <w:r>
        <w:tab/>
      </w:r>
      <w:r>
        <w:rPr>
          <w:spacing w:val="-4"/>
          <w:w w:val="105"/>
        </w:rPr>
        <w:t>from</w:t>
      </w:r>
      <w:r>
        <w:tab/>
      </w:r>
      <w:r>
        <w:rPr>
          <w:spacing w:val="-4"/>
          <w:w w:val="105"/>
        </w:rPr>
        <w:t>1998</w:t>
      </w:r>
      <w:r>
        <w:tab/>
      </w:r>
      <w:r>
        <w:rPr>
          <w:spacing w:val="-6"/>
          <w:w w:val="105"/>
        </w:rPr>
        <w:t>to</w:t>
      </w:r>
      <w:r>
        <w:tab/>
      </w:r>
      <w:r>
        <w:rPr>
          <w:spacing w:val="-6"/>
          <w:w w:val="105"/>
        </w:rPr>
        <w:t xml:space="preserve">2022. </w:t>
      </w:r>
      <w:r>
        <w:rPr>
          <w:spacing w:val="-2"/>
          <w:w w:val="105"/>
        </w:rPr>
        <w:t>Accessed</w:t>
      </w:r>
      <w:r>
        <w:tab/>
      </w:r>
      <w:r>
        <w:rPr>
          <w:spacing w:val="-6"/>
          <w:w w:val="105"/>
        </w:rPr>
        <w:t>on</w:t>
      </w:r>
      <w:r>
        <w:tab/>
      </w:r>
      <w:r>
        <w:rPr>
          <w:spacing w:val="-2"/>
          <w:w w:val="105"/>
        </w:rPr>
        <w:t>2023-01-15</w:t>
      </w:r>
      <w:r>
        <w:tab/>
      </w:r>
      <w:r>
        <w:tab/>
      </w:r>
      <w:r>
        <w:rPr>
          <w:spacing w:val="-2"/>
          <w:w w:val="105"/>
        </w:rPr>
        <w:t>under:</w:t>
      </w:r>
      <w:r>
        <w:tab/>
      </w:r>
      <w:r>
        <w:tab/>
      </w:r>
      <w:hyperlink r:id="rId53" w:anchor="%3A~%3Atext%3DIn%202022%2C%20the%20natural%20gas%2Caround%2041.1%20billion%20cubic%20meters">
        <w:r>
          <w:rPr>
            <w:rFonts w:ascii="Cambria"/>
            <w:spacing w:val="-2"/>
            <w:w w:val="105"/>
          </w:rPr>
          <w:t>https://www.statista.com/statistics/265345/</w:t>
        </w:r>
      </w:hyperlink>
      <w:r>
        <w:rPr>
          <w:rFonts w:ascii="Cambria"/>
          <w:spacing w:val="80"/>
          <w:w w:val="150"/>
        </w:rPr>
        <w:t xml:space="preserve">  </w:t>
      </w:r>
      <w:hyperlink r:id="rId54" w:anchor="%3A~%3Atext%3DIn%202022%2C%20the%20natural%20gas%2Caround%2041.1%20billion%20cubic%20meters">
        <w:r>
          <w:rPr>
            <w:rFonts w:ascii="Cambria"/>
            <w:spacing w:val="-2"/>
            <w:w w:val="105"/>
          </w:rPr>
          <w:t>natural-gas-production-in-the-</w:t>
        </w:r>
        <w:proofErr w:type="spellStart"/>
        <w:r>
          <w:rPr>
            <w:rFonts w:ascii="Cambria"/>
            <w:spacing w:val="-2"/>
            <w:w w:val="105"/>
          </w:rPr>
          <w:t>european</w:t>
        </w:r>
        <w:proofErr w:type="spellEnd"/>
        <w:r>
          <w:rPr>
            <w:rFonts w:ascii="Cambria"/>
            <w:spacing w:val="-2"/>
            <w:w w:val="105"/>
          </w:rPr>
          <w:t>-union/#:</w:t>
        </w:r>
        <w:r>
          <w:rPr>
            <w:rFonts w:ascii="Cambria"/>
            <w:spacing w:val="-2"/>
            <w:w w:val="105"/>
            <w:position w:val="-3"/>
          </w:rPr>
          <w:t>~</w:t>
        </w:r>
        <w:r>
          <w:rPr>
            <w:rFonts w:ascii="Cambria"/>
            <w:spacing w:val="-2"/>
            <w:w w:val="105"/>
          </w:rPr>
          <w:t>:text=In%202022%2C%20the%</w:t>
        </w:r>
      </w:hyperlink>
      <w:r>
        <w:rPr>
          <w:rFonts w:ascii="Cambria"/>
          <w:spacing w:val="80"/>
          <w:w w:val="105"/>
        </w:rPr>
        <w:t xml:space="preserve"> </w:t>
      </w:r>
      <w:hyperlink r:id="rId55" w:anchor="%3A~%3Atext%3DIn%202022%2C%20the%20natural%20gas%2Caround%2041.1%20billion%20cubic%20meters">
        <w:r>
          <w:rPr>
            <w:rFonts w:ascii="Cambria"/>
          </w:rPr>
          <w:t>20natural%20gas,around%2041.1%20billion%20cubic%20meters</w:t>
        </w:r>
      </w:hyperlink>
      <w:r>
        <w:t>, 2023.</w:t>
      </w:r>
    </w:p>
    <w:p w14:paraId="33C1A71B" w14:textId="77777777" w:rsidR="007F257B" w:rsidRPr="00E60ED9" w:rsidRDefault="007F257B">
      <w:pPr>
        <w:spacing w:line="230" w:lineRule="auto"/>
        <w:sectPr w:rsidR="007F257B" w:rsidRPr="00E60ED9">
          <w:pgSz w:w="12240" w:h="15840"/>
          <w:pgMar w:top="1120" w:right="540" w:bottom="700" w:left="1040" w:header="0" w:footer="518" w:gutter="0"/>
          <w:cols w:space="720"/>
        </w:sectPr>
      </w:pPr>
    </w:p>
    <w:p w14:paraId="27349080" w14:textId="77777777" w:rsidR="007F257B" w:rsidRPr="00E60ED9" w:rsidRDefault="00FF3C28">
      <w:pPr>
        <w:spacing w:before="13"/>
        <w:ind w:left="112"/>
        <w:rPr>
          <w:b/>
          <w:sz w:val="41"/>
        </w:rPr>
      </w:pPr>
      <w:bookmarkStart w:id="1569" w:name="Appendices"/>
      <w:bookmarkEnd w:id="1569"/>
      <w:r w:rsidRPr="00E60ED9">
        <w:rPr>
          <w:b/>
          <w:spacing w:val="-2"/>
          <w:w w:val="105"/>
          <w:sz w:val="41"/>
        </w:rPr>
        <w:lastRenderedPageBreak/>
        <w:t>Appendices</w:t>
      </w:r>
    </w:p>
    <w:p w14:paraId="2698423D" w14:textId="77777777" w:rsidR="007F257B" w:rsidRPr="00E60ED9" w:rsidRDefault="00FF3C28" w:rsidP="003741D5">
      <w:pPr>
        <w:pStyle w:val="berschrift1"/>
        <w:numPr>
          <w:ilvl w:val="0"/>
          <w:numId w:val="2"/>
        </w:numPr>
        <w:tabs>
          <w:tab w:val="left" w:pos="678"/>
        </w:tabs>
        <w:spacing w:before="269"/>
        <w:ind w:hanging="566"/>
      </w:pPr>
      <w:bookmarkStart w:id="1570" w:name="Delivered-ex_ship_costs_(DES)"/>
      <w:bookmarkStart w:id="1571" w:name="_bookmark112"/>
      <w:bookmarkEnd w:id="1570"/>
      <w:bookmarkEnd w:id="1571"/>
      <w:r w:rsidRPr="00E60ED9">
        <w:rPr>
          <w:w w:val="110"/>
        </w:rPr>
        <w:t>Delivered</w:t>
      </w:r>
      <w:del w:id="1572" w:author="Author" w:date="2024-02-01T10:43:00Z">
        <w:r w:rsidR="00581875">
          <w:rPr>
            <w:w w:val="110"/>
          </w:rPr>
          <w:delText>-</w:delText>
        </w:r>
      </w:del>
      <w:ins w:id="1573" w:author="Author" w:date="2024-02-01T10:43:00Z">
        <w:r w:rsidR="00CB740B">
          <w:rPr>
            <w:w w:val="110"/>
          </w:rPr>
          <w:t xml:space="preserve"> </w:t>
        </w:r>
      </w:ins>
      <w:r w:rsidRPr="00E60ED9">
        <w:rPr>
          <w:w w:val="110"/>
        </w:rPr>
        <w:t>ex</w:t>
      </w:r>
      <w:del w:id="1574" w:author="Author" w:date="2024-02-01T10:43:00Z">
        <w:r w:rsidR="00581875">
          <w:rPr>
            <w:spacing w:val="-5"/>
            <w:w w:val="110"/>
          </w:rPr>
          <w:delText xml:space="preserve"> </w:delText>
        </w:r>
      </w:del>
      <w:ins w:id="1575" w:author="Author" w:date="2024-02-01T10:43:00Z">
        <w:r w:rsidR="00CB740B">
          <w:rPr>
            <w:spacing w:val="-5"/>
            <w:w w:val="110"/>
          </w:rPr>
          <w:t>-</w:t>
        </w:r>
      </w:ins>
      <w:r w:rsidRPr="00E60ED9">
        <w:rPr>
          <w:w w:val="110"/>
        </w:rPr>
        <w:t>ship</w:t>
      </w:r>
      <w:r w:rsidRPr="00E60ED9">
        <w:rPr>
          <w:spacing w:val="-5"/>
          <w:w w:val="110"/>
        </w:rPr>
        <w:t xml:space="preserve"> </w:t>
      </w:r>
      <w:r w:rsidRPr="00E60ED9">
        <w:rPr>
          <w:w w:val="110"/>
        </w:rPr>
        <w:t>costs</w:t>
      </w:r>
      <w:r w:rsidRPr="00E60ED9">
        <w:rPr>
          <w:spacing w:val="-4"/>
          <w:w w:val="110"/>
        </w:rPr>
        <w:t xml:space="preserve"> (DES)</w:t>
      </w:r>
    </w:p>
    <w:p w14:paraId="3A31D96E" w14:textId="77777777" w:rsidR="007F257B" w:rsidRPr="00E60ED9" w:rsidRDefault="007F257B">
      <w:pPr>
        <w:pStyle w:val="Textkrper"/>
        <w:rPr>
          <w:b/>
          <w:sz w:val="20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4990"/>
        <w:gridCol w:w="1857"/>
        <w:gridCol w:w="1207"/>
      </w:tblGrid>
      <w:tr w:rsidR="007F257B" w:rsidRPr="00E60ED9" w14:paraId="294740E0" w14:textId="77777777">
        <w:trPr>
          <w:trHeight w:val="385"/>
        </w:trPr>
        <w:tc>
          <w:tcPr>
            <w:tcW w:w="6862" w:type="dxa"/>
            <w:gridSpan w:val="2"/>
            <w:tcBorders>
              <w:bottom w:val="single" w:sz="4" w:space="0" w:color="000000"/>
            </w:tcBorders>
          </w:tcPr>
          <w:p w14:paraId="256F1E70" w14:textId="77777777" w:rsidR="007F257B" w:rsidRPr="00E60ED9" w:rsidRDefault="00FF3C28">
            <w:pPr>
              <w:pStyle w:val="TableParagraph"/>
              <w:tabs>
                <w:tab w:val="left" w:pos="681"/>
              </w:tabs>
              <w:spacing w:before="0" w:line="243" w:lineRule="exact"/>
              <w:jc w:val="left"/>
              <w:rPr>
                <w:b/>
                <w:sz w:val="24"/>
              </w:rPr>
            </w:pPr>
            <w:bookmarkStart w:id="1576" w:name="Nomenclature_and_empirical_assumptions"/>
            <w:bookmarkEnd w:id="1576"/>
            <w:r w:rsidRPr="00E60ED9">
              <w:rPr>
                <w:b/>
                <w:spacing w:val="-5"/>
                <w:w w:val="105"/>
                <w:sz w:val="24"/>
              </w:rPr>
              <w:t>A.1</w:t>
            </w:r>
            <w:r w:rsidRPr="00E60ED9">
              <w:rPr>
                <w:b/>
                <w:sz w:val="24"/>
              </w:rPr>
              <w:tab/>
            </w:r>
            <w:r w:rsidRPr="00E60ED9">
              <w:rPr>
                <w:b/>
                <w:w w:val="105"/>
                <w:sz w:val="24"/>
              </w:rPr>
              <w:t>Nomenclature</w:t>
            </w:r>
            <w:r w:rsidRPr="00E60ED9">
              <w:rPr>
                <w:b/>
                <w:spacing w:val="16"/>
                <w:w w:val="105"/>
                <w:sz w:val="24"/>
              </w:rPr>
              <w:t xml:space="preserve"> </w:t>
            </w:r>
            <w:r w:rsidRPr="00E60ED9">
              <w:rPr>
                <w:b/>
                <w:w w:val="105"/>
                <w:sz w:val="24"/>
              </w:rPr>
              <w:t>and</w:t>
            </w:r>
            <w:r w:rsidRPr="00E60ED9">
              <w:rPr>
                <w:b/>
                <w:spacing w:val="16"/>
                <w:w w:val="105"/>
                <w:sz w:val="24"/>
              </w:rPr>
              <w:t xml:space="preserve"> </w:t>
            </w:r>
            <w:r w:rsidRPr="00E60ED9">
              <w:rPr>
                <w:b/>
                <w:w w:val="105"/>
                <w:sz w:val="24"/>
              </w:rPr>
              <w:t>empirical</w:t>
            </w:r>
            <w:r w:rsidRPr="00E60ED9">
              <w:rPr>
                <w:b/>
                <w:spacing w:val="16"/>
                <w:w w:val="105"/>
                <w:sz w:val="24"/>
              </w:rPr>
              <w:t xml:space="preserve"> </w:t>
            </w:r>
            <w:r w:rsidRPr="00E60ED9">
              <w:rPr>
                <w:b/>
                <w:spacing w:val="-2"/>
                <w:w w:val="105"/>
                <w:sz w:val="24"/>
              </w:rPr>
              <w:t>assumptions</w:t>
            </w:r>
          </w:p>
        </w:tc>
        <w:tc>
          <w:tcPr>
            <w:tcW w:w="3064" w:type="dxa"/>
            <w:gridSpan w:val="2"/>
            <w:tcBorders>
              <w:bottom w:val="single" w:sz="4" w:space="0" w:color="000000"/>
            </w:tcBorders>
          </w:tcPr>
          <w:p w14:paraId="32EF817C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F257B" w:rsidRPr="00E60ED9" w14:paraId="6A95ECC7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D908826" w14:textId="77777777" w:rsidR="007F257B" w:rsidRPr="00E60ED9" w:rsidRDefault="00FF3C28">
            <w:pPr>
              <w:pStyle w:val="TableParagraph"/>
              <w:spacing w:before="66"/>
              <w:ind w:left="126"/>
              <w:jc w:val="left"/>
              <w:rPr>
                <w:rFonts w:ascii="Georgia"/>
                <w:b/>
                <w:sz w:val="20"/>
              </w:rPr>
            </w:pPr>
            <w:r w:rsidRPr="00E60ED9">
              <w:rPr>
                <w:rFonts w:ascii="Georgia"/>
                <w:b/>
                <w:sz w:val="20"/>
              </w:rPr>
              <w:t>Set</w:t>
            </w:r>
            <w:r w:rsidRPr="00E60ED9">
              <w:rPr>
                <w:rFonts w:ascii="Georgia"/>
                <w:b/>
                <w:spacing w:val="8"/>
                <w:sz w:val="20"/>
              </w:rPr>
              <w:t xml:space="preserve"> </w:t>
            </w:r>
            <w:r w:rsidRPr="00E60ED9">
              <w:rPr>
                <w:rFonts w:ascii="Georgia"/>
                <w:b/>
                <w:sz w:val="20"/>
              </w:rPr>
              <w:t>and</w:t>
            </w:r>
            <w:r w:rsidRPr="00E60ED9">
              <w:rPr>
                <w:rFonts w:ascii="Georgia"/>
                <w:b/>
                <w:spacing w:val="10"/>
                <w:sz w:val="20"/>
              </w:rPr>
              <w:t xml:space="preserve"> </w:t>
            </w:r>
            <w:r w:rsidRPr="00E60ED9">
              <w:rPr>
                <w:rFonts w:ascii="Georgia"/>
                <w:b/>
                <w:spacing w:val="-2"/>
                <w:sz w:val="20"/>
              </w:rPr>
              <w:t>index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1CC3EB2E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2322013B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F257B" w:rsidRPr="00E60ED9" w14:paraId="4BC7C0A1" w14:textId="77777777">
        <w:trPr>
          <w:trHeight w:val="715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4A97EEA" w14:textId="77777777" w:rsidR="007F257B" w:rsidRPr="009D3118" w:rsidRDefault="00FF3C28">
            <w:pPr>
              <w:pStyle w:val="TableParagraph"/>
              <w:tabs>
                <w:tab w:val="left" w:pos="1991"/>
              </w:tabs>
              <w:spacing w:before="30"/>
              <w:ind w:left="126"/>
              <w:jc w:val="left"/>
              <w:rPr>
                <w:rFonts w:ascii="Bookman Old Style" w:hAnsi="Bookman Old Style"/>
                <w:i/>
                <w:sz w:val="20"/>
                <w:lang w:val="de-AT"/>
                <w:rPrChange w:id="1577" w:author="zwickl-nb" w:date="2024-02-02T09:04:00Z">
                  <w:rPr>
                    <w:rFonts w:ascii="Bookman Old Style" w:hAnsi="Bookman Old Style"/>
                    <w:i/>
                    <w:sz w:val="20"/>
                  </w:rPr>
                </w:rPrChange>
              </w:rPr>
            </w:pPr>
            <w:r w:rsidRPr="009D3118">
              <w:rPr>
                <w:rFonts w:ascii="Bookman Old Style" w:hAnsi="Bookman Old Style"/>
                <w:i/>
                <w:sz w:val="20"/>
                <w:lang w:val="de-AT"/>
                <w:rPrChange w:id="1578" w:author="zwickl-nb" w:date="2024-02-02T09:04:00Z">
                  <w:rPr>
                    <w:rFonts w:ascii="Bookman Old Style" w:hAnsi="Bookman Old Style"/>
                    <w:i/>
                    <w:sz w:val="20"/>
                  </w:rPr>
                </w:rPrChange>
              </w:rPr>
              <w:t>e</w:t>
            </w:r>
            <w:r w:rsidRPr="009D3118">
              <w:rPr>
                <w:rFonts w:ascii="Bookman Old Style" w:hAnsi="Bookman Old Style"/>
                <w:i/>
                <w:spacing w:val="-15"/>
                <w:sz w:val="20"/>
                <w:lang w:val="de-AT"/>
                <w:rPrChange w:id="1579" w:author="zwickl-nb" w:date="2024-02-02T09:04:00Z">
                  <w:rPr>
                    <w:rFonts w:ascii="Bookman Old Style" w:hAnsi="Bookman Old Style"/>
                    <w:i/>
                    <w:spacing w:val="-15"/>
                    <w:sz w:val="20"/>
                  </w:rPr>
                </w:rPrChange>
              </w:rPr>
              <w:t xml:space="preserve"> </w:t>
            </w:r>
            <w:r w:rsidRPr="009D3118">
              <w:rPr>
                <w:rFonts w:ascii="Lucida Sans Unicode" w:hAnsi="Lucida Sans Unicode"/>
                <w:sz w:val="20"/>
                <w:lang w:val="de-AT"/>
                <w:rPrChange w:id="1580" w:author="zwickl-nb" w:date="2024-02-02T09:04:00Z">
                  <w:rPr>
                    <w:rFonts w:ascii="Lucida Sans Unicode" w:hAnsi="Lucida Sans Unicode"/>
                    <w:sz w:val="20"/>
                  </w:rPr>
                </w:rPrChange>
              </w:rPr>
              <w:t>∈</w:t>
            </w:r>
            <w:r w:rsidRPr="009D3118">
              <w:rPr>
                <w:rFonts w:ascii="Lucida Sans Unicode" w:hAnsi="Lucida Sans Unicode"/>
                <w:spacing w:val="-10"/>
                <w:sz w:val="20"/>
                <w:lang w:val="de-AT"/>
                <w:rPrChange w:id="1581" w:author="zwickl-nb" w:date="2024-02-02T09:04:00Z">
                  <w:rPr>
                    <w:rFonts w:ascii="Lucida Sans Unicode" w:hAnsi="Lucida Sans Unicode"/>
                    <w:spacing w:val="-10"/>
                    <w:sz w:val="20"/>
                  </w:rPr>
                </w:rPrChange>
              </w:rPr>
              <w:t xml:space="preserve"> </w:t>
            </w:r>
            <w:r w:rsidRPr="009D3118">
              <w:rPr>
                <w:rFonts w:ascii="Lucida Sans Unicode" w:hAnsi="Lucida Sans Unicode"/>
                <w:sz w:val="20"/>
                <w:lang w:val="de-AT"/>
                <w:rPrChange w:id="1582" w:author="zwickl-nb" w:date="2024-02-02T09:04:00Z">
                  <w:rPr>
                    <w:rFonts w:ascii="Lucida Sans Unicode" w:hAnsi="Lucida Sans Unicode"/>
                    <w:sz w:val="20"/>
                  </w:rPr>
                </w:rPrChange>
              </w:rPr>
              <w:t>E</w:t>
            </w:r>
            <w:r w:rsidRPr="009D3118">
              <w:rPr>
                <w:rFonts w:ascii="Lucida Sans Unicode" w:hAnsi="Lucida Sans Unicode"/>
                <w:spacing w:val="6"/>
                <w:sz w:val="20"/>
                <w:lang w:val="de-AT"/>
                <w:rPrChange w:id="1583" w:author="zwickl-nb" w:date="2024-02-02T09:04:00Z">
                  <w:rPr>
                    <w:rFonts w:ascii="Lucida Sans Unicode" w:hAnsi="Lucida Sans Unicode"/>
                    <w:spacing w:val="6"/>
                    <w:sz w:val="20"/>
                  </w:rPr>
                </w:rPrChange>
              </w:rPr>
              <w:t xml:space="preserve"> </w:t>
            </w:r>
            <w:r w:rsidRPr="009D3118">
              <w:rPr>
                <w:sz w:val="20"/>
                <w:lang w:val="de-AT"/>
                <w:rPrChange w:id="1584" w:author="zwickl-nb" w:date="2024-02-02T09:04:00Z">
                  <w:rPr>
                    <w:sz w:val="20"/>
                  </w:rPr>
                </w:rPrChange>
              </w:rPr>
              <w:t>=</w:t>
            </w:r>
            <w:r w:rsidRPr="009D3118">
              <w:rPr>
                <w:w w:val="105"/>
                <w:sz w:val="20"/>
                <w:lang w:val="de-AT"/>
                <w:rPrChange w:id="1585" w:author="zwickl-nb" w:date="2024-02-02T09:04:00Z">
                  <w:rPr>
                    <w:w w:val="105"/>
                    <w:sz w:val="20"/>
                  </w:rPr>
                </w:rPrChange>
              </w:rPr>
              <w:t xml:space="preserve"> </w:t>
            </w:r>
            <w:r w:rsidRPr="009D3118">
              <w:rPr>
                <w:rFonts w:ascii="Lucida Sans Unicode" w:hAnsi="Lucida Sans Unicode"/>
                <w:w w:val="105"/>
                <w:sz w:val="20"/>
                <w:lang w:val="de-AT"/>
                <w:rPrChange w:id="1586" w:author="zwickl-nb" w:date="2024-02-02T09:04:00Z">
                  <w:rPr>
                    <w:rFonts w:ascii="Lucida Sans Unicode" w:hAnsi="Lucida Sans Unicode"/>
                    <w:w w:val="105"/>
                    <w:sz w:val="20"/>
                  </w:rPr>
                </w:rPrChange>
              </w:rPr>
              <w:t>{</w:t>
            </w:r>
            <w:r w:rsidRPr="009D3118">
              <w:rPr>
                <w:w w:val="105"/>
                <w:sz w:val="20"/>
                <w:lang w:val="de-AT"/>
                <w:rPrChange w:id="1587" w:author="zwickl-nb" w:date="2024-02-02T09:04:00Z">
                  <w:rPr>
                    <w:w w:val="105"/>
                    <w:sz w:val="20"/>
                  </w:rPr>
                </w:rPrChange>
              </w:rPr>
              <w:t>1</w:t>
            </w:r>
            <w:r w:rsidRPr="009D3118">
              <w:rPr>
                <w:rFonts w:ascii="Bookman Old Style" w:hAnsi="Bookman Old Style"/>
                <w:i/>
                <w:w w:val="105"/>
                <w:sz w:val="20"/>
                <w:lang w:val="de-AT"/>
                <w:rPrChange w:id="1588" w:author="zwickl-nb" w:date="2024-02-02T09:04:00Z">
                  <w:rPr>
                    <w:rFonts w:ascii="Bookman Old Style" w:hAnsi="Bookman Old Style"/>
                    <w:i/>
                    <w:w w:val="105"/>
                    <w:sz w:val="20"/>
                  </w:rPr>
                </w:rPrChange>
              </w:rPr>
              <w:t>,</w:t>
            </w:r>
            <w:r w:rsidRPr="009D3118">
              <w:rPr>
                <w:rFonts w:ascii="Bookman Old Style" w:hAnsi="Bookman Old Style"/>
                <w:i/>
                <w:spacing w:val="-30"/>
                <w:w w:val="105"/>
                <w:sz w:val="20"/>
                <w:lang w:val="de-AT"/>
                <w:rPrChange w:id="1589" w:author="zwickl-nb" w:date="2024-02-02T09:04:00Z">
                  <w:rPr>
                    <w:rFonts w:ascii="Bookman Old Style" w:hAnsi="Bookman Old Style"/>
                    <w:i/>
                    <w:spacing w:val="-30"/>
                    <w:w w:val="105"/>
                    <w:sz w:val="20"/>
                  </w:rPr>
                </w:rPrChange>
              </w:rPr>
              <w:t xml:space="preserve"> </w:t>
            </w:r>
            <w:proofErr w:type="gramStart"/>
            <w:r w:rsidRPr="009D3118">
              <w:rPr>
                <w:rFonts w:ascii="Bookman Old Style" w:hAnsi="Bookman Old Style"/>
                <w:i/>
                <w:sz w:val="20"/>
                <w:lang w:val="de-AT"/>
                <w:rPrChange w:id="1590" w:author="zwickl-nb" w:date="2024-02-02T09:04:00Z">
                  <w:rPr>
                    <w:rFonts w:ascii="Bookman Old Style" w:hAnsi="Bookman Old Style"/>
                    <w:i/>
                    <w:sz w:val="20"/>
                  </w:rPr>
                </w:rPrChange>
              </w:rPr>
              <w:t>.</w:t>
            </w:r>
            <w:r w:rsidRPr="009D3118">
              <w:rPr>
                <w:rFonts w:ascii="Bookman Old Style" w:hAnsi="Bookman Old Style"/>
                <w:i/>
                <w:spacing w:val="-27"/>
                <w:sz w:val="20"/>
                <w:lang w:val="de-AT"/>
                <w:rPrChange w:id="1591" w:author="zwickl-nb" w:date="2024-02-02T09:04:00Z">
                  <w:rPr>
                    <w:rFonts w:ascii="Bookman Old Style" w:hAnsi="Bookman Old Style"/>
                    <w:i/>
                    <w:spacing w:val="-27"/>
                    <w:sz w:val="20"/>
                  </w:rPr>
                </w:rPrChange>
              </w:rPr>
              <w:t xml:space="preserve"> </w:t>
            </w:r>
            <w:r w:rsidRPr="009D3118">
              <w:rPr>
                <w:rFonts w:ascii="Bookman Old Style" w:hAnsi="Bookman Old Style"/>
                <w:i/>
                <w:sz w:val="20"/>
                <w:lang w:val="de-AT"/>
                <w:rPrChange w:id="1592" w:author="zwickl-nb" w:date="2024-02-02T09:04:00Z">
                  <w:rPr>
                    <w:rFonts w:ascii="Bookman Old Style" w:hAnsi="Bookman Old Style"/>
                    <w:i/>
                    <w:sz w:val="20"/>
                  </w:rPr>
                </w:rPrChange>
              </w:rPr>
              <w:t>.</w:t>
            </w:r>
            <w:r w:rsidRPr="009D3118">
              <w:rPr>
                <w:rFonts w:ascii="Bookman Old Style" w:hAnsi="Bookman Old Style"/>
                <w:i/>
                <w:spacing w:val="-27"/>
                <w:sz w:val="20"/>
                <w:lang w:val="de-AT"/>
                <w:rPrChange w:id="1593" w:author="zwickl-nb" w:date="2024-02-02T09:04:00Z">
                  <w:rPr>
                    <w:rFonts w:ascii="Bookman Old Style" w:hAnsi="Bookman Old Style"/>
                    <w:i/>
                    <w:spacing w:val="-27"/>
                    <w:sz w:val="20"/>
                  </w:rPr>
                </w:rPrChange>
              </w:rPr>
              <w:t xml:space="preserve"> </w:t>
            </w:r>
            <w:r w:rsidRPr="009D3118">
              <w:rPr>
                <w:rFonts w:ascii="Bookman Old Style" w:hAnsi="Bookman Old Style"/>
                <w:i/>
                <w:sz w:val="20"/>
                <w:lang w:val="de-AT"/>
                <w:rPrChange w:id="1594" w:author="zwickl-nb" w:date="2024-02-02T09:04:00Z">
                  <w:rPr>
                    <w:rFonts w:ascii="Bookman Old Style" w:hAnsi="Bookman Old Style"/>
                    <w:i/>
                    <w:sz w:val="20"/>
                  </w:rPr>
                </w:rPrChange>
              </w:rPr>
              <w:t>.</w:t>
            </w:r>
            <w:r w:rsidRPr="009D3118">
              <w:rPr>
                <w:rFonts w:ascii="Bookman Old Style" w:hAnsi="Bookman Old Style"/>
                <w:i/>
                <w:spacing w:val="-27"/>
                <w:sz w:val="20"/>
                <w:lang w:val="de-AT"/>
                <w:rPrChange w:id="1595" w:author="zwickl-nb" w:date="2024-02-02T09:04:00Z">
                  <w:rPr>
                    <w:rFonts w:ascii="Bookman Old Style" w:hAnsi="Bookman Old Style"/>
                    <w:i/>
                    <w:spacing w:val="-27"/>
                    <w:sz w:val="20"/>
                  </w:rPr>
                </w:rPrChange>
              </w:rPr>
              <w:t xml:space="preserve"> </w:t>
            </w:r>
            <w:r w:rsidRPr="009D3118">
              <w:rPr>
                <w:rFonts w:ascii="Bookman Old Style" w:hAnsi="Bookman Old Style"/>
                <w:i/>
                <w:sz w:val="20"/>
                <w:lang w:val="de-AT"/>
                <w:rPrChange w:id="1596" w:author="zwickl-nb" w:date="2024-02-02T09:04:00Z">
                  <w:rPr>
                    <w:rFonts w:ascii="Bookman Old Style" w:hAnsi="Bookman Old Style"/>
                    <w:i/>
                    <w:sz w:val="20"/>
                  </w:rPr>
                </w:rPrChange>
              </w:rPr>
              <w:t>,</w:t>
            </w:r>
            <w:proofErr w:type="gramEnd"/>
            <w:r w:rsidRPr="009D3118">
              <w:rPr>
                <w:rFonts w:ascii="Bookman Old Style" w:hAnsi="Bookman Old Style"/>
                <w:i/>
                <w:spacing w:val="-27"/>
                <w:sz w:val="20"/>
                <w:lang w:val="de-AT"/>
                <w:rPrChange w:id="1597" w:author="zwickl-nb" w:date="2024-02-02T09:04:00Z">
                  <w:rPr>
                    <w:rFonts w:ascii="Bookman Old Style" w:hAnsi="Bookman Old Style"/>
                    <w:i/>
                    <w:spacing w:val="-27"/>
                    <w:sz w:val="20"/>
                  </w:rPr>
                </w:rPrChange>
              </w:rPr>
              <w:t xml:space="preserve"> </w:t>
            </w:r>
            <w:r w:rsidRPr="009D3118">
              <w:rPr>
                <w:rFonts w:ascii="Bookman Old Style" w:hAnsi="Bookman Old Style"/>
                <w:i/>
                <w:spacing w:val="-5"/>
                <w:sz w:val="20"/>
                <w:lang w:val="de-AT"/>
                <w:rPrChange w:id="1598" w:author="zwickl-nb" w:date="2024-02-02T09:04:00Z">
                  <w:rPr>
                    <w:rFonts w:ascii="Bookman Old Style" w:hAnsi="Bookman Old Style"/>
                    <w:i/>
                    <w:spacing w:val="-5"/>
                    <w:sz w:val="20"/>
                  </w:rPr>
                </w:rPrChange>
              </w:rPr>
              <w:t>E</w:t>
            </w:r>
            <w:r w:rsidRPr="009D3118">
              <w:rPr>
                <w:rFonts w:ascii="Lucida Sans Unicode" w:hAnsi="Lucida Sans Unicode"/>
                <w:spacing w:val="-5"/>
                <w:sz w:val="20"/>
                <w:lang w:val="de-AT"/>
                <w:rPrChange w:id="1599" w:author="zwickl-nb" w:date="2024-02-02T09:04:00Z">
                  <w:rPr>
                    <w:rFonts w:ascii="Lucida Sans Unicode" w:hAnsi="Lucida Sans Unicode"/>
                    <w:spacing w:val="-5"/>
                    <w:sz w:val="20"/>
                  </w:rPr>
                </w:rPrChange>
              </w:rPr>
              <w:t>}</w:t>
            </w:r>
            <w:r w:rsidRPr="009D3118">
              <w:rPr>
                <w:rFonts w:ascii="Lucida Sans Unicode" w:hAnsi="Lucida Sans Unicode"/>
                <w:sz w:val="20"/>
                <w:lang w:val="de-AT"/>
                <w:rPrChange w:id="1600" w:author="zwickl-nb" w:date="2024-02-02T09:04:00Z">
                  <w:rPr>
                    <w:rFonts w:ascii="Lucida Sans Unicode" w:hAnsi="Lucida Sans Unicode"/>
                    <w:sz w:val="20"/>
                  </w:rPr>
                </w:rPrChange>
              </w:rPr>
              <w:tab/>
            </w:r>
            <w:proofErr w:type="spellStart"/>
            <w:r w:rsidRPr="009D3118">
              <w:rPr>
                <w:sz w:val="20"/>
                <w:lang w:val="de-AT"/>
                <w:rPrChange w:id="1601" w:author="zwickl-nb" w:date="2024-02-02T09:04:00Z">
                  <w:rPr>
                    <w:sz w:val="20"/>
                  </w:rPr>
                </w:rPrChange>
              </w:rPr>
              <w:t>Exporter</w:t>
            </w:r>
            <w:proofErr w:type="spellEnd"/>
            <w:r w:rsidRPr="009D3118">
              <w:rPr>
                <w:sz w:val="20"/>
                <w:lang w:val="de-AT"/>
                <w:rPrChange w:id="1602" w:author="zwickl-nb" w:date="2024-02-02T09:04:00Z">
                  <w:rPr>
                    <w:sz w:val="20"/>
                  </w:rPr>
                </w:rPrChange>
              </w:rPr>
              <w:t>,</w:t>
            </w:r>
            <w:r w:rsidRPr="009D3118">
              <w:rPr>
                <w:spacing w:val="2"/>
                <w:sz w:val="20"/>
                <w:lang w:val="de-AT"/>
                <w:rPrChange w:id="1603" w:author="zwickl-nb" w:date="2024-02-02T09:04:00Z">
                  <w:rPr>
                    <w:spacing w:val="2"/>
                    <w:sz w:val="20"/>
                  </w:rPr>
                </w:rPrChange>
              </w:rPr>
              <w:t xml:space="preserve"> </w:t>
            </w:r>
            <w:proofErr w:type="spellStart"/>
            <w:r w:rsidRPr="009D3118">
              <w:rPr>
                <w:sz w:val="20"/>
                <w:lang w:val="de-AT"/>
                <w:rPrChange w:id="1604" w:author="zwickl-nb" w:date="2024-02-02T09:04:00Z">
                  <w:rPr>
                    <w:sz w:val="20"/>
                  </w:rPr>
                </w:rPrChange>
              </w:rPr>
              <w:t>index</w:t>
            </w:r>
            <w:proofErr w:type="spellEnd"/>
            <w:r w:rsidRPr="009D3118">
              <w:rPr>
                <w:spacing w:val="3"/>
                <w:sz w:val="20"/>
                <w:lang w:val="de-AT"/>
                <w:rPrChange w:id="1605" w:author="zwickl-nb" w:date="2024-02-02T09:04:00Z">
                  <w:rPr>
                    <w:spacing w:val="3"/>
                    <w:sz w:val="20"/>
                  </w:rPr>
                </w:rPrChange>
              </w:rPr>
              <w:t xml:space="preserve"> </w:t>
            </w:r>
            <w:proofErr w:type="spellStart"/>
            <w:r w:rsidRPr="009D3118">
              <w:rPr>
                <w:sz w:val="20"/>
                <w:lang w:val="de-AT"/>
                <w:rPrChange w:id="1606" w:author="zwickl-nb" w:date="2024-02-02T09:04:00Z">
                  <w:rPr>
                    <w:sz w:val="20"/>
                  </w:rPr>
                </w:rPrChange>
              </w:rPr>
              <w:t>by</w:t>
            </w:r>
            <w:proofErr w:type="spellEnd"/>
            <w:r w:rsidRPr="009D3118">
              <w:rPr>
                <w:spacing w:val="3"/>
                <w:sz w:val="20"/>
                <w:lang w:val="de-AT"/>
                <w:rPrChange w:id="1607" w:author="zwickl-nb" w:date="2024-02-02T09:04:00Z">
                  <w:rPr>
                    <w:spacing w:val="3"/>
                    <w:sz w:val="20"/>
                  </w:rPr>
                </w:rPrChange>
              </w:rPr>
              <w:t xml:space="preserve"> </w:t>
            </w:r>
            <w:r w:rsidRPr="009D3118">
              <w:rPr>
                <w:rFonts w:ascii="Bookman Old Style" w:hAnsi="Bookman Old Style"/>
                <w:i/>
                <w:spacing w:val="-10"/>
                <w:sz w:val="20"/>
                <w:lang w:val="de-AT"/>
                <w:rPrChange w:id="1608" w:author="zwickl-nb" w:date="2024-02-02T09:04:00Z">
                  <w:rPr>
                    <w:rFonts w:ascii="Bookman Old Style" w:hAnsi="Bookman Old Style"/>
                    <w:i/>
                    <w:spacing w:val="-10"/>
                    <w:sz w:val="20"/>
                  </w:rPr>
                </w:rPrChange>
              </w:rPr>
              <w:t>e</w:t>
            </w:r>
          </w:p>
          <w:p w14:paraId="45768AB5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2" w:line="306" w:lineRule="exact"/>
              <w:ind w:left="126"/>
              <w:jc w:val="left"/>
              <w:rPr>
                <w:rFonts w:ascii="Bookman Old Style" w:hAnsi="Bookman Old Style"/>
                <w:i/>
                <w:sz w:val="20"/>
              </w:rPr>
            </w:pPr>
            <w:r w:rsidRPr="00E60ED9">
              <w:rPr>
                <w:rFonts w:ascii="Bookman Old Style" w:hAnsi="Bookman Old Style"/>
                <w:i/>
                <w:w w:val="105"/>
                <w:sz w:val="20"/>
              </w:rPr>
              <w:t>i</w:t>
            </w:r>
            <w:r w:rsidRPr="00E60ED9">
              <w:rPr>
                <w:rFonts w:ascii="Bookman Old Style" w:hAnsi="Bookman Old Style"/>
                <w:i/>
                <w:spacing w:val="-8"/>
                <w:w w:val="105"/>
                <w:sz w:val="20"/>
              </w:rPr>
              <w:t xml:space="preserve"> </w:t>
            </w:r>
            <w:r w:rsidRPr="00E60ED9">
              <w:rPr>
                <w:rFonts w:ascii="Lucida Sans Unicode" w:hAnsi="Lucida Sans Unicode"/>
                <w:w w:val="105"/>
                <w:sz w:val="20"/>
              </w:rPr>
              <w:t>∈</w:t>
            </w:r>
            <w:r w:rsidRPr="00E60ED9">
              <w:rPr>
                <w:rFonts w:ascii="Lucida Sans Unicode" w:hAnsi="Lucida Sans Unicode"/>
                <w:spacing w:val="-11"/>
                <w:w w:val="105"/>
                <w:sz w:val="20"/>
              </w:rPr>
              <w:t xml:space="preserve"> </w:t>
            </w:r>
            <w:r w:rsidRPr="00E60ED9">
              <w:rPr>
                <w:rFonts w:ascii="Lucida Sans Unicode" w:hAnsi="Lucida Sans Unicode"/>
                <w:w w:val="160"/>
                <w:sz w:val="20"/>
              </w:rPr>
              <w:t>I</w:t>
            </w:r>
            <w:r w:rsidRPr="00E60ED9">
              <w:rPr>
                <w:rFonts w:ascii="Lucida Sans Unicode" w:hAnsi="Lucida Sans Unicode"/>
                <w:spacing w:val="-31"/>
                <w:w w:val="160"/>
                <w:sz w:val="20"/>
              </w:rPr>
              <w:t xml:space="preserve"> </w:t>
            </w:r>
            <w:r w:rsidRPr="00E60ED9">
              <w:rPr>
                <w:w w:val="105"/>
                <w:sz w:val="20"/>
              </w:rPr>
              <w:t>=</w:t>
            </w:r>
            <w:r w:rsidRPr="00E60ED9">
              <w:rPr>
                <w:spacing w:val="3"/>
                <w:w w:val="105"/>
                <w:sz w:val="20"/>
              </w:rPr>
              <w:t xml:space="preserve"> </w:t>
            </w:r>
            <w:r w:rsidRPr="00E60ED9">
              <w:rPr>
                <w:rFonts w:ascii="Lucida Sans Unicode" w:hAnsi="Lucida Sans Unicode"/>
                <w:w w:val="105"/>
                <w:sz w:val="20"/>
              </w:rPr>
              <w:t>{</w:t>
            </w:r>
            <w:r w:rsidRPr="00E60ED9">
              <w:rPr>
                <w:w w:val="105"/>
                <w:sz w:val="20"/>
              </w:rPr>
              <w:t>1</w:t>
            </w:r>
            <w:r w:rsidRPr="00E60ED9">
              <w:rPr>
                <w:rFonts w:ascii="Bookman Old Style" w:hAnsi="Bookman Old Style"/>
                <w:i/>
                <w:w w:val="105"/>
                <w:sz w:val="20"/>
              </w:rPr>
              <w:t>,</w:t>
            </w:r>
            <w:r w:rsidRPr="00E60ED9">
              <w:rPr>
                <w:rFonts w:ascii="Bookman Old Style" w:hAnsi="Bookman Old Style"/>
                <w:i/>
                <w:spacing w:val="-30"/>
                <w:w w:val="105"/>
                <w:sz w:val="20"/>
              </w:rPr>
              <w:t xml:space="preserve"> </w:t>
            </w:r>
            <w:r w:rsidRPr="00E60ED9">
              <w:rPr>
                <w:rFonts w:ascii="Bookman Old Style" w:hAnsi="Bookman Old Style"/>
                <w:i/>
                <w:w w:val="105"/>
                <w:sz w:val="20"/>
              </w:rPr>
              <w:t>.</w:t>
            </w:r>
            <w:r w:rsidRPr="00E60ED9">
              <w:rPr>
                <w:rFonts w:ascii="Bookman Old Style" w:hAnsi="Bookman Old Style"/>
                <w:i/>
                <w:spacing w:val="-29"/>
                <w:w w:val="105"/>
                <w:sz w:val="20"/>
              </w:rPr>
              <w:t xml:space="preserve"> </w:t>
            </w:r>
            <w:r w:rsidRPr="00E60ED9">
              <w:rPr>
                <w:rFonts w:ascii="Bookman Old Style" w:hAnsi="Bookman Old Style"/>
                <w:i/>
                <w:w w:val="105"/>
                <w:sz w:val="20"/>
              </w:rPr>
              <w:t>.</w:t>
            </w:r>
            <w:r w:rsidRPr="00E60ED9">
              <w:rPr>
                <w:rFonts w:ascii="Bookman Old Style" w:hAnsi="Bookman Old Style"/>
                <w:i/>
                <w:spacing w:val="-30"/>
                <w:w w:val="105"/>
                <w:sz w:val="20"/>
              </w:rPr>
              <w:t xml:space="preserve"> </w:t>
            </w:r>
            <w:r w:rsidRPr="00E60ED9">
              <w:rPr>
                <w:rFonts w:ascii="Bookman Old Style" w:hAnsi="Bookman Old Style"/>
                <w:i/>
                <w:w w:val="105"/>
                <w:sz w:val="20"/>
              </w:rPr>
              <w:t>.</w:t>
            </w:r>
            <w:r w:rsidRPr="00E60ED9">
              <w:rPr>
                <w:rFonts w:ascii="Bookman Old Style" w:hAnsi="Bookman Old Style"/>
                <w:i/>
                <w:spacing w:val="-30"/>
                <w:w w:val="105"/>
                <w:sz w:val="20"/>
              </w:rPr>
              <w:t xml:space="preserve"> </w:t>
            </w:r>
            <w:r w:rsidRPr="00E60ED9">
              <w:rPr>
                <w:rFonts w:ascii="Bookman Old Style" w:hAnsi="Bookman Old Style"/>
                <w:i/>
                <w:w w:val="105"/>
                <w:sz w:val="20"/>
              </w:rPr>
              <w:t>,</w:t>
            </w:r>
            <w:r w:rsidRPr="00E60ED9">
              <w:rPr>
                <w:rFonts w:ascii="Bookman Old Style" w:hAnsi="Bookman Old Style"/>
                <w:i/>
                <w:spacing w:val="-30"/>
                <w:w w:val="105"/>
                <w:sz w:val="20"/>
              </w:rPr>
              <w:t xml:space="preserve"> </w:t>
            </w:r>
            <w:r w:rsidRPr="00E60ED9">
              <w:rPr>
                <w:rFonts w:ascii="Bookman Old Style" w:hAnsi="Bookman Old Style"/>
                <w:i/>
                <w:spacing w:val="-5"/>
                <w:w w:val="125"/>
                <w:sz w:val="20"/>
              </w:rPr>
              <w:t>I</w:t>
            </w:r>
            <w:r w:rsidRPr="00E60ED9">
              <w:rPr>
                <w:rFonts w:ascii="Lucida Sans Unicode" w:hAnsi="Lucida Sans Unicode"/>
                <w:spacing w:val="-5"/>
                <w:w w:val="125"/>
                <w:sz w:val="20"/>
              </w:rPr>
              <w:t>}</w:t>
            </w:r>
            <w:r w:rsidRPr="00E60ED9">
              <w:rPr>
                <w:rFonts w:ascii="Lucida Sans Unicode" w:hAnsi="Lucida Sans Unicode"/>
                <w:sz w:val="20"/>
              </w:rPr>
              <w:tab/>
            </w:r>
            <w:r w:rsidRPr="00E60ED9">
              <w:rPr>
                <w:sz w:val="20"/>
              </w:rPr>
              <w:t>Importer,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index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by</w:t>
            </w:r>
            <w:r w:rsidRPr="00E60ED9">
              <w:rPr>
                <w:spacing w:val="-5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 w:hAnsi="Bookman Old Style"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6FB42854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6D7C11E7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F257B" w:rsidRPr="00E60ED9" w14:paraId="1FE1248D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935C81D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66"/>
              <w:ind w:left="126"/>
              <w:jc w:val="left"/>
              <w:rPr>
                <w:rFonts w:ascii="Georgia"/>
                <w:b/>
                <w:sz w:val="20"/>
              </w:rPr>
            </w:pPr>
            <w:r w:rsidRPr="00E60ED9">
              <w:rPr>
                <w:rFonts w:ascii="Georgia"/>
                <w:b/>
                <w:spacing w:val="-2"/>
                <w:sz w:val="20"/>
              </w:rPr>
              <w:t>Variable</w:t>
            </w:r>
            <w:r w:rsidRPr="00E60ED9">
              <w:rPr>
                <w:rFonts w:ascii="Georgia"/>
                <w:b/>
                <w:sz w:val="20"/>
              </w:rPr>
              <w:tab/>
            </w:r>
            <w:r w:rsidRPr="00E60ED9">
              <w:rPr>
                <w:rFonts w:ascii="Georgia"/>
                <w:b/>
                <w:spacing w:val="-2"/>
                <w:sz w:val="20"/>
              </w:rPr>
              <w:t>Description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2F4AE265" w14:textId="77777777" w:rsidR="007F257B" w:rsidRPr="00E60ED9" w:rsidRDefault="00FF3C28">
            <w:pPr>
              <w:pStyle w:val="TableParagraph"/>
              <w:spacing w:before="66"/>
              <w:ind w:right="116"/>
              <w:rPr>
                <w:rFonts w:ascii="Georgia"/>
                <w:b/>
                <w:sz w:val="20"/>
              </w:rPr>
            </w:pPr>
            <w:r w:rsidRPr="00E60ED9">
              <w:rPr>
                <w:rFonts w:ascii="Georgia"/>
                <w:b/>
                <w:spacing w:val="-2"/>
                <w:sz w:val="20"/>
              </w:rPr>
              <w:t>Value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66DBF8B5" w14:textId="77777777" w:rsidR="007F257B" w:rsidRPr="00E60ED9" w:rsidRDefault="00FF3C28">
            <w:pPr>
              <w:pStyle w:val="TableParagraph"/>
              <w:spacing w:before="66"/>
              <w:ind w:right="114"/>
              <w:rPr>
                <w:rFonts w:ascii="Georgia"/>
                <w:b/>
                <w:sz w:val="20"/>
              </w:rPr>
            </w:pPr>
            <w:r w:rsidRPr="00E60ED9">
              <w:rPr>
                <w:rFonts w:ascii="Georgia"/>
                <w:b/>
                <w:spacing w:val="-4"/>
                <w:sz w:val="20"/>
              </w:rPr>
              <w:t>Unit</w:t>
            </w:r>
          </w:p>
        </w:tc>
      </w:tr>
      <w:tr w:rsidR="007F257B" w:rsidRPr="00E60ED9" w14:paraId="011CAC27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B44052C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DES</w:t>
            </w:r>
            <w:r w:rsidRPr="00E60ED9">
              <w:rPr>
                <w:rFonts w:ascii="Bookman Old Style"/>
                <w:i/>
                <w:spacing w:val="-2"/>
                <w:sz w:val="20"/>
                <w:vertAlign w:val="subscript"/>
              </w:rPr>
              <w:t>e,i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pacing w:val="-2"/>
                <w:sz w:val="20"/>
              </w:rPr>
              <w:t>Delivered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ex-ship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cost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from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exporter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e</w:t>
            </w:r>
            <w:r w:rsidRPr="00E60ED9">
              <w:rPr>
                <w:rFonts w:ascii="Bookman Old Style"/>
                <w:i/>
                <w:spacing w:val="-8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to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importer</w:t>
            </w:r>
            <w:r w:rsidRPr="00E60ED9">
              <w:rPr>
                <w:spacing w:val="2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1B873B8F" w14:textId="77777777" w:rsidR="007F257B" w:rsidRPr="00E60ED9" w:rsidRDefault="00FF3C28">
            <w:pPr>
              <w:pStyle w:val="TableParagraph"/>
              <w:spacing w:before="58"/>
              <w:ind w:right="116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See</w:t>
            </w:r>
            <w:r w:rsidRPr="00E60ED9">
              <w:rPr>
                <w:spacing w:val="-6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Appendix</w:t>
            </w:r>
            <w:r w:rsidRPr="00E60ED9">
              <w:rPr>
                <w:spacing w:val="-5"/>
                <w:sz w:val="20"/>
              </w:rPr>
              <w:t xml:space="preserve"> </w:t>
            </w:r>
            <w:hyperlink w:anchor="_bookmark115" w:history="1">
              <w:r w:rsidRPr="00E60ED9">
                <w:rPr>
                  <w:spacing w:val="-10"/>
                  <w:sz w:val="20"/>
                </w:rPr>
                <w:t>B</w:t>
              </w:r>
            </w:hyperlink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2E0496DF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MMBtu</w:t>
            </w:r>
          </w:p>
        </w:tc>
      </w:tr>
      <w:tr w:rsidR="007F257B" w:rsidRPr="00E60ED9" w14:paraId="7CCDFC14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404FE0E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4"/>
                <w:sz w:val="20"/>
              </w:rPr>
              <w:t>BEP</w:t>
            </w:r>
            <w:r w:rsidRPr="00E60ED9">
              <w:rPr>
                <w:rFonts w:ascii="Bookman Old Style"/>
                <w:i/>
                <w:spacing w:val="-4"/>
                <w:sz w:val="20"/>
                <w:vertAlign w:val="subscript"/>
              </w:rPr>
              <w:t>e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pacing w:val="-2"/>
                <w:sz w:val="20"/>
              </w:rPr>
              <w:t>Break-even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price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of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rFonts w:ascii="Bookman Old Style"/>
                <w:i/>
                <w:spacing w:val="-10"/>
                <w:sz w:val="20"/>
              </w:rPr>
              <w:t>e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0E93272C" w14:textId="77777777" w:rsidR="007F257B" w:rsidRPr="00E60ED9" w:rsidRDefault="00FF3C28">
            <w:pPr>
              <w:pStyle w:val="TableParagraph"/>
              <w:spacing w:before="58"/>
              <w:ind w:right="116"/>
              <w:rPr>
                <w:sz w:val="20"/>
              </w:rPr>
            </w:pPr>
            <w:r w:rsidRPr="00E60ED9">
              <w:rPr>
                <w:sz w:val="20"/>
              </w:rPr>
              <w:t>See</w:t>
            </w:r>
            <w:r w:rsidRPr="00E60ED9">
              <w:rPr>
                <w:spacing w:val="6"/>
                <w:sz w:val="20"/>
              </w:rPr>
              <w:t xml:space="preserve"> </w:t>
            </w:r>
            <w:r w:rsidRPr="00E60ED9">
              <w:rPr>
                <w:sz w:val="20"/>
              </w:rPr>
              <w:t>Table</w:t>
            </w:r>
            <w:r w:rsidRPr="00E60ED9">
              <w:rPr>
                <w:spacing w:val="7"/>
                <w:sz w:val="20"/>
              </w:rPr>
              <w:t xml:space="preserve"> </w:t>
            </w:r>
            <w:hyperlink w:anchor="_bookmark113" w:history="1">
              <w:r w:rsidRPr="00E60ED9">
                <w:rPr>
                  <w:spacing w:val="-10"/>
                  <w:sz w:val="20"/>
                </w:rPr>
                <w:t>5</w:t>
              </w:r>
            </w:hyperlink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3E5277E2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MMBtu</w:t>
            </w:r>
          </w:p>
        </w:tc>
      </w:tr>
      <w:tr w:rsidR="007F257B" w:rsidRPr="00E60ED9" w14:paraId="787D3F77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54C8973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TC</w:t>
            </w:r>
            <w:r w:rsidRPr="00E60ED9">
              <w:rPr>
                <w:rFonts w:ascii="Bookman Old Style"/>
                <w:i/>
                <w:spacing w:val="-2"/>
                <w:sz w:val="20"/>
                <w:vertAlign w:val="subscript"/>
              </w:rPr>
              <w:t>e,i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Transportation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z w:val="20"/>
              </w:rPr>
              <w:t>cost</w:t>
            </w:r>
            <w:r w:rsidRPr="00E60ED9">
              <w:rPr>
                <w:spacing w:val="4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rFonts w:ascii="Bookman Old Style"/>
                <w:i/>
                <w:sz w:val="20"/>
              </w:rPr>
              <w:t>e</w:t>
            </w:r>
            <w:r w:rsidRPr="00E60ED9">
              <w:rPr>
                <w:rFonts w:ascii="Bookman Old Style"/>
                <w:i/>
                <w:spacing w:val="-6"/>
                <w:sz w:val="20"/>
              </w:rPr>
              <w:t xml:space="preserve"> </w:t>
            </w:r>
            <w:r w:rsidRPr="00E60ED9">
              <w:rPr>
                <w:sz w:val="20"/>
              </w:rPr>
              <w:t>to</w:t>
            </w:r>
            <w:r w:rsidRPr="00E60ED9">
              <w:rPr>
                <w:spacing w:val="4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6441AFC1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47007B0B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MMBtu</w:t>
            </w:r>
          </w:p>
        </w:tc>
      </w:tr>
      <w:tr w:rsidR="007F257B" w:rsidRPr="00E60ED9" w14:paraId="719D4932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7F8BCB3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CC</w:t>
            </w:r>
            <w:r w:rsidRPr="00E60ED9">
              <w:rPr>
                <w:rFonts w:ascii="Bookman Old Style"/>
                <w:i/>
                <w:spacing w:val="-2"/>
                <w:sz w:val="20"/>
                <w:vertAlign w:val="subscript"/>
              </w:rPr>
              <w:t>e,i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Cost</w:t>
            </w:r>
            <w:r w:rsidRPr="00E60ED9">
              <w:rPr>
                <w:spacing w:val="-4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-4"/>
                <w:sz w:val="20"/>
              </w:rPr>
              <w:t xml:space="preserve"> </w:t>
            </w:r>
            <w:r w:rsidRPr="00E60ED9">
              <w:rPr>
                <w:sz w:val="20"/>
              </w:rPr>
              <w:t>chartering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-4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carrier</w:t>
            </w:r>
            <w:r w:rsidRPr="00E60ED9">
              <w:rPr>
                <w:spacing w:val="-4"/>
                <w:sz w:val="20"/>
              </w:rPr>
              <w:t xml:space="preserve"> </w:t>
            </w:r>
            <w:r w:rsidRPr="00E60ED9">
              <w:rPr>
                <w:sz w:val="20"/>
              </w:rPr>
              <w:t>between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rFonts w:ascii="Bookman Old Style"/>
                <w:i/>
                <w:sz w:val="20"/>
              </w:rPr>
              <w:t>e</w:t>
            </w:r>
            <w:r w:rsidRPr="00E60ED9">
              <w:rPr>
                <w:rFonts w:ascii="Bookman Old Style"/>
                <w:i/>
                <w:spacing w:val="-14"/>
                <w:sz w:val="20"/>
              </w:rPr>
              <w:t xml:space="preserve"> </w:t>
            </w:r>
            <w:r w:rsidRPr="00E60ED9">
              <w:rPr>
                <w:sz w:val="20"/>
              </w:rPr>
              <w:t>and</w:t>
            </w:r>
            <w:r w:rsidRPr="00E60ED9">
              <w:rPr>
                <w:spacing w:val="-3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1C6C24A1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7BC5E2DE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MMBtu</w:t>
            </w:r>
          </w:p>
        </w:tc>
      </w:tr>
      <w:tr w:rsidR="007F257B" w:rsidRPr="00E60ED9" w14:paraId="64845D54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0DE865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FC</w:t>
            </w:r>
            <w:r w:rsidRPr="00E60ED9">
              <w:rPr>
                <w:rFonts w:ascii="Bookman Old Style"/>
                <w:i/>
                <w:spacing w:val="-2"/>
                <w:sz w:val="20"/>
                <w:vertAlign w:val="subscript"/>
              </w:rPr>
              <w:t>e,i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Fuel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cost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-2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carrier</w:t>
            </w:r>
            <w:r w:rsidRPr="00E60ED9">
              <w:rPr>
                <w:spacing w:val="-2"/>
                <w:sz w:val="20"/>
              </w:rPr>
              <w:t xml:space="preserve"> </w:t>
            </w:r>
            <w:r w:rsidRPr="00E60ED9">
              <w:rPr>
                <w:sz w:val="20"/>
              </w:rPr>
              <w:t>between</w:t>
            </w:r>
            <w:r w:rsidRPr="00E60ED9">
              <w:rPr>
                <w:spacing w:val="-4"/>
                <w:sz w:val="20"/>
              </w:rPr>
              <w:t xml:space="preserve"> </w:t>
            </w:r>
            <w:r w:rsidRPr="00E60ED9">
              <w:rPr>
                <w:rFonts w:ascii="Bookman Old Style"/>
                <w:i/>
                <w:sz w:val="20"/>
              </w:rPr>
              <w:t>e</w:t>
            </w:r>
            <w:r w:rsidRPr="00E60ED9">
              <w:rPr>
                <w:rFonts w:ascii="Bookman Old Style"/>
                <w:i/>
                <w:spacing w:val="-12"/>
                <w:sz w:val="20"/>
              </w:rPr>
              <w:t xml:space="preserve"> </w:t>
            </w:r>
            <w:r w:rsidRPr="00E60ED9">
              <w:rPr>
                <w:sz w:val="20"/>
              </w:rPr>
              <w:t>and</w:t>
            </w:r>
            <w:r w:rsidRPr="00E60ED9">
              <w:rPr>
                <w:spacing w:val="-3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42992D74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09718EEA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MMBtu</w:t>
            </w:r>
          </w:p>
        </w:tc>
      </w:tr>
      <w:tr w:rsidR="007F257B" w:rsidRPr="00E60ED9" w14:paraId="1A2A09F5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4FD53CE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BC</w:t>
            </w:r>
            <w:r w:rsidRPr="00E60ED9">
              <w:rPr>
                <w:rFonts w:ascii="Bookman Old Style"/>
                <w:i/>
                <w:spacing w:val="-2"/>
                <w:sz w:val="20"/>
                <w:vertAlign w:val="subscript"/>
              </w:rPr>
              <w:t>e,i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proofErr w:type="spellStart"/>
            <w:r w:rsidRPr="00E60ED9">
              <w:rPr>
                <w:sz w:val="20"/>
              </w:rPr>
              <w:t>Boil</w:t>
            </w:r>
            <w:ins w:id="1609" w:author="Author" w:date="2024-02-01T11:05:00Z">
              <w:r w:rsidR="00473A52">
                <w:rPr>
                  <w:sz w:val="20"/>
                </w:rPr>
                <w:t>off</w:t>
              </w:r>
            </w:ins>
            <w:proofErr w:type="spellEnd"/>
            <w:del w:id="1610" w:author="Author" w:date="2024-02-01T11:05:00Z">
              <w:r w:rsidRPr="00E60ED9" w:rsidDel="00473A52">
                <w:rPr>
                  <w:sz w:val="20"/>
                </w:rPr>
                <w:delText>-off</w:delText>
              </w:r>
            </w:del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cost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-4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carrier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between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rFonts w:ascii="Bookman Old Style"/>
                <w:i/>
                <w:sz w:val="20"/>
              </w:rPr>
              <w:t>e</w:t>
            </w:r>
            <w:r w:rsidRPr="00E60ED9">
              <w:rPr>
                <w:rFonts w:ascii="Bookman Old Style"/>
                <w:i/>
                <w:spacing w:val="-13"/>
                <w:sz w:val="20"/>
              </w:rPr>
              <w:t xml:space="preserve"> </w:t>
            </w:r>
            <w:r w:rsidRPr="00E60ED9">
              <w:rPr>
                <w:sz w:val="20"/>
              </w:rPr>
              <w:t>and</w:t>
            </w:r>
            <w:r w:rsidRPr="00E60ED9">
              <w:rPr>
                <w:spacing w:val="-3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4584DC14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14FBC7BB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MMBtu</w:t>
            </w:r>
          </w:p>
        </w:tc>
      </w:tr>
      <w:tr w:rsidR="007F257B" w:rsidRPr="00E60ED9" w14:paraId="688668B9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9CCB83F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FEE</w:t>
            </w:r>
            <w:r w:rsidRPr="00E60ED9">
              <w:rPr>
                <w:rFonts w:ascii="Bookman Old Style"/>
                <w:i/>
                <w:spacing w:val="-2"/>
                <w:sz w:val="20"/>
                <w:vertAlign w:val="subscript"/>
              </w:rPr>
              <w:t>e,i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Fee</w:t>
            </w:r>
            <w:r w:rsidRPr="00E60ED9">
              <w:rPr>
                <w:spacing w:val="-2"/>
                <w:sz w:val="20"/>
              </w:rPr>
              <w:t xml:space="preserve"> </w:t>
            </w:r>
            <w:r w:rsidRPr="00E60ED9">
              <w:rPr>
                <w:sz w:val="20"/>
              </w:rPr>
              <w:t>cost</w:t>
            </w:r>
            <w:r w:rsidRPr="00E60ED9">
              <w:rPr>
                <w:spacing w:val="-2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-2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-1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-2"/>
                <w:sz w:val="20"/>
              </w:rPr>
              <w:t xml:space="preserve"> </w:t>
            </w:r>
            <w:r w:rsidRPr="00E60ED9">
              <w:rPr>
                <w:sz w:val="20"/>
              </w:rPr>
              <w:t>carrier</w:t>
            </w:r>
            <w:r w:rsidRPr="00E60ED9">
              <w:rPr>
                <w:spacing w:val="-2"/>
                <w:sz w:val="20"/>
              </w:rPr>
              <w:t xml:space="preserve"> </w:t>
            </w:r>
            <w:r w:rsidRPr="00E60ED9">
              <w:rPr>
                <w:sz w:val="20"/>
              </w:rPr>
              <w:t>between</w:t>
            </w:r>
            <w:r w:rsidRPr="00E60ED9">
              <w:rPr>
                <w:spacing w:val="-2"/>
                <w:sz w:val="20"/>
              </w:rPr>
              <w:t xml:space="preserve"> </w:t>
            </w:r>
            <w:r w:rsidRPr="00E60ED9">
              <w:rPr>
                <w:rFonts w:ascii="Bookman Old Style"/>
                <w:i/>
                <w:sz w:val="20"/>
              </w:rPr>
              <w:t>e</w:t>
            </w:r>
            <w:r w:rsidRPr="00E60ED9">
              <w:rPr>
                <w:rFonts w:ascii="Bookman Old Style"/>
                <w:i/>
                <w:spacing w:val="-12"/>
                <w:sz w:val="20"/>
              </w:rPr>
              <w:t xml:space="preserve"> </w:t>
            </w:r>
            <w:r w:rsidRPr="00E60ED9">
              <w:rPr>
                <w:sz w:val="20"/>
              </w:rPr>
              <w:t>and</w:t>
            </w:r>
            <w:r w:rsidRPr="00E60ED9">
              <w:rPr>
                <w:spacing w:val="-2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1DC5243A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2F0B88A8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MMBtu</w:t>
            </w:r>
          </w:p>
        </w:tc>
      </w:tr>
      <w:tr w:rsidR="007F257B" w:rsidRPr="00E60ED9" w14:paraId="208B8F80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76C7D4B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sz w:val="20"/>
              </w:rPr>
            </w:pPr>
            <w:r w:rsidRPr="00E60ED9">
              <w:rPr>
                <w:rFonts w:ascii="Bookman Old Style"/>
                <w:i/>
                <w:spacing w:val="8"/>
                <w:sz w:val="20"/>
              </w:rPr>
              <w:t>PC</w:t>
            </w:r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Port</w:t>
            </w:r>
            <w:r w:rsidRPr="00E60ED9">
              <w:rPr>
                <w:spacing w:val="7"/>
                <w:sz w:val="20"/>
              </w:rPr>
              <w:t xml:space="preserve"> </w:t>
            </w:r>
            <w:r w:rsidRPr="00E60ED9">
              <w:rPr>
                <w:sz w:val="20"/>
              </w:rPr>
              <w:t>cost</w:t>
            </w:r>
            <w:r w:rsidRPr="00E60ED9">
              <w:rPr>
                <w:spacing w:val="9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9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9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10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carrier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680F51ED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2EC6ED55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MMBtu</w:t>
            </w:r>
          </w:p>
        </w:tc>
      </w:tr>
      <w:tr w:rsidR="007F257B" w:rsidRPr="00E60ED9" w14:paraId="56E80B66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50CEF21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HeelRate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Heel</w:t>
            </w:r>
            <w:r w:rsidRPr="00E60ED9">
              <w:rPr>
                <w:spacing w:val="-1"/>
                <w:sz w:val="20"/>
              </w:rPr>
              <w:t xml:space="preserve"> </w:t>
            </w:r>
            <w:r w:rsidRPr="00E60ED9">
              <w:rPr>
                <w:sz w:val="20"/>
              </w:rPr>
              <w:t>rate</w:t>
            </w:r>
            <w:r w:rsidRPr="00E60ED9">
              <w:rPr>
                <w:spacing w:val="1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1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carrier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7C3E7F5B" w14:textId="77777777" w:rsidR="007F257B" w:rsidRPr="00E60ED9" w:rsidRDefault="00FF3C28">
            <w:pPr>
              <w:pStyle w:val="TableParagraph"/>
              <w:spacing w:before="58"/>
              <w:ind w:right="115"/>
              <w:rPr>
                <w:sz w:val="20"/>
              </w:rPr>
            </w:pPr>
            <w:r w:rsidRPr="00E60ED9">
              <w:rPr>
                <w:spacing w:val="-10"/>
                <w:sz w:val="20"/>
              </w:rPr>
              <w:t>4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04A8B302" w14:textId="77777777" w:rsidR="007F257B" w:rsidRPr="00E60ED9" w:rsidRDefault="00FF3C28">
            <w:pPr>
              <w:pStyle w:val="TableParagraph"/>
              <w:spacing w:before="58"/>
              <w:ind w:right="113"/>
              <w:rPr>
                <w:sz w:val="20"/>
              </w:rPr>
            </w:pPr>
            <w:r w:rsidRPr="00E60ED9">
              <w:rPr>
                <w:spacing w:val="-10"/>
                <w:sz w:val="20"/>
              </w:rPr>
              <w:t>%</w:t>
            </w:r>
          </w:p>
        </w:tc>
      </w:tr>
      <w:tr w:rsidR="007F257B" w:rsidRPr="00E60ED9" w14:paraId="425738D1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F0A2053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Time</w:t>
            </w:r>
            <w:r w:rsidRPr="00E60ED9">
              <w:rPr>
                <w:rFonts w:ascii="Bookman Old Style"/>
                <w:i/>
                <w:spacing w:val="-2"/>
                <w:sz w:val="20"/>
                <w:vertAlign w:val="subscript"/>
              </w:rPr>
              <w:t>e,i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Time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for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transporting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between</w:t>
            </w:r>
            <w:r w:rsidRPr="00E60ED9">
              <w:rPr>
                <w:spacing w:val="-4"/>
                <w:sz w:val="20"/>
              </w:rPr>
              <w:t xml:space="preserve"> </w:t>
            </w:r>
            <w:r w:rsidRPr="00E60ED9">
              <w:rPr>
                <w:rFonts w:ascii="Bookman Old Style"/>
                <w:i/>
                <w:sz w:val="20"/>
              </w:rPr>
              <w:t>e</w:t>
            </w:r>
            <w:r w:rsidRPr="00E60ED9">
              <w:rPr>
                <w:rFonts w:ascii="Bookman Old Style"/>
                <w:i/>
                <w:spacing w:val="-15"/>
                <w:sz w:val="20"/>
              </w:rPr>
              <w:t xml:space="preserve"> </w:t>
            </w:r>
            <w:r w:rsidRPr="00E60ED9">
              <w:rPr>
                <w:sz w:val="20"/>
              </w:rPr>
              <w:t>and</w:t>
            </w:r>
            <w:r w:rsidRPr="00E60ED9">
              <w:rPr>
                <w:spacing w:val="-5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6286C294" w14:textId="77777777" w:rsidR="007F257B" w:rsidRPr="00E60ED9" w:rsidRDefault="00FF3C28">
            <w:pPr>
              <w:pStyle w:val="TableParagraph"/>
              <w:spacing w:before="58"/>
              <w:ind w:right="116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See</w:t>
            </w:r>
            <w:r w:rsidRPr="00E60ED9">
              <w:rPr>
                <w:spacing w:val="-6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Appendix</w:t>
            </w:r>
            <w:r w:rsidRPr="00E60ED9">
              <w:rPr>
                <w:spacing w:val="-5"/>
                <w:sz w:val="20"/>
              </w:rPr>
              <w:t xml:space="preserve"> </w:t>
            </w:r>
            <w:hyperlink w:anchor="_bookmark115" w:history="1">
              <w:r w:rsidRPr="00E60ED9">
                <w:rPr>
                  <w:spacing w:val="-10"/>
                  <w:sz w:val="20"/>
                </w:rPr>
                <w:t>B</w:t>
              </w:r>
            </w:hyperlink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66E38AF8" w14:textId="77777777" w:rsidR="007F257B" w:rsidRPr="00E60ED9" w:rsidRDefault="00FF3C28">
            <w:pPr>
              <w:pStyle w:val="TableParagraph"/>
              <w:spacing w:before="58"/>
              <w:ind w:right="116"/>
              <w:rPr>
                <w:sz w:val="20"/>
              </w:rPr>
            </w:pPr>
            <w:r w:rsidRPr="00E60ED9">
              <w:rPr>
                <w:spacing w:val="-5"/>
                <w:sz w:val="20"/>
              </w:rPr>
              <w:t>day</w:t>
            </w:r>
          </w:p>
        </w:tc>
      </w:tr>
      <w:tr w:rsidR="007F257B" w:rsidRPr="00E60ED9" w14:paraId="7D7170CD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72B72E8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Distance</w:t>
            </w:r>
            <w:r w:rsidRPr="00E60ED9">
              <w:rPr>
                <w:rFonts w:ascii="Bookman Old Style"/>
                <w:i/>
                <w:spacing w:val="-2"/>
                <w:sz w:val="20"/>
                <w:vertAlign w:val="subscript"/>
              </w:rPr>
              <w:t>e,i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pacing w:val="-2"/>
                <w:sz w:val="20"/>
              </w:rPr>
              <w:t>Distance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for</w:t>
            </w:r>
            <w:r w:rsidRPr="00E60ED9">
              <w:rPr>
                <w:spacing w:val="4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transporting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LNG</w:t>
            </w:r>
            <w:r w:rsidRPr="00E60ED9">
              <w:rPr>
                <w:spacing w:val="4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between</w:t>
            </w:r>
            <w:r w:rsidRPr="00E60ED9">
              <w:rPr>
                <w:spacing w:val="4"/>
                <w:sz w:val="20"/>
              </w:rPr>
              <w:t xml:space="preserve"> 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e</w:t>
            </w:r>
            <w:r w:rsidRPr="00E60ED9">
              <w:rPr>
                <w:rFonts w:ascii="Bookman Old Style"/>
                <w:i/>
                <w:spacing w:val="-7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and</w:t>
            </w:r>
            <w:r w:rsidRPr="00E60ED9">
              <w:rPr>
                <w:spacing w:val="4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48E404F9" w14:textId="77777777" w:rsidR="007F257B" w:rsidRPr="00E60ED9" w:rsidRDefault="00FF3C28">
            <w:pPr>
              <w:pStyle w:val="TableParagraph"/>
              <w:spacing w:before="58"/>
              <w:ind w:right="116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See</w:t>
            </w:r>
            <w:r w:rsidRPr="00E60ED9">
              <w:rPr>
                <w:spacing w:val="-6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Appendix</w:t>
            </w:r>
            <w:r w:rsidRPr="00E60ED9">
              <w:rPr>
                <w:spacing w:val="-5"/>
                <w:sz w:val="20"/>
              </w:rPr>
              <w:t xml:space="preserve"> </w:t>
            </w:r>
            <w:hyperlink w:anchor="_bookmark115" w:history="1">
              <w:r w:rsidRPr="00E60ED9">
                <w:rPr>
                  <w:spacing w:val="-10"/>
                  <w:sz w:val="20"/>
                </w:rPr>
                <w:t>B</w:t>
              </w:r>
            </w:hyperlink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6E9FA45D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5"/>
                <w:sz w:val="20"/>
              </w:rPr>
              <w:t>km</w:t>
            </w:r>
          </w:p>
        </w:tc>
      </w:tr>
      <w:tr w:rsidR="007F257B" w:rsidRPr="00E60ED9" w14:paraId="3CF736E1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40173C5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sz w:val="20"/>
              </w:rPr>
            </w:pPr>
            <w:r w:rsidRPr="00E60ED9">
              <w:rPr>
                <w:rFonts w:ascii="Bookman Old Style"/>
                <w:i/>
                <w:spacing w:val="-2"/>
                <w:sz w:val="20"/>
              </w:rPr>
              <w:t>Speed</w:t>
            </w:r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 xml:space="preserve">Speed of an LNG </w:t>
            </w:r>
            <w:r w:rsidRPr="00E60ED9">
              <w:rPr>
                <w:spacing w:val="-2"/>
                <w:sz w:val="20"/>
              </w:rPr>
              <w:t>carrier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46C2F374" w14:textId="77777777" w:rsidR="007F257B" w:rsidRPr="00E60ED9" w:rsidRDefault="00FF3C28">
            <w:pPr>
              <w:pStyle w:val="TableParagraph"/>
              <w:spacing w:before="58"/>
              <w:ind w:right="115"/>
              <w:rPr>
                <w:sz w:val="20"/>
              </w:rPr>
            </w:pPr>
            <w:r w:rsidRPr="00E60ED9">
              <w:rPr>
                <w:spacing w:val="-5"/>
                <w:sz w:val="20"/>
              </w:rPr>
              <w:t>17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40028D65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knots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hour</w:t>
            </w:r>
          </w:p>
        </w:tc>
      </w:tr>
      <w:tr w:rsidR="007F257B" w:rsidRPr="00E60ED9" w14:paraId="0902BF3F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30131BF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CharterRate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Charter</w:t>
            </w:r>
            <w:r w:rsidRPr="00E60ED9">
              <w:rPr>
                <w:spacing w:val="7"/>
                <w:sz w:val="20"/>
              </w:rPr>
              <w:t xml:space="preserve"> </w:t>
            </w:r>
            <w:r w:rsidRPr="00E60ED9">
              <w:rPr>
                <w:sz w:val="20"/>
              </w:rPr>
              <w:t>rate</w:t>
            </w:r>
            <w:r w:rsidRPr="00E60ED9">
              <w:rPr>
                <w:spacing w:val="8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7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8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7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carrier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0FDE6EB1" w14:textId="77777777" w:rsidR="007F257B" w:rsidRPr="00E60ED9" w:rsidRDefault="00FF3C28">
            <w:pPr>
              <w:pStyle w:val="TableParagraph"/>
              <w:spacing w:before="58"/>
              <w:ind w:right="115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69</w:t>
            </w:r>
            <w:r w:rsidRPr="00E60ED9">
              <w:rPr>
                <w:spacing w:val="-15"/>
                <w:sz w:val="20"/>
              </w:rPr>
              <w:t xml:space="preserve"> </w:t>
            </w:r>
            <w:r w:rsidRPr="00E60ED9">
              <w:rPr>
                <w:spacing w:val="-5"/>
                <w:sz w:val="20"/>
              </w:rPr>
              <w:t>340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63492AFB" w14:textId="77777777" w:rsidR="007F257B" w:rsidRPr="00E60ED9" w:rsidRDefault="00FF3C28">
            <w:pPr>
              <w:pStyle w:val="TableParagraph"/>
              <w:spacing w:before="58"/>
              <w:ind w:right="117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day</w:t>
            </w:r>
          </w:p>
        </w:tc>
      </w:tr>
      <w:tr w:rsidR="007F257B" w:rsidRPr="00E60ED9" w14:paraId="6DE49A38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96F821E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sz w:val="20"/>
              </w:rPr>
            </w:pPr>
            <w:r w:rsidRPr="00E60ED9">
              <w:rPr>
                <w:rFonts w:ascii="Bookman Old Style" w:hAnsi="Bookman Old Style"/>
                <w:i/>
                <w:spacing w:val="-2"/>
                <w:sz w:val="20"/>
              </w:rPr>
              <w:t>Bunker</w:t>
            </w:r>
            <w:r w:rsidRPr="00E60ED9">
              <w:rPr>
                <w:rFonts w:ascii="Bookman Old Style" w:hAns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Weight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z w:val="20"/>
              </w:rPr>
              <w:t>carrier’s</w:t>
            </w:r>
            <w:r w:rsidRPr="00E60ED9">
              <w:rPr>
                <w:spacing w:val="-3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bunker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55DF9582" w14:textId="77777777" w:rsidR="007F257B" w:rsidRPr="00E60ED9" w:rsidRDefault="00FF3C28">
            <w:pPr>
              <w:pStyle w:val="TableParagraph"/>
              <w:spacing w:before="58"/>
              <w:ind w:right="116"/>
              <w:rPr>
                <w:sz w:val="20"/>
              </w:rPr>
            </w:pPr>
            <w:r w:rsidRPr="00E60ED9">
              <w:rPr>
                <w:spacing w:val="-5"/>
                <w:sz w:val="20"/>
              </w:rPr>
              <w:t>100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7D77898B" w14:textId="77777777" w:rsidR="007F257B" w:rsidRPr="00E60ED9" w:rsidRDefault="00FF3C28">
            <w:pPr>
              <w:pStyle w:val="TableParagraph"/>
              <w:spacing w:before="58"/>
              <w:ind w:right="117"/>
              <w:rPr>
                <w:sz w:val="20"/>
              </w:rPr>
            </w:pPr>
            <w:proofErr w:type="spellStart"/>
            <w:r w:rsidRPr="00E60ED9">
              <w:rPr>
                <w:spacing w:val="-2"/>
                <w:sz w:val="20"/>
              </w:rPr>
              <w:t>Mton</w:t>
            </w:r>
            <w:proofErr w:type="spellEnd"/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day</w:t>
            </w:r>
          </w:p>
        </w:tc>
      </w:tr>
      <w:tr w:rsidR="007F257B" w:rsidRPr="00E60ED9" w14:paraId="4CF49C95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5FD58F1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sz w:val="20"/>
              </w:rPr>
            </w:pPr>
            <w:proofErr w:type="spellStart"/>
            <w:r w:rsidRPr="00E60ED9">
              <w:rPr>
                <w:rFonts w:ascii="Bookman Old Style" w:hAnsi="Bookman Old Style"/>
                <w:i/>
                <w:spacing w:val="-2"/>
                <w:sz w:val="20"/>
              </w:rPr>
              <w:t>EmptyBunker</w:t>
            </w:r>
            <w:proofErr w:type="spellEnd"/>
            <w:r w:rsidRPr="00E60ED9">
              <w:rPr>
                <w:rFonts w:ascii="Bookman Old Style" w:hAns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Weight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empty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z w:val="20"/>
              </w:rPr>
              <w:t>carrier’s</w:t>
            </w:r>
            <w:r w:rsidRPr="00E60ED9">
              <w:rPr>
                <w:spacing w:val="-5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bunker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134A0679" w14:textId="77777777" w:rsidR="007F257B" w:rsidRPr="00E60ED9" w:rsidRDefault="00FF3C28">
            <w:pPr>
              <w:pStyle w:val="TableParagraph"/>
              <w:spacing w:before="58"/>
              <w:ind w:right="115"/>
              <w:rPr>
                <w:sz w:val="20"/>
              </w:rPr>
            </w:pPr>
            <w:r w:rsidRPr="00E60ED9">
              <w:rPr>
                <w:spacing w:val="-5"/>
                <w:sz w:val="20"/>
              </w:rPr>
              <w:t>25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19E6F93F" w14:textId="77777777" w:rsidR="007F257B" w:rsidRPr="00E60ED9" w:rsidRDefault="00FF3C28">
            <w:pPr>
              <w:pStyle w:val="TableParagraph"/>
              <w:spacing w:before="58"/>
              <w:ind w:right="117"/>
              <w:rPr>
                <w:sz w:val="20"/>
              </w:rPr>
            </w:pPr>
            <w:proofErr w:type="spellStart"/>
            <w:r w:rsidRPr="00E60ED9">
              <w:rPr>
                <w:spacing w:val="-2"/>
                <w:sz w:val="20"/>
              </w:rPr>
              <w:t>Mton</w:t>
            </w:r>
            <w:proofErr w:type="spellEnd"/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day</w:t>
            </w:r>
          </w:p>
        </w:tc>
      </w:tr>
      <w:tr w:rsidR="007F257B" w:rsidRPr="00E60ED9" w14:paraId="0CDE1B7E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F27F0E5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sz w:val="20"/>
              </w:rPr>
            </w:pPr>
            <w:proofErr w:type="spellStart"/>
            <w:r w:rsidRPr="00E60ED9">
              <w:rPr>
                <w:rFonts w:ascii="Bookman Old Style" w:hAnsi="Bookman Old Style"/>
                <w:i/>
                <w:spacing w:val="-2"/>
                <w:sz w:val="20"/>
              </w:rPr>
              <w:t>BunkerPrice</w:t>
            </w:r>
            <w:proofErr w:type="spellEnd"/>
            <w:r w:rsidRPr="00E60ED9">
              <w:rPr>
                <w:rFonts w:ascii="Bookman Old Style" w:hAns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Price</w:t>
            </w:r>
            <w:r w:rsidRPr="00E60ED9">
              <w:rPr>
                <w:spacing w:val="4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5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4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5"/>
                <w:sz w:val="20"/>
              </w:rPr>
              <w:t xml:space="preserve"> </w:t>
            </w:r>
            <w:r w:rsidRPr="00E60ED9">
              <w:rPr>
                <w:sz w:val="20"/>
              </w:rPr>
              <w:t>carrier’s</w:t>
            </w:r>
            <w:r w:rsidRPr="00E60ED9">
              <w:rPr>
                <w:spacing w:val="4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bunker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1A516932" w14:textId="77777777" w:rsidR="007F257B" w:rsidRPr="00E60ED9" w:rsidRDefault="00FF3C28">
            <w:pPr>
              <w:pStyle w:val="TableParagraph"/>
              <w:spacing w:before="58"/>
              <w:ind w:right="116"/>
              <w:rPr>
                <w:sz w:val="20"/>
              </w:rPr>
            </w:pPr>
            <w:r w:rsidRPr="00E60ED9">
              <w:rPr>
                <w:spacing w:val="-5"/>
                <w:sz w:val="20"/>
              </w:rPr>
              <w:t>670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403D5B23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proofErr w:type="spellStart"/>
            <w:r w:rsidRPr="00E60ED9">
              <w:rPr>
                <w:spacing w:val="-2"/>
                <w:sz w:val="20"/>
              </w:rPr>
              <w:t>Mton</w:t>
            </w:r>
            <w:proofErr w:type="spellEnd"/>
          </w:p>
        </w:tc>
      </w:tr>
      <w:tr w:rsidR="007F257B" w:rsidRPr="00E60ED9" w14:paraId="61354938" w14:textId="77777777">
        <w:trPr>
          <w:trHeight w:val="356"/>
        </w:trPr>
        <w:tc>
          <w:tcPr>
            <w:tcW w:w="68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FD17914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BoilOff</w:t>
            </w:r>
            <w:proofErr w:type="spellEnd"/>
            <w:r w:rsidRPr="00E60ED9">
              <w:rPr>
                <w:rFonts w:ascii="Bookman Old Style"/>
                <w:i/>
                <w:sz w:val="20"/>
              </w:rPr>
              <w:tab/>
            </w:r>
            <w:proofErr w:type="spellStart"/>
            <w:r w:rsidRPr="00E60ED9">
              <w:rPr>
                <w:sz w:val="20"/>
              </w:rPr>
              <w:t>Boil</w:t>
            </w:r>
            <w:ins w:id="1611" w:author="Author" w:date="2024-02-01T11:05:00Z">
              <w:r w:rsidR="00473A52">
                <w:rPr>
                  <w:sz w:val="20"/>
                </w:rPr>
                <w:t>off</w:t>
              </w:r>
            </w:ins>
            <w:proofErr w:type="spellEnd"/>
            <w:del w:id="1612" w:author="Author" w:date="2024-02-01T11:05:00Z">
              <w:r w:rsidRPr="00E60ED9" w:rsidDel="00473A52">
                <w:rPr>
                  <w:sz w:val="20"/>
                </w:rPr>
                <w:delText>-off</w:delText>
              </w:r>
            </w:del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z w:val="20"/>
              </w:rPr>
              <w:t>rate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z w:val="20"/>
              </w:rPr>
              <w:t>carrier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z w:val="20"/>
              </w:rPr>
              <w:t>(share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z w:val="20"/>
              </w:rPr>
              <w:t>on</w:t>
            </w:r>
            <w:r w:rsidRPr="00E60ED9">
              <w:rPr>
                <w:spacing w:val="3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bunker)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621ED8F8" w14:textId="77777777" w:rsidR="007F257B" w:rsidRPr="00E60ED9" w:rsidRDefault="00FF3C28">
            <w:pPr>
              <w:pStyle w:val="TableParagraph"/>
              <w:spacing w:before="58"/>
              <w:ind w:right="115"/>
              <w:rPr>
                <w:sz w:val="20"/>
              </w:rPr>
            </w:pPr>
            <w:r w:rsidRPr="00E60ED9">
              <w:rPr>
                <w:spacing w:val="-5"/>
                <w:sz w:val="20"/>
              </w:rPr>
              <w:t>0.1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547680BA" w14:textId="77777777" w:rsidR="007F257B" w:rsidRPr="00E60ED9" w:rsidRDefault="00FF3C28">
            <w:pPr>
              <w:pStyle w:val="TableParagraph"/>
              <w:spacing w:before="58"/>
              <w:ind w:right="113"/>
              <w:rPr>
                <w:sz w:val="20"/>
              </w:rPr>
            </w:pPr>
            <w:r w:rsidRPr="00E60ED9">
              <w:rPr>
                <w:spacing w:val="-10"/>
                <w:sz w:val="20"/>
              </w:rPr>
              <w:t>%</w:t>
            </w:r>
          </w:p>
        </w:tc>
      </w:tr>
      <w:tr w:rsidR="007F257B" w:rsidRPr="00E60ED9" w14:paraId="1712EF48" w14:textId="77777777">
        <w:trPr>
          <w:trHeight w:val="356"/>
        </w:trPr>
        <w:tc>
          <w:tcPr>
            <w:tcW w:w="6862" w:type="dxa"/>
            <w:gridSpan w:val="2"/>
          </w:tcPr>
          <w:p w14:paraId="5446C787" w14:textId="77777777" w:rsidR="007F257B" w:rsidRPr="00E60ED9" w:rsidRDefault="00FF3C28">
            <w:pPr>
              <w:pStyle w:val="TableParagraph"/>
              <w:tabs>
                <w:tab w:val="left" w:pos="1991"/>
              </w:tabs>
              <w:spacing w:before="58"/>
              <w:ind w:left="126"/>
              <w:jc w:val="left"/>
              <w:rPr>
                <w:sz w:val="20"/>
              </w:rPr>
            </w:pPr>
            <w:r w:rsidRPr="00E60ED9">
              <w:rPr>
                <w:rFonts w:ascii="Bookman Old Style"/>
                <w:i/>
                <w:spacing w:val="-2"/>
                <w:sz w:val="20"/>
              </w:rPr>
              <w:t>Capacity</w:t>
            </w:r>
            <w:r w:rsidRPr="00E60ED9">
              <w:rPr>
                <w:rFonts w:ascii="Bookman Old Style"/>
                <w:i/>
                <w:sz w:val="20"/>
              </w:rPr>
              <w:tab/>
            </w:r>
            <w:r w:rsidRPr="00E60ED9">
              <w:rPr>
                <w:sz w:val="20"/>
              </w:rPr>
              <w:t>Transport</w:t>
            </w:r>
            <w:r w:rsidRPr="00E60ED9">
              <w:rPr>
                <w:spacing w:val="1"/>
                <w:sz w:val="20"/>
              </w:rPr>
              <w:t xml:space="preserve"> </w:t>
            </w:r>
            <w:r w:rsidRPr="00E60ED9">
              <w:rPr>
                <w:sz w:val="20"/>
              </w:rPr>
              <w:t>capacity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2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carrier</w:t>
            </w:r>
          </w:p>
        </w:tc>
        <w:tc>
          <w:tcPr>
            <w:tcW w:w="1857" w:type="dxa"/>
          </w:tcPr>
          <w:p w14:paraId="3A616C3F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160</w:t>
            </w:r>
            <w:r w:rsidRPr="00E60ED9">
              <w:rPr>
                <w:spacing w:val="-14"/>
                <w:sz w:val="20"/>
              </w:rPr>
              <w:t xml:space="preserve"> </w:t>
            </w:r>
            <w:r w:rsidRPr="00E60ED9">
              <w:rPr>
                <w:spacing w:val="-5"/>
                <w:sz w:val="20"/>
              </w:rPr>
              <w:t>000</w:t>
            </w:r>
          </w:p>
        </w:tc>
        <w:tc>
          <w:tcPr>
            <w:tcW w:w="1207" w:type="dxa"/>
          </w:tcPr>
          <w:p w14:paraId="46827D6F" w14:textId="77777777" w:rsidR="007F257B" w:rsidRPr="00E60ED9" w:rsidRDefault="00FF3C28">
            <w:pPr>
              <w:pStyle w:val="TableParagraph"/>
              <w:spacing w:before="51"/>
              <w:ind w:right="124"/>
              <w:rPr>
                <w:rFonts w:ascii="Eras Medium ITC"/>
                <w:sz w:val="14"/>
              </w:rPr>
            </w:pPr>
            <w:r w:rsidRPr="00E60ED9">
              <w:rPr>
                <w:spacing w:val="-5"/>
                <w:position w:val="-6"/>
                <w:sz w:val="20"/>
              </w:rPr>
              <w:t>m</w:t>
            </w:r>
            <w:r w:rsidRPr="00E60ED9">
              <w:rPr>
                <w:rFonts w:ascii="Eras Medium ITC"/>
                <w:spacing w:val="-5"/>
                <w:sz w:val="14"/>
              </w:rPr>
              <w:t>3</w:t>
            </w:r>
          </w:p>
        </w:tc>
      </w:tr>
      <w:tr w:rsidR="007F257B" w:rsidRPr="00E60ED9" w14:paraId="349E3D42" w14:textId="77777777">
        <w:trPr>
          <w:trHeight w:val="356"/>
        </w:trPr>
        <w:tc>
          <w:tcPr>
            <w:tcW w:w="1872" w:type="dxa"/>
            <w:tcBorders>
              <w:top w:val="single" w:sz="4" w:space="0" w:color="000000"/>
              <w:bottom w:val="single" w:sz="4" w:space="0" w:color="000000"/>
            </w:tcBorders>
          </w:tcPr>
          <w:p w14:paraId="4C725C78" w14:textId="77777777" w:rsidR="007F257B" w:rsidRPr="00E60ED9" w:rsidRDefault="00FF3C28">
            <w:pPr>
              <w:pStyle w:val="TableParagraph"/>
              <w:spacing w:before="61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8"/>
                <w:w w:val="105"/>
                <w:sz w:val="20"/>
              </w:rPr>
              <w:t>BoilOff</w:t>
            </w:r>
            <w:proofErr w:type="spellEnd"/>
            <w:r w:rsidRPr="00E60ED9">
              <w:rPr>
                <w:rFonts w:ascii="Bookman Old Style"/>
                <w:i/>
                <w:spacing w:val="-24"/>
                <w:w w:val="105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2"/>
                <w:w w:val="105"/>
                <w:sz w:val="20"/>
              </w:rPr>
              <w:t>CostRate</w:t>
            </w:r>
            <w:proofErr w:type="spellEnd"/>
          </w:p>
        </w:tc>
        <w:tc>
          <w:tcPr>
            <w:tcW w:w="4990" w:type="dxa"/>
            <w:tcBorders>
              <w:top w:val="single" w:sz="4" w:space="0" w:color="000000"/>
              <w:bottom w:val="single" w:sz="4" w:space="0" w:color="000000"/>
            </w:tcBorders>
          </w:tcPr>
          <w:p w14:paraId="5A525417" w14:textId="77777777" w:rsidR="007F257B" w:rsidRPr="00E60ED9" w:rsidRDefault="00FF3C28">
            <w:pPr>
              <w:pStyle w:val="TableParagraph"/>
              <w:spacing w:before="58"/>
              <w:ind w:left="120"/>
              <w:jc w:val="left"/>
              <w:rPr>
                <w:sz w:val="20"/>
              </w:rPr>
            </w:pPr>
            <w:proofErr w:type="spellStart"/>
            <w:r w:rsidRPr="00E60ED9">
              <w:rPr>
                <w:sz w:val="20"/>
              </w:rPr>
              <w:t>Boil</w:t>
            </w:r>
            <w:ins w:id="1613" w:author="Author" w:date="2024-02-01T11:05:00Z">
              <w:r w:rsidR="00473A52">
                <w:rPr>
                  <w:sz w:val="20"/>
                </w:rPr>
                <w:t>off</w:t>
              </w:r>
            </w:ins>
            <w:proofErr w:type="spellEnd"/>
            <w:del w:id="1614" w:author="Author" w:date="2024-02-01T11:05:00Z">
              <w:r w:rsidRPr="00E60ED9" w:rsidDel="00473A52">
                <w:rPr>
                  <w:sz w:val="20"/>
                </w:rPr>
                <w:delText>-off</w:delText>
              </w:r>
            </w:del>
            <w:r w:rsidRPr="00E60ED9">
              <w:rPr>
                <w:sz w:val="20"/>
              </w:rPr>
              <w:t xml:space="preserve"> cost </w:t>
            </w:r>
            <w:r w:rsidRPr="00E60ED9">
              <w:rPr>
                <w:spacing w:val="-4"/>
                <w:sz w:val="20"/>
              </w:rPr>
              <w:t>rate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2370D0CC" w14:textId="77777777" w:rsidR="007F257B" w:rsidRPr="00E60ED9" w:rsidRDefault="00FF3C28">
            <w:pPr>
              <w:pStyle w:val="TableParagraph"/>
              <w:spacing w:before="58"/>
              <w:ind w:right="116"/>
              <w:rPr>
                <w:sz w:val="20"/>
              </w:rPr>
            </w:pPr>
            <w:r w:rsidRPr="00E60ED9">
              <w:rPr>
                <w:spacing w:val="-10"/>
                <w:sz w:val="20"/>
              </w:rPr>
              <w:t>5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3A06DECD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MMBtu</w:t>
            </w:r>
          </w:p>
        </w:tc>
      </w:tr>
      <w:tr w:rsidR="007F257B" w:rsidRPr="00E60ED9" w14:paraId="05F3D6B6" w14:textId="77777777">
        <w:trPr>
          <w:trHeight w:val="356"/>
        </w:trPr>
        <w:tc>
          <w:tcPr>
            <w:tcW w:w="1872" w:type="dxa"/>
            <w:tcBorders>
              <w:top w:val="single" w:sz="4" w:space="0" w:color="000000"/>
              <w:bottom w:val="single" w:sz="4" w:space="0" w:color="000000"/>
            </w:tcBorders>
          </w:tcPr>
          <w:p w14:paraId="35A0DE33" w14:textId="77777777" w:rsidR="007F257B" w:rsidRPr="00E60ED9" w:rsidRDefault="00FF3C28">
            <w:pPr>
              <w:pStyle w:val="TableParagraph"/>
              <w:spacing w:before="61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FeeRate</w:t>
            </w:r>
            <w:proofErr w:type="spellEnd"/>
          </w:p>
        </w:tc>
        <w:tc>
          <w:tcPr>
            <w:tcW w:w="4990" w:type="dxa"/>
            <w:tcBorders>
              <w:top w:val="single" w:sz="4" w:space="0" w:color="000000"/>
              <w:bottom w:val="single" w:sz="4" w:space="0" w:color="000000"/>
            </w:tcBorders>
          </w:tcPr>
          <w:p w14:paraId="77792078" w14:textId="77777777" w:rsidR="007F257B" w:rsidRPr="00E60ED9" w:rsidRDefault="00FF3C28">
            <w:pPr>
              <w:pStyle w:val="TableParagraph"/>
              <w:spacing w:before="58"/>
              <w:ind w:left="120"/>
              <w:jc w:val="left"/>
              <w:rPr>
                <w:sz w:val="20"/>
              </w:rPr>
            </w:pPr>
            <w:r w:rsidRPr="00E60ED9">
              <w:rPr>
                <w:sz w:val="20"/>
              </w:rPr>
              <w:t>Fee</w:t>
            </w:r>
            <w:r w:rsidRPr="00E60ED9">
              <w:rPr>
                <w:spacing w:val="5"/>
                <w:sz w:val="20"/>
              </w:rPr>
              <w:t xml:space="preserve"> </w:t>
            </w:r>
            <w:r w:rsidRPr="00E60ED9">
              <w:rPr>
                <w:sz w:val="20"/>
              </w:rPr>
              <w:t>rate</w:t>
            </w:r>
            <w:r w:rsidRPr="00E60ED9">
              <w:rPr>
                <w:spacing w:val="6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6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6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6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carrier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7CDF828B" w14:textId="77777777" w:rsidR="007F257B" w:rsidRPr="00E60ED9" w:rsidRDefault="00FF3C28">
            <w:pPr>
              <w:pStyle w:val="TableParagraph"/>
              <w:spacing w:before="58"/>
              <w:ind w:right="116"/>
              <w:rPr>
                <w:sz w:val="20"/>
              </w:rPr>
            </w:pPr>
            <w:r w:rsidRPr="00E60ED9">
              <w:rPr>
                <w:sz w:val="20"/>
              </w:rPr>
              <w:t>See</w:t>
            </w:r>
            <w:r w:rsidRPr="00E60ED9">
              <w:rPr>
                <w:spacing w:val="6"/>
                <w:sz w:val="20"/>
              </w:rPr>
              <w:t xml:space="preserve"> </w:t>
            </w:r>
            <w:r w:rsidRPr="00E60ED9">
              <w:rPr>
                <w:sz w:val="20"/>
              </w:rPr>
              <w:t>Table</w:t>
            </w:r>
            <w:r w:rsidRPr="00E60ED9">
              <w:rPr>
                <w:spacing w:val="7"/>
                <w:sz w:val="20"/>
              </w:rPr>
              <w:t xml:space="preserve"> </w:t>
            </w:r>
            <w:hyperlink w:anchor="_bookmark114" w:history="1">
              <w:r w:rsidRPr="00E60ED9">
                <w:rPr>
                  <w:spacing w:val="-10"/>
                  <w:sz w:val="20"/>
                </w:rPr>
                <w:t>6</w:t>
              </w:r>
            </w:hyperlink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259FFE84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F257B" w:rsidRPr="00E60ED9" w14:paraId="088F732A" w14:textId="77777777">
        <w:trPr>
          <w:trHeight w:val="356"/>
        </w:trPr>
        <w:tc>
          <w:tcPr>
            <w:tcW w:w="1872" w:type="dxa"/>
            <w:tcBorders>
              <w:top w:val="single" w:sz="4" w:space="0" w:color="000000"/>
              <w:bottom w:val="single" w:sz="4" w:space="0" w:color="000000"/>
            </w:tcBorders>
          </w:tcPr>
          <w:p w14:paraId="7680C5E7" w14:textId="77777777" w:rsidR="007F257B" w:rsidRPr="00E60ED9" w:rsidRDefault="00FF3C28">
            <w:pPr>
              <w:pStyle w:val="TableParagraph"/>
              <w:spacing w:before="61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RouteFee</w:t>
            </w:r>
            <w:r w:rsidRPr="00E60ED9">
              <w:rPr>
                <w:rFonts w:ascii="Bookman Old Style"/>
                <w:i/>
                <w:spacing w:val="-2"/>
                <w:sz w:val="20"/>
                <w:vertAlign w:val="subscript"/>
              </w:rPr>
              <w:t>e,i</w:t>
            </w:r>
            <w:proofErr w:type="spellEnd"/>
          </w:p>
        </w:tc>
        <w:tc>
          <w:tcPr>
            <w:tcW w:w="4990" w:type="dxa"/>
            <w:tcBorders>
              <w:top w:val="single" w:sz="4" w:space="0" w:color="000000"/>
              <w:bottom w:val="single" w:sz="4" w:space="0" w:color="000000"/>
            </w:tcBorders>
          </w:tcPr>
          <w:p w14:paraId="45351B30" w14:textId="77777777" w:rsidR="007F257B" w:rsidRPr="00E60ED9" w:rsidRDefault="00FF3C28">
            <w:pPr>
              <w:pStyle w:val="TableParagraph"/>
              <w:spacing w:before="58"/>
              <w:ind w:left="120"/>
              <w:jc w:val="left"/>
              <w:rPr>
                <w:rFonts w:ascii="Bookman Old Style"/>
                <w:i/>
                <w:sz w:val="20"/>
              </w:rPr>
            </w:pPr>
            <w:r w:rsidRPr="00E60ED9">
              <w:rPr>
                <w:sz w:val="20"/>
              </w:rPr>
              <w:t>Fee</w:t>
            </w:r>
            <w:r w:rsidRPr="00E60ED9">
              <w:rPr>
                <w:spacing w:val="-2"/>
                <w:sz w:val="20"/>
              </w:rPr>
              <w:t xml:space="preserve"> </w:t>
            </w:r>
            <w:r w:rsidRPr="00E60ED9">
              <w:rPr>
                <w:sz w:val="20"/>
              </w:rPr>
              <w:t>rate</w:t>
            </w:r>
            <w:r w:rsidRPr="00E60ED9">
              <w:rPr>
                <w:spacing w:val="-1"/>
                <w:sz w:val="20"/>
              </w:rPr>
              <w:t xml:space="preserve"> </w:t>
            </w:r>
            <w:r w:rsidRPr="00E60ED9">
              <w:rPr>
                <w:sz w:val="20"/>
              </w:rPr>
              <w:t>of</w:t>
            </w:r>
            <w:r w:rsidRPr="00E60ED9">
              <w:rPr>
                <w:spacing w:val="-1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-1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-1"/>
                <w:sz w:val="20"/>
              </w:rPr>
              <w:t xml:space="preserve"> </w:t>
            </w:r>
            <w:r w:rsidRPr="00E60ED9">
              <w:rPr>
                <w:sz w:val="20"/>
              </w:rPr>
              <w:t>carrier</w:t>
            </w:r>
            <w:r w:rsidRPr="00E60ED9">
              <w:rPr>
                <w:spacing w:val="-1"/>
                <w:sz w:val="20"/>
              </w:rPr>
              <w:t xml:space="preserve"> </w:t>
            </w:r>
            <w:r w:rsidRPr="00E60ED9">
              <w:rPr>
                <w:sz w:val="20"/>
              </w:rPr>
              <w:t>between</w:t>
            </w:r>
            <w:r w:rsidRPr="00E60ED9">
              <w:rPr>
                <w:spacing w:val="-1"/>
                <w:sz w:val="20"/>
              </w:rPr>
              <w:t xml:space="preserve"> </w:t>
            </w:r>
            <w:r w:rsidRPr="00E60ED9">
              <w:rPr>
                <w:rFonts w:ascii="Bookman Old Style"/>
                <w:i/>
                <w:sz w:val="20"/>
              </w:rPr>
              <w:t>e</w:t>
            </w:r>
            <w:r w:rsidRPr="00E60ED9">
              <w:rPr>
                <w:rFonts w:ascii="Bookman Old Style"/>
                <w:i/>
                <w:spacing w:val="-11"/>
                <w:sz w:val="20"/>
              </w:rPr>
              <w:t xml:space="preserve"> </w:t>
            </w:r>
            <w:r w:rsidRPr="00E60ED9">
              <w:rPr>
                <w:sz w:val="20"/>
              </w:rPr>
              <w:t>and</w:t>
            </w:r>
            <w:r w:rsidRPr="00E60ED9">
              <w:rPr>
                <w:spacing w:val="-1"/>
                <w:sz w:val="20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2160EC69" w14:textId="77777777" w:rsidR="007F257B" w:rsidRPr="00E60ED9" w:rsidRDefault="007F257B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1E5A482C" w14:textId="77777777" w:rsidR="007F257B" w:rsidRPr="00E60ED9" w:rsidRDefault="00FF3C28">
            <w:pPr>
              <w:pStyle w:val="TableParagraph"/>
              <w:spacing w:before="58"/>
              <w:ind w:right="114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MMBtu</w:t>
            </w:r>
          </w:p>
        </w:tc>
      </w:tr>
      <w:tr w:rsidR="007F257B" w:rsidRPr="00E60ED9" w14:paraId="7501EDEA" w14:textId="77777777">
        <w:trPr>
          <w:trHeight w:val="356"/>
        </w:trPr>
        <w:tc>
          <w:tcPr>
            <w:tcW w:w="1872" w:type="dxa"/>
            <w:tcBorders>
              <w:top w:val="single" w:sz="4" w:space="0" w:color="000000"/>
              <w:bottom w:val="single" w:sz="4" w:space="0" w:color="000000"/>
            </w:tcBorders>
          </w:tcPr>
          <w:p w14:paraId="0241C80F" w14:textId="77777777" w:rsidR="007F257B" w:rsidRPr="00E60ED9" w:rsidRDefault="00FF3C28">
            <w:pPr>
              <w:pStyle w:val="TableParagraph"/>
              <w:spacing w:before="61"/>
              <w:ind w:left="126"/>
              <w:jc w:val="left"/>
              <w:rPr>
                <w:rFonts w:ascii="Bookman Old Style"/>
                <w:i/>
                <w:sz w:val="20"/>
              </w:rPr>
            </w:pPr>
            <w:proofErr w:type="spellStart"/>
            <w:r w:rsidRPr="00E60ED9">
              <w:rPr>
                <w:rFonts w:ascii="Bookman Old Style"/>
                <w:i/>
                <w:spacing w:val="-2"/>
                <w:sz w:val="20"/>
              </w:rPr>
              <w:t>PortRate</w:t>
            </w:r>
            <w:proofErr w:type="spellEnd"/>
          </w:p>
        </w:tc>
        <w:tc>
          <w:tcPr>
            <w:tcW w:w="4990" w:type="dxa"/>
            <w:tcBorders>
              <w:top w:val="single" w:sz="4" w:space="0" w:color="000000"/>
              <w:bottom w:val="single" w:sz="4" w:space="0" w:color="000000"/>
            </w:tcBorders>
          </w:tcPr>
          <w:p w14:paraId="30A4AAF6" w14:textId="77777777" w:rsidR="007F257B" w:rsidRPr="00E60ED9" w:rsidRDefault="00FF3C28">
            <w:pPr>
              <w:pStyle w:val="TableParagraph"/>
              <w:spacing w:before="58"/>
              <w:ind w:left="120"/>
              <w:jc w:val="left"/>
              <w:rPr>
                <w:sz w:val="20"/>
              </w:rPr>
            </w:pPr>
            <w:r w:rsidRPr="00E60ED9">
              <w:rPr>
                <w:sz w:val="20"/>
              </w:rPr>
              <w:t>Port</w:t>
            </w:r>
            <w:r w:rsidRPr="00E60ED9">
              <w:rPr>
                <w:spacing w:val="10"/>
                <w:sz w:val="20"/>
              </w:rPr>
              <w:t xml:space="preserve"> </w:t>
            </w:r>
            <w:r w:rsidRPr="00E60ED9">
              <w:rPr>
                <w:sz w:val="20"/>
              </w:rPr>
              <w:t>rate</w:t>
            </w:r>
            <w:r w:rsidRPr="00E60ED9">
              <w:rPr>
                <w:spacing w:val="10"/>
                <w:sz w:val="20"/>
              </w:rPr>
              <w:t xml:space="preserve"> </w:t>
            </w:r>
            <w:r w:rsidRPr="00E60ED9">
              <w:rPr>
                <w:sz w:val="20"/>
              </w:rPr>
              <w:t>for</w:t>
            </w:r>
            <w:r w:rsidRPr="00E60ED9">
              <w:rPr>
                <w:spacing w:val="10"/>
                <w:sz w:val="20"/>
              </w:rPr>
              <w:t xml:space="preserve"> </w:t>
            </w:r>
            <w:r w:rsidRPr="00E60ED9">
              <w:rPr>
                <w:sz w:val="20"/>
              </w:rPr>
              <w:t>an</w:t>
            </w:r>
            <w:r w:rsidRPr="00E60ED9">
              <w:rPr>
                <w:spacing w:val="10"/>
                <w:sz w:val="20"/>
              </w:rPr>
              <w:t xml:space="preserve"> </w:t>
            </w:r>
            <w:r w:rsidRPr="00E60ED9">
              <w:rPr>
                <w:sz w:val="20"/>
              </w:rPr>
              <w:t>LNG</w:t>
            </w:r>
            <w:r w:rsidRPr="00E60ED9">
              <w:rPr>
                <w:spacing w:val="10"/>
                <w:sz w:val="20"/>
              </w:rPr>
              <w:t xml:space="preserve"> </w:t>
            </w:r>
            <w:r w:rsidRPr="00E60ED9">
              <w:rPr>
                <w:spacing w:val="-2"/>
                <w:sz w:val="20"/>
              </w:rPr>
              <w:t>carrier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 w14:paraId="383F6C19" w14:textId="77777777" w:rsidR="007F257B" w:rsidRPr="00E60ED9" w:rsidRDefault="00FF3C28">
            <w:pPr>
              <w:pStyle w:val="TableParagraph"/>
              <w:spacing w:before="58"/>
              <w:ind w:right="115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133</w:t>
            </w:r>
            <w:r w:rsidRPr="00E60ED9">
              <w:rPr>
                <w:spacing w:val="-14"/>
                <w:sz w:val="20"/>
              </w:rPr>
              <w:t xml:space="preserve"> </w:t>
            </w:r>
            <w:r w:rsidRPr="00E60ED9">
              <w:rPr>
                <w:spacing w:val="-5"/>
                <w:sz w:val="20"/>
              </w:rPr>
              <w:t>333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 w14:paraId="7422C58F" w14:textId="77777777" w:rsidR="007F257B" w:rsidRPr="00E60ED9" w:rsidRDefault="00FF3C28">
            <w:pPr>
              <w:pStyle w:val="TableParagraph"/>
              <w:spacing w:before="58"/>
              <w:ind w:right="117"/>
              <w:rPr>
                <w:sz w:val="20"/>
              </w:rPr>
            </w:pPr>
            <w:r w:rsidRPr="00E60ED9">
              <w:rPr>
                <w:spacing w:val="-2"/>
                <w:sz w:val="20"/>
              </w:rPr>
              <w:t>$</w:t>
            </w:r>
            <w:r w:rsidRPr="00E60ED9">
              <w:rPr>
                <w:rFonts w:ascii="Bookman Old Style"/>
                <w:i/>
                <w:spacing w:val="-2"/>
                <w:sz w:val="20"/>
              </w:rPr>
              <w:t>/</w:t>
            </w:r>
            <w:r w:rsidRPr="00E60ED9">
              <w:rPr>
                <w:spacing w:val="-2"/>
                <w:sz w:val="20"/>
              </w:rPr>
              <w:t>day</w:t>
            </w:r>
          </w:p>
        </w:tc>
      </w:tr>
    </w:tbl>
    <w:p w14:paraId="66112AA8" w14:textId="77777777" w:rsidR="007F257B" w:rsidRPr="00E60ED9" w:rsidRDefault="00FF3C28" w:rsidP="003741D5">
      <w:pPr>
        <w:pStyle w:val="berschrift2"/>
        <w:numPr>
          <w:ilvl w:val="1"/>
          <w:numId w:val="2"/>
        </w:numPr>
        <w:tabs>
          <w:tab w:val="left" w:pos="793"/>
        </w:tabs>
        <w:spacing w:before="280"/>
        <w:ind w:hanging="681"/>
      </w:pPr>
      <w:bookmarkStart w:id="1615" w:name="Cost_function"/>
      <w:bookmarkEnd w:id="1615"/>
      <w:r w:rsidRPr="00E60ED9">
        <w:rPr>
          <w:w w:val="105"/>
        </w:rPr>
        <w:t>Cost</w:t>
      </w:r>
      <w:r w:rsidRPr="00E60ED9">
        <w:rPr>
          <w:spacing w:val="45"/>
          <w:w w:val="105"/>
        </w:rPr>
        <w:t xml:space="preserve"> </w:t>
      </w:r>
      <w:r w:rsidRPr="00E60ED9">
        <w:rPr>
          <w:spacing w:val="-2"/>
          <w:w w:val="105"/>
        </w:rPr>
        <w:t>function</w:t>
      </w:r>
    </w:p>
    <w:p w14:paraId="3B9E6A97" w14:textId="77777777" w:rsidR="007F257B" w:rsidRPr="00E60ED9" w:rsidRDefault="007F257B">
      <w:pPr>
        <w:pStyle w:val="Textkrper"/>
        <w:spacing w:before="67"/>
        <w:rPr>
          <w:b/>
          <w:sz w:val="24"/>
        </w:rPr>
      </w:pPr>
    </w:p>
    <w:p w14:paraId="476BEA7D" w14:textId="77777777" w:rsidR="007F257B" w:rsidRPr="00E60ED9" w:rsidRDefault="00FF3C28">
      <w:pPr>
        <w:tabs>
          <w:tab w:val="left" w:pos="9769"/>
        </w:tabs>
        <w:ind w:left="3866"/>
      </w:pPr>
      <w:proofErr w:type="spellStart"/>
      <w:r w:rsidRPr="00E60ED9">
        <w:rPr>
          <w:rFonts w:ascii="Bookman Old Style"/>
          <w:i/>
          <w:w w:val="105"/>
        </w:rPr>
        <w:t>DES</w:t>
      </w:r>
      <w:r w:rsidRPr="00E60ED9">
        <w:rPr>
          <w:rFonts w:ascii="Bookman Old Style"/>
          <w:i/>
          <w:w w:val="105"/>
          <w:vertAlign w:val="subscript"/>
        </w:rPr>
        <w:t>e</w:t>
      </w:r>
      <w:proofErr w:type="gramStart"/>
      <w:r w:rsidRPr="00E60ED9">
        <w:rPr>
          <w:rFonts w:ascii="Bookman Old Style"/>
          <w:i/>
          <w:w w:val="105"/>
          <w:vertAlign w:val="subscript"/>
        </w:rPr>
        <w:t>,i</w:t>
      </w:r>
      <w:proofErr w:type="spellEnd"/>
      <w:proofErr w:type="gramEnd"/>
      <w:r w:rsidRPr="00E60ED9">
        <w:rPr>
          <w:rFonts w:ascii="Bookman Old Style"/>
          <w:i/>
          <w:spacing w:val="15"/>
          <w:w w:val="105"/>
        </w:rPr>
        <w:t xml:space="preserve"> </w:t>
      </w:r>
      <w:r w:rsidRPr="00E60ED9">
        <w:rPr>
          <w:w w:val="105"/>
        </w:rPr>
        <w:t>=</w:t>
      </w:r>
      <w:r w:rsidRPr="00E60ED9">
        <w:rPr>
          <w:spacing w:val="15"/>
          <w:w w:val="105"/>
        </w:rPr>
        <w:t xml:space="preserve"> </w:t>
      </w:r>
      <w:proofErr w:type="spellStart"/>
      <w:r w:rsidRPr="00E60ED9">
        <w:rPr>
          <w:rFonts w:ascii="Bookman Old Style"/>
          <w:i/>
          <w:w w:val="105"/>
        </w:rPr>
        <w:t>BEP</w:t>
      </w:r>
      <w:r w:rsidRPr="00E60ED9">
        <w:rPr>
          <w:rFonts w:ascii="Bookman Old Style"/>
          <w:i/>
          <w:w w:val="105"/>
          <w:vertAlign w:val="subscript"/>
        </w:rPr>
        <w:t>e</w:t>
      </w:r>
      <w:proofErr w:type="spellEnd"/>
      <w:r w:rsidRPr="00E60ED9">
        <w:rPr>
          <w:rFonts w:ascii="Bookman Old Style"/>
          <w:i/>
          <w:spacing w:val="1"/>
          <w:w w:val="105"/>
        </w:rPr>
        <w:t xml:space="preserve"> </w:t>
      </w:r>
      <w:r w:rsidRPr="00E60ED9">
        <w:rPr>
          <w:w w:val="105"/>
        </w:rPr>
        <w:t xml:space="preserve">+ </w:t>
      </w:r>
      <w:proofErr w:type="spellStart"/>
      <w:r w:rsidRPr="00E60ED9">
        <w:rPr>
          <w:rFonts w:ascii="Bookman Old Style"/>
          <w:i/>
          <w:spacing w:val="11"/>
          <w:w w:val="105"/>
        </w:rPr>
        <w:t>TCe</w:t>
      </w:r>
      <w:proofErr w:type="spellEnd"/>
      <w:r w:rsidRPr="00E60ED9">
        <w:rPr>
          <w:rFonts w:ascii="Bookman Old Style"/>
          <w:i/>
          <w:spacing w:val="11"/>
          <w:w w:val="105"/>
        </w:rPr>
        <w:t>,</w:t>
      </w:r>
      <w:r w:rsidRPr="00E60ED9">
        <w:rPr>
          <w:rFonts w:ascii="Bookman Old Style"/>
          <w:i/>
          <w:spacing w:val="-25"/>
          <w:w w:val="105"/>
        </w:rPr>
        <w:t xml:space="preserve"> </w:t>
      </w:r>
      <w:proofErr w:type="spellStart"/>
      <w:r w:rsidRPr="00E60ED9">
        <w:rPr>
          <w:rFonts w:ascii="Bookman Old Style"/>
          <w:i/>
          <w:spacing w:val="-10"/>
          <w:w w:val="105"/>
        </w:rPr>
        <w:t>i</w:t>
      </w:r>
      <w:proofErr w:type="spellEnd"/>
      <w:r w:rsidRPr="00E60ED9">
        <w:rPr>
          <w:rFonts w:ascii="Bookman Old Style"/>
          <w:i/>
        </w:rPr>
        <w:tab/>
      </w:r>
      <w:r w:rsidRPr="00E60ED9">
        <w:rPr>
          <w:spacing w:val="-5"/>
          <w:w w:val="110"/>
        </w:rPr>
        <w:t>(8)</w:t>
      </w:r>
    </w:p>
    <w:p w14:paraId="120F89C4" w14:textId="77777777" w:rsidR="007F257B" w:rsidRPr="00E60ED9" w:rsidRDefault="007F257B">
      <w:pPr>
        <w:pStyle w:val="Textkrper"/>
      </w:pPr>
    </w:p>
    <w:p w14:paraId="7924DB33" w14:textId="77777777" w:rsidR="007F257B" w:rsidRPr="00E60ED9" w:rsidRDefault="007F257B">
      <w:pPr>
        <w:pStyle w:val="Textkrper"/>
        <w:spacing w:before="50"/>
      </w:pPr>
    </w:p>
    <w:p w14:paraId="15FA19CF" w14:textId="77777777" w:rsidR="007F257B" w:rsidRPr="00E60ED9" w:rsidRDefault="00FF3C28">
      <w:pPr>
        <w:pStyle w:val="Textkrper"/>
        <w:spacing w:line="196" w:lineRule="exact"/>
        <w:ind w:right="3021"/>
        <w:jc w:val="right"/>
      </w:pPr>
      <w:r w:rsidRPr="00E60ED9">
        <w:rPr>
          <w:spacing w:val="-10"/>
        </w:rPr>
        <w:t>1</w:t>
      </w:r>
    </w:p>
    <w:p w14:paraId="36BCCB6E" w14:textId="77777777" w:rsidR="007F257B" w:rsidRPr="00E60ED9" w:rsidRDefault="00FF3C28">
      <w:pPr>
        <w:tabs>
          <w:tab w:val="left" w:pos="9769"/>
        </w:tabs>
        <w:spacing w:line="160" w:lineRule="auto"/>
        <w:ind w:left="1899"/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703168" behindDoc="1" locked="0" layoutInCell="1" allowOverlap="1" wp14:anchorId="62EB9A74" wp14:editId="03914B0E">
                <wp:simplePos x="0" y="0"/>
                <wp:positionH relativeFrom="page">
                  <wp:posOffset>5058765</wp:posOffset>
                </wp:positionH>
                <wp:positionV relativeFrom="paragraph">
                  <wp:posOffset>69114</wp:posOffset>
                </wp:positionV>
                <wp:extent cx="832485" cy="1270"/>
                <wp:effectExtent l="0" t="0" r="0" b="0"/>
                <wp:wrapNone/>
                <wp:docPr id="867" name="Graphic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24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2485">
                              <a:moveTo>
                                <a:pt x="0" y="0"/>
                              </a:moveTo>
                              <a:lnTo>
                                <a:pt x="832154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F13FD" id="Graphic 867" o:spid="_x0000_s1026" style="position:absolute;margin-left:398.35pt;margin-top:5.45pt;width:65.55pt;height:.1pt;z-index:-1761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24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" path="m,l832154,e" filled="f" strokeweight=".15381mm">
                <v:path arrowok="t"/>
                <w10:wrap anchorx="page"/>
              </v:shape>
            </w:pict>
          </mc:Fallback>
        </mc:AlternateContent>
      </w:r>
      <w:proofErr w:type="spellStart"/>
      <w:r w:rsidRPr="00E60ED9">
        <w:rPr>
          <w:rFonts w:ascii="Bookman Old Style" w:hAnsi="Bookman Old Style"/>
          <w:i/>
          <w:w w:val="105"/>
        </w:rPr>
        <w:t>TC</w:t>
      </w:r>
      <w:r w:rsidRPr="00E60ED9">
        <w:rPr>
          <w:rFonts w:ascii="Bookman Old Style" w:hAnsi="Bookman Old Style"/>
          <w:i/>
          <w:w w:val="105"/>
          <w:vertAlign w:val="subscript"/>
        </w:rPr>
        <w:t>e</w:t>
      </w:r>
      <w:proofErr w:type="gramStart"/>
      <w:r w:rsidRPr="00E60ED9">
        <w:rPr>
          <w:rFonts w:ascii="Bookman Old Style" w:hAnsi="Bookman Old Style"/>
          <w:i/>
          <w:w w:val="105"/>
          <w:vertAlign w:val="subscript"/>
        </w:rPr>
        <w:t>,i</w:t>
      </w:r>
      <w:proofErr w:type="spellEnd"/>
      <w:proofErr w:type="gramEnd"/>
      <w:r w:rsidRPr="00E60ED9">
        <w:rPr>
          <w:rFonts w:ascii="Bookman Old Style" w:hAnsi="Bookman Old Style"/>
          <w:i/>
          <w:spacing w:val="21"/>
          <w:w w:val="105"/>
        </w:rPr>
        <w:t xml:space="preserve"> </w:t>
      </w:r>
      <w:r w:rsidRPr="00E60ED9">
        <w:rPr>
          <w:w w:val="105"/>
        </w:rPr>
        <w:t>=</w:t>
      </w:r>
      <w:r w:rsidRPr="00E60ED9">
        <w:rPr>
          <w:spacing w:val="19"/>
          <w:w w:val="105"/>
        </w:rPr>
        <w:t xml:space="preserve"> </w:t>
      </w:r>
      <w:r w:rsidRPr="00E60ED9">
        <w:rPr>
          <w:w w:val="105"/>
        </w:rPr>
        <w:t>(</w:t>
      </w:r>
      <w:proofErr w:type="spellStart"/>
      <w:r w:rsidRPr="00E60ED9">
        <w:rPr>
          <w:rFonts w:ascii="Bookman Old Style" w:hAnsi="Bookman Old Style"/>
          <w:i/>
          <w:w w:val="105"/>
        </w:rPr>
        <w:t>CC</w:t>
      </w:r>
      <w:r w:rsidRPr="00E60ED9">
        <w:rPr>
          <w:rFonts w:ascii="Bookman Old Style" w:hAnsi="Bookman Old Style"/>
          <w:i/>
          <w:w w:val="105"/>
          <w:vertAlign w:val="subscript"/>
        </w:rPr>
        <w:t>e,i</w:t>
      </w:r>
      <w:proofErr w:type="spellEnd"/>
      <w:r w:rsidRPr="00E60ED9">
        <w:rPr>
          <w:rFonts w:ascii="Bookman Old Style" w:hAnsi="Bookman Old Style"/>
          <w:i/>
          <w:spacing w:val="6"/>
          <w:w w:val="105"/>
        </w:rPr>
        <w:t xml:space="preserve"> </w:t>
      </w:r>
      <w:r w:rsidRPr="00E60ED9">
        <w:rPr>
          <w:w w:val="105"/>
        </w:rPr>
        <w:t>+</w:t>
      </w:r>
      <w:r w:rsidRPr="00E60ED9">
        <w:rPr>
          <w:spacing w:val="4"/>
          <w:w w:val="105"/>
        </w:rPr>
        <w:t xml:space="preserve"> </w:t>
      </w:r>
      <w:proofErr w:type="spellStart"/>
      <w:r w:rsidRPr="00E60ED9">
        <w:rPr>
          <w:rFonts w:ascii="Bookman Old Style" w:hAnsi="Bookman Old Style"/>
          <w:i/>
          <w:w w:val="105"/>
        </w:rPr>
        <w:t>FC</w:t>
      </w:r>
      <w:r w:rsidRPr="00E60ED9">
        <w:rPr>
          <w:rFonts w:ascii="Bookman Old Style" w:hAnsi="Bookman Old Style"/>
          <w:i/>
          <w:w w:val="105"/>
          <w:vertAlign w:val="subscript"/>
        </w:rPr>
        <w:t>e,i</w:t>
      </w:r>
      <w:proofErr w:type="spellEnd"/>
      <w:r w:rsidRPr="00E60ED9">
        <w:rPr>
          <w:rFonts w:ascii="Bookman Old Style" w:hAnsi="Bookman Old Style"/>
          <w:i/>
          <w:spacing w:val="5"/>
          <w:w w:val="105"/>
        </w:rPr>
        <w:t xml:space="preserve"> </w:t>
      </w:r>
      <w:r w:rsidRPr="00E60ED9">
        <w:rPr>
          <w:w w:val="105"/>
        </w:rPr>
        <w:t>+</w:t>
      </w:r>
      <w:r w:rsidRPr="00E60ED9">
        <w:rPr>
          <w:spacing w:val="5"/>
          <w:w w:val="105"/>
        </w:rPr>
        <w:t xml:space="preserve"> </w:t>
      </w:r>
      <w:proofErr w:type="spellStart"/>
      <w:r w:rsidRPr="00E60ED9">
        <w:rPr>
          <w:rFonts w:ascii="Bookman Old Style" w:hAnsi="Bookman Old Style"/>
          <w:i/>
          <w:w w:val="105"/>
        </w:rPr>
        <w:t>BCe</w:t>
      </w:r>
      <w:proofErr w:type="spellEnd"/>
      <w:r w:rsidRPr="00E60ED9">
        <w:rPr>
          <w:rFonts w:ascii="Bookman Old Style" w:hAnsi="Bookman Old Style"/>
          <w:i/>
          <w:w w:val="105"/>
        </w:rPr>
        <w:t>,</w:t>
      </w:r>
      <w:r w:rsidRPr="00E60ED9">
        <w:rPr>
          <w:rFonts w:ascii="Bookman Old Style" w:hAnsi="Bookman Old Style"/>
          <w:i/>
          <w:spacing w:val="-23"/>
          <w:w w:val="105"/>
        </w:rPr>
        <w:t xml:space="preserve"> </w:t>
      </w:r>
      <w:proofErr w:type="spellStart"/>
      <w:r w:rsidRPr="00E60ED9">
        <w:rPr>
          <w:rFonts w:ascii="Bookman Old Style" w:hAnsi="Bookman Old Style"/>
          <w:i/>
          <w:w w:val="105"/>
        </w:rPr>
        <w:t>i</w:t>
      </w:r>
      <w:proofErr w:type="spellEnd"/>
      <w:r w:rsidRPr="00E60ED9">
        <w:rPr>
          <w:rFonts w:ascii="Bookman Old Style" w:hAnsi="Bookman Old Style"/>
          <w:i/>
          <w:spacing w:val="-8"/>
          <w:w w:val="105"/>
        </w:rPr>
        <w:t xml:space="preserve"> </w:t>
      </w:r>
      <w:r w:rsidRPr="00E60ED9">
        <w:rPr>
          <w:w w:val="105"/>
        </w:rPr>
        <w:t>+</w:t>
      </w:r>
      <w:r w:rsidRPr="00E60ED9">
        <w:rPr>
          <w:spacing w:val="4"/>
          <w:w w:val="105"/>
        </w:rPr>
        <w:t xml:space="preserve"> </w:t>
      </w:r>
      <w:proofErr w:type="spellStart"/>
      <w:r w:rsidRPr="00E60ED9">
        <w:rPr>
          <w:rFonts w:ascii="Bookman Old Style" w:hAnsi="Bookman Old Style"/>
          <w:i/>
          <w:w w:val="105"/>
        </w:rPr>
        <w:t>FEE</w:t>
      </w:r>
      <w:r w:rsidRPr="00E60ED9">
        <w:rPr>
          <w:rFonts w:ascii="Bookman Old Style" w:hAnsi="Bookman Old Style"/>
          <w:i/>
          <w:w w:val="105"/>
          <w:vertAlign w:val="subscript"/>
        </w:rPr>
        <w:t>e,i</w:t>
      </w:r>
      <w:proofErr w:type="spellEnd"/>
      <w:r w:rsidRPr="00E60ED9">
        <w:rPr>
          <w:rFonts w:ascii="Bookman Old Style" w:hAnsi="Bookman Old Style"/>
          <w:i/>
          <w:spacing w:val="6"/>
          <w:w w:val="105"/>
        </w:rPr>
        <w:t xml:space="preserve"> </w:t>
      </w:r>
      <w:r w:rsidRPr="00E60ED9">
        <w:rPr>
          <w:w w:val="105"/>
        </w:rPr>
        <w:t>+</w:t>
      </w:r>
      <w:r w:rsidRPr="00E60ED9">
        <w:rPr>
          <w:spacing w:val="4"/>
          <w:w w:val="105"/>
        </w:rPr>
        <w:t xml:space="preserve"> </w:t>
      </w:r>
      <w:r w:rsidRPr="00E60ED9">
        <w:rPr>
          <w:rFonts w:ascii="Bookman Old Style" w:hAnsi="Bookman Old Style"/>
          <w:i/>
          <w:spacing w:val="15"/>
          <w:w w:val="105"/>
        </w:rPr>
        <w:t>PC</w:t>
      </w:r>
      <w:r w:rsidRPr="00E60ED9">
        <w:rPr>
          <w:spacing w:val="15"/>
          <w:w w:val="105"/>
        </w:rPr>
        <w:t>)</w:t>
      </w:r>
      <w:r w:rsidRPr="00E60ED9">
        <w:rPr>
          <w:spacing w:val="4"/>
          <w:w w:val="105"/>
        </w:rPr>
        <w:t xml:space="preserve"> </w:t>
      </w:r>
      <w:r w:rsidRPr="00E60ED9">
        <w:rPr>
          <w:rFonts w:ascii="Lucida Sans Unicode" w:hAnsi="Lucida Sans Unicode"/>
          <w:w w:val="105"/>
        </w:rPr>
        <w:t>×</w:t>
      </w:r>
      <w:r w:rsidRPr="00E60ED9">
        <w:rPr>
          <w:rFonts w:ascii="Lucida Sans Unicode" w:hAnsi="Lucida Sans Unicode"/>
          <w:spacing w:val="20"/>
          <w:w w:val="105"/>
        </w:rPr>
        <w:t xml:space="preserve"> </w:t>
      </w:r>
      <w:r w:rsidRPr="00E60ED9">
        <w:rPr>
          <w:w w:val="105"/>
          <w:position w:val="-14"/>
        </w:rPr>
        <w:t>1</w:t>
      </w:r>
      <w:r w:rsidRPr="00E60ED9">
        <w:rPr>
          <w:spacing w:val="4"/>
          <w:w w:val="105"/>
          <w:position w:val="-14"/>
        </w:rPr>
        <w:t xml:space="preserve"> </w:t>
      </w:r>
      <w:r w:rsidRPr="00E60ED9">
        <w:rPr>
          <w:rFonts w:ascii="Lucida Sans Unicode" w:hAnsi="Lucida Sans Unicode"/>
          <w:w w:val="105"/>
          <w:position w:val="-14"/>
        </w:rPr>
        <w:t>−</w:t>
      </w:r>
      <w:r w:rsidRPr="00E60ED9">
        <w:rPr>
          <w:rFonts w:ascii="Lucida Sans Unicode" w:hAnsi="Lucida Sans Unicode"/>
          <w:spacing w:val="-11"/>
          <w:w w:val="105"/>
          <w:position w:val="-14"/>
        </w:rPr>
        <w:t xml:space="preserve"> </w:t>
      </w:r>
      <w:proofErr w:type="spellStart"/>
      <w:r w:rsidRPr="00E60ED9">
        <w:rPr>
          <w:rFonts w:ascii="Bookman Old Style" w:hAnsi="Bookman Old Style"/>
          <w:i/>
          <w:spacing w:val="-2"/>
          <w:w w:val="105"/>
          <w:position w:val="-14"/>
        </w:rPr>
        <w:t>HeelRate</w:t>
      </w:r>
      <w:proofErr w:type="spellEnd"/>
      <w:r w:rsidRPr="00E60ED9">
        <w:rPr>
          <w:rFonts w:ascii="Bookman Old Style" w:hAnsi="Bookman Old Style"/>
          <w:i/>
          <w:position w:val="-14"/>
        </w:rPr>
        <w:tab/>
      </w:r>
      <w:r w:rsidRPr="00E60ED9">
        <w:rPr>
          <w:spacing w:val="-5"/>
          <w:w w:val="110"/>
        </w:rPr>
        <w:t>(9)</w:t>
      </w:r>
    </w:p>
    <w:p w14:paraId="03D4FB67" w14:textId="77777777" w:rsidR="007F257B" w:rsidRPr="00E60ED9" w:rsidRDefault="007F257B">
      <w:pPr>
        <w:spacing w:line="160" w:lineRule="auto"/>
        <w:sectPr w:rsidR="007F257B" w:rsidRPr="00E60ED9">
          <w:pgSz w:w="12240" w:h="15840"/>
          <w:pgMar w:top="1040" w:right="540" w:bottom="700" w:left="1040" w:header="0" w:footer="518" w:gutter="0"/>
          <w:cols w:space="720"/>
        </w:sectPr>
      </w:pPr>
    </w:p>
    <w:p w14:paraId="1CBD59FD" w14:textId="77777777" w:rsidR="007F257B" w:rsidRPr="00E60ED9" w:rsidRDefault="00FF3C28">
      <w:pPr>
        <w:spacing w:before="181" w:line="120" w:lineRule="exact"/>
        <w:jc w:val="right"/>
        <w:rPr>
          <w:rFonts w:ascii="Bookman Old Style"/>
          <w:i/>
        </w:rPr>
      </w:pPr>
      <w:r w:rsidRPr="00E60ED9">
        <w:rPr>
          <w:rFonts w:ascii="Bookman Old Style"/>
          <w:i/>
          <w:spacing w:val="-4"/>
        </w:rPr>
        <w:lastRenderedPageBreak/>
        <w:t>Time</w:t>
      </w:r>
    </w:p>
    <w:p w14:paraId="273201E6" w14:textId="77777777" w:rsidR="007F257B" w:rsidRPr="00E60ED9" w:rsidRDefault="00FF3C28">
      <w:pPr>
        <w:spacing w:before="67" w:line="57" w:lineRule="auto"/>
        <w:ind w:left="213"/>
      </w:pPr>
      <w:r w:rsidRPr="00E60ED9">
        <w:br w:type="column"/>
      </w:r>
      <w:r w:rsidRPr="00E60ED9">
        <w:rPr>
          <w:w w:val="105"/>
          <w:position w:val="-14"/>
        </w:rPr>
        <w:t>=</w:t>
      </w:r>
      <w:r w:rsidRPr="00E60ED9">
        <w:rPr>
          <w:spacing w:val="-4"/>
          <w:w w:val="105"/>
          <w:position w:val="-14"/>
        </w:rPr>
        <w:t xml:space="preserve"> </w:t>
      </w:r>
      <w:proofErr w:type="spellStart"/>
      <w:r w:rsidRPr="00E60ED9">
        <w:rPr>
          <w:rFonts w:ascii="Bookman Old Style" w:hAnsi="Bookman Old Style"/>
          <w:i/>
          <w:w w:val="105"/>
          <w:u w:val="single"/>
        </w:rPr>
        <w:t>Distance</w:t>
      </w:r>
      <w:r w:rsidRPr="00E60ED9">
        <w:rPr>
          <w:rFonts w:ascii="Bookman Old Style" w:hAnsi="Bookman Old Style"/>
          <w:i/>
          <w:w w:val="105"/>
          <w:u w:val="single"/>
          <w:vertAlign w:val="subscript"/>
        </w:rPr>
        <w:t>e</w:t>
      </w:r>
      <w:proofErr w:type="gramStart"/>
      <w:r w:rsidRPr="00E60ED9">
        <w:rPr>
          <w:rFonts w:ascii="Bookman Old Style" w:hAnsi="Bookman Old Style"/>
          <w:i/>
          <w:w w:val="105"/>
          <w:u w:val="single"/>
          <w:vertAlign w:val="subscript"/>
        </w:rPr>
        <w:t>,i</w:t>
      </w:r>
      <w:proofErr w:type="spellEnd"/>
      <w:proofErr w:type="gramEnd"/>
      <w:r w:rsidRPr="00E60ED9">
        <w:rPr>
          <w:rFonts w:ascii="Bookman Old Style" w:hAnsi="Bookman Old Style"/>
          <w:i/>
          <w:spacing w:val="-17"/>
          <w:w w:val="105"/>
          <w:u w:val="single"/>
        </w:rPr>
        <w:t xml:space="preserve"> </w:t>
      </w:r>
      <w:r w:rsidRPr="00E60ED9">
        <w:rPr>
          <w:rFonts w:ascii="Lucida Sans Unicode" w:hAnsi="Lucida Sans Unicode"/>
          <w:w w:val="105"/>
          <w:u w:val="single"/>
        </w:rPr>
        <w:t>×</w:t>
      </w:r>
      <w:r w:rsidRPr="00E60ED9">
        <w:rPr>
          <w:rFonts w:ascii="Lucida Sans Unicode" w:hAnsi="Lucida Sans Unicode"/>
          <w:spacing w:val="-24"/>
          <w:w w:val="105"/>
        </w:rPr>
        <w:t xml:space="preserve"> </w:t>
      </w:r>
      <w:r w:rsidRPr="00E60ED9">
        <w:rPr>
          <w:w w:val="105"/>
          <w:u w:val="single"/>
        </w:rPr>
        <w:t>2</w:t>
      </w:r>
      <w:r w:rsidRPr="00E60ED9">
        <w:rPr>
          <w:spacing w:val="-2"/>
          <w:w w:val="105"/>
        </w:rPr>
        <w:t xml:space="preserve"> </w:t>
      </w:r>
      <w:r w:rsidRPr="00E60ED9">
        <w:rPr>
          <w:rFonts w:ascii="Lucida Sans Unicode" w:hAnsi="Lucida Sans Unicode"/>
          <w:w w:val="105"/>
          <w:position w:val="-14"/>
        </w:rPr>
        <w:t>×</w:t>
      </w:r>
      <w:r w:rsidRPr="00E60ED9">
        <w:rPr>
          <w:rFonts w:ascii="Lucida Sans Unicode" w:hAnsi="Lucida Sans Unicode"/>
          <w:spacing w:val="28"/>
          <w:w w:val="105"/>
          <w:position w:val="-14"/>
        </w:rPr>
        <w:t xml:space="preserve"> </w:t>
      </w:r>
      <w:r w:rsidRPr="00E60ED9">
        <w:rPr>
          <w:spacing w:val="-10"/>
          <w:w w:val="105"/>
        </w:rPr>
        <w:t>1</w:t>
      </w:r>
    </w:p>
    <w:p w14:paraId="447F96DE" w14:textId="77777777" w:rsidR="007F257B" w:rsidRPr="00E60ED9" w:rsidRDefault="00FF3C28">
      <w:pPr>
        <w:pStyle w:val="Textkrper"/>
        <w:spacing w:before="177" w:line="124" w:lineRule="exact"/>
        <w:ind w:right="609"/>
        <w:jc w:val="right"/>
      </w:pPr>
      <w:r w:rsidRPr="00E60ED9">
        <w:br w:type="column"/>
      </w:r>
      <w:r w:rsidRPr="00E60ED9">
        <w:rPr>
          <w:spacing w:val="-4"/>
          <w:w w:val="105"/>
        </w:rPr>
        <w:t>(10)</w:t>
      </w:r>
    </w:p>
    <w:p w14:paraId="6DCB92F8" w14:textId="77777777" w:rsidR="007F257B" w:rsidRPr="00E60ED9" w:rsidRDefault="007F257B">
      <w:pPr>
        <w:spacing w:line="124" w:lineRule="exact"/>
        <w:jc w:val="right"/>
        <w:sectPr w:rsidR="007F257B" w:rsidRPr="00E60ED9">
          <w:pgSz w:w="12240" w:h="15840"/>
          <w:pgMar w:top="1520" w:right="540" w:bottom="700" w:left="1040" w:header="0" w:footer="518" w:gutter="0"/>
          <w:cols w:num="3" w:space="720" w:equalWidth="0">
            <w:col w:w="4084" w:space="40"/>
            <w:col w:w="2401" w:space="39"/>
            <w:col w:w="4096"/>
          </w:cols>
        </w:sectPr>
      </w:pPr>
    </w:p>
    <w:p w14:paraId="35D22982" w14:textId="77777777" w:rsidR="007F257B" w:rsidRPr="00E60ED9" w:rsidRDefault="00FF3C28">
      <w:pPr>
        <w:spacing w:line="157" w:lineRule="exact"/>
        <w:jc w:val="right"/>
        <w:rPr>
          <w:rFonts w:ascii="Bookman Old Style"/>
          <w:i/>
          <w:sz w:val="16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77F915AD" wp14:editId="29C17387">
                <wp:simplePos x="0" y="0"/>
                <wp:positionH relativeFrom="page">
                  <wp:posOffset>4699253</wp:posOffset>
                </wp:positionH>
                <wp:positionV relativeFrom="paragraph">
                  <wp:posOffset>20399</wp:posOffset>
                </wp:positionV>
                <wp:extent cx="139065" cy="1270"/>
                <wp:effectExtent l="0" t="0" r="0" b="0"/>
                <wp:wrapNone/>
                <wp:docPr id="868" name="Graphic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065">
                              <a:moveTo>
                                <a:pt x="0" y="0"/>
                              </a:moveTo>
                              <a:lnTo>
                                <a:pt x="138544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15C7A" id="Graphic 868" o:spid="_x0000_s1026" style="position:absolute;margin-left:370pt;margin-top:1.6pt;width:10.95pt;height:.1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0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" path="m,l138544,e" filled="f" strokeweight=".15381mm">
                <v:path arrowok="t"/>
                <w10:wrap anchorx="page"/>
              </v:shape>
            </w:pict>
          </mc:Fallback>
        </mc:AlternateContent>
      </w:r>
      <w:proofErr w:type="spellStart"/>
      <w:proofErr w:type="gramStart"/>
      <w:r w:rsidRPr="00E60ED9">
        <w:rPr>
          <w:rFonts w:ascii="Bookman Old Style"/>
          <w:i/>
          <w:spacing w:val="-5"/>
          <w:sz w:val="16"/>
        </w:rPr>
        <w:t>e,</w:t>
      </w:r>
      <w:proofErr w:type="gramEnd"/>
      <w:r w:rsidRPr="00E60ED9">
        <w:rPr>
          <w:rFonts w:ascii="Bookman Old Style"/>
          <w:i/>
          <w:spacing w:val="-5"/>
          <w:sz w:val="16"/>
        </w:rPr>
        <w:t>i</w:t>
      </w:r>
      <w:proofErr w:type="spellEnd"/>
    </w:p>
    <w:p w14:paraId="5A8F2BFA" w14:textId="77777777" w:rsidR="007F257B" w:rsidRPr="00E60ED9" w:rsidRDefault="00FF3C28">
      <w:pPr>
        <w:tabs>
          <w:tab w:val="right" w:pos="2271"/>
        </w:tabs>
        <w:spacing w:before="25"/>
        <w:ind w:left="725"/>
      </w:pPr>
      <w:r w:rsidRPr="00E60ED9">
        <w:br w:type="column"/>
      </w:r>
      <w:r w:rsidRPr="00E60ED9">
        <w:rPr>
          <w:rFonts w:ascii="Bookman Old Style"/>
          <w:i/>
          <w:spacing w:val="-2"/>
        </w:rPr>
        <w:t>Speed</w:t>
      </w:r>
      <w:r w:rsidRPr="00E60ED9">
        <w:rPr>
          <w:rFonts w:ascii="Times New Roman"/>
        </w:rPr>
        <w:tab/>
      </w:r>
      <w:r w:rsidRPr="00E60ED9">
        <w:rPr>
          <w:spacing w:val="-5"/>
        </w:rPr>
        <w:t>24</w:t>
      </w:r>
    </w:p>
    <w:p w14:paraId="41970829" w14:textId="77777777" w:rsidR="007F257B" w:rsidRPr="00E60ED9" w:rsidRDefault="007F257B">
      <w:p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2" w:space="720" w:equalWidth="0">
            <w:col w:w="4267" w:space="40"/>
            <w:col w:w="6353"/>
          </w:cols>
        </w:sectPr>
      </w:pPr>
    </w:p>
    <w:p w14:paraId="5A20EDC7" w14:textId="77777777" w:rsidR="007F257B" w:rsidRPr="00E60ED9" w:rsidRDefault="00FF3C28">
      <w:pPr>
        <w:tabs>
          <w:tab w:val="left" w:pos="4118"/>
          <w:tab w:val="left" w:pos="5111"/>
          <w:tab w:val="right" w:pos="6330"/>
        </w:tabs>
        <w:spacing w:before="456" w:line="210" w:lineRule="exact"/>
        <w:ind w:left="3846"/>
      </w:pPr>
      <w:r w:rsidRPr="00E60ED9">
        <w:rPr>
          <w:rFonts w:ascii="Times New Roman"/>
          <w:u w:val="single"/>
        </w:rPr>
        <w:tab/>
      </w:r>
      <w:proofErr w:type="spellStart"/>
      <w:r w:rsidRPr="00E60ED9">
        <w:rPr>
          <w:rFonts w:ascii="Bookman Old Style"/>
          <w:i/>
          <w:spacing w:val="-2"/>
          <w:u w:val="single"/>
        </w:rPr>
        <w:t>Time</w:t>
      </w:r>
      <w:r w:rsidRPr="00E60ED9">
        <w:rPr>
          <w:rFonts w:ascii="Bookman Old Style"/>
          <w:i/>
          <w:spacing w:val="-2"/>
          <w:u w:val="single"/>
          <w:vertAlign w:val="subscript"/>
        </w:rPr>
        <w:t>e</w:t>
      </w:r>
      <w:proofErr w:type="gramStart"/>
      <w:r w:rsidRPr="00E60ED9">
        <w:rPr>
          <w:rFonts w:ascii="Bookman Old Style"/>
          <w:i/>
          <w:spacing w:val="-2"/>
          <w:u w:val="single"/>
          <w:vertAlign w:val="subscript"/>
        </w:rPr>
        <w:t>,i</w:t>
      </w:r>
      <w:proofErr w:type="spellEnd"/>
      <w:proofErr w:type="gramEnd"/>
      <w:r w:rsidRPr="00E60ED9">
        <w:rPr>
          <w:rFonts w:ascii="Bookman Old Style"/>
          <w:i/>
          <w:u w:val="single"/>
        </w:rPr>
        <w:tab/>
      </w:r>
      <w:r w:rsidRPr="00E60ED9">
        <w:rPr>
          <w:rFonts w:ascii="Times New Roman"/>
          <w:position w:val="-2"/>
          <w:sz w:val="16"/>
        </w:rPr>
        <w:tab/>
      </w:r>
      <w:r w:rsidRPr="00E60ED9">
        <w:rPr>
          <w:spacing w:val="-10"/>
        </w:rPr>
        <w:t>3</w:t>
      </w:r>
    </w:p>
    <w:p w14:paraId="3C4EBFD0" w14:textId="77777777" w:rsidR="007F257B" w:rsidRPr="00E60ED9" w:rsidRDefault="00FF3C28">
      <w:pPr>
        <w:tabs>
          <w:tab w:val="left" w:pos="3591"/>
          <w:tab w:val="left" w:pos="5183"/>
        </w:tabs>
        <w:spacing w:line="62" w:lineRule="exact"/>
        <w:ind w:left="3010"/>
      </w:pPr>
      <w:r w:rsidRPr="00E60ED9">
        <w:rPr>
          <w:rFonts w:ascii="Bookman Old Style"/>
          <w:i/>
          <w:spacing w:val="-5"/>
          <w:w w:val="115"/>
        </w:rPr>
        <w:t>CC</w:t>
      </w:r>
      <w:r w:rsidRPr="00E60ED9">
        <w:rPr>
          <w:rFonts w:ascii="Bookman Old Style"/>
          <w:i/>
        </w:rPr>
        <w:tab/>
      </w:r>
      <w:r w:rsidRPr="00E60ED9">
        <w:rPr>
          <w:spacing w:val="-10"/>
          <w:w w:val="115"/>
        </w:rPr>
        <w:t>=</w:t>
      </w:r>
      <w:r w:rsidRPr="00E60ED9">
        <w:tab/>
      </w:r>
      <w:r w:rsidRPr="00E60ED9">
        <w:rPr>
          <w:spacing w:val="-10"/>
          <w:w w:val="115"/>
        </w:rPr>
        <w:t>+</w:t>
      </w:r>
    </w:p>
    <w:p w14:paraId="34216435" w14:textId="77777777" w:rsidR="007F257B" w:rsidRPr="00E60ED9" w:rsidRDefault="00FF3C28">
      <w:pPr>
        <w:pStyle w:val="Textkrper"/>
        <w:spacing w:before="604" w:line="124" w:lineRule="exact"/>
        <w:ind w:right="609"/>
        <w:jc w:val="right"/>
      </w:pPr>
      <w:r w:rsidRPr="00E60ED9">
        <w:br w:type="column"/>
      </w:r>
      <w:r w:rsidRPr="00E60ED9">
        <w:rPr>
          <w:spacing w:val="-4"/>
          <w:w w:val="105"/>
        </w:rPr>
        <w:t>(11)</w:t>
      </w:r>
    </w:p>
    <w:p w14:paraId="000E1056" w14:textId="77777777" w:rsidR="007F257B" w:rsidRPr="00E60ED9" w:rsidRDefault="007F257B">
      <w:pPr>
        <w:spacing w:line="124" w:lineRule="exact"/>
        <w:jc w:val="right"/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2" w:space="720" w:equalWidth="0">
            <w:col w:w="6371" w:space="279"/>
            <w:col w:w="4010"/>
          </w:cols>
        </w:sectPr>
      </w:pPr>
    </w:p>
    <w:p w14:paraId="369566DE" w14:textId="77777777" w:rsidR="007F257B" w:rsidRPr="00E60ED9" w:rsidRDefault="00FF3C28">
      <w:pPr>
        <w:spacing w:line="157" w:lineRule="exact"/>
        <w:jc w:val="right"/>
        <w:rPr>
          <w:rFonts w:ascii="Bookman Old Style"/>
          <w:i/>
          <w:sz w:val="16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7D79C83F" wp14:editId="440420A8">
                <wp:simplePos x="0" y="0"/>
                <wp:positionH relativeFrom="page">
                  <wp:posOffset>4243743</wp:posOffset>
                </wp:positionH>
                <wp:positionV relativeFrom="paragraph">
                  <wp:posOffset>20605</wp:posOffset>
                </wp:positionV>
                <wp:extent cx="803275" cy="1270"/>
                <wp:effectExtent l="0" t="0" r="0" b="0"/>
                <wp:wrapNone/>
                <wp:docPr id="869" name="Graphic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3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3275">
                              <a:moveTo>
                                <a:pt x="0" y="0"/>
                              </a:moveTo>
                              <a:lnTo>
                                <a:pt x="803275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94EB4" id="Graphic 869" o:spid="_x0000_s1026" style="position:absolute;margin-left:334.15pt;margin-top:1.6pt;width:63.25pt;height:.1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03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" path="m,l803275,e" filled="f" strokeweight=".15381mm">
                <v:path arrowok="t"/>
                <w10:wrap anchorx="page"/>
              </v:shape>
            </w:pict>
          </mc:Fallback>
        </mc:AlternateContent>
      </w:r>
      <w:proofErr w:type="spellStart"/>
      <w:proofErr w:type="gramStart"/>
      <w:r w:rsidRPr="00E60ED9">
        <w:rPr>
          <w:rFonts w:ascii="Bookman Old Style"/>
          <w:i/>
          <w:spacing w:val="-5"/>
          <w:sz w:val="16"/>
        </w:rPr>
        <w:t>e,</w:t>
      </w:r>
      <w:proofErr w:type="gramEnd"/>
      <w:r w:rsidRPr="00E60ED9">
        <w:rPr>
          <w:rFonts w:ascii="Bookman Old Style"/>
          <w:i/>
          <w:spacing w:val="-5"/>
          <w:sz w:val="16"/>
        </w:rPr>
        <w:t>i</w:t>
      </w:r>
      <w:proofErr w:type="spellEnd"/>
    </w:p>
    <w:p w14:paraId="1C983243" w14:textId="77777777" w:rsidR="007F257B" w:rsidRPr="00E60ED9" w:rsidRDefault="00FF3C28">
      <w:pPr>
        <w:spacing w:before="29"/>
        <w:ind w:left="284"/>
        <w:rPr>
          <w:rFonts w:ascii="Bookman Old Style"/>
          <w:i/>
        </w:rPr>
      </w:pPr>
      <w:r w:rsidRPr="00E60ED9">
        <w:br w:type="column"/>
      </w:r>
      <w:proofErr w:type="spellStart"/>
      <w:r w:rsidRPr="00E60ED9">
        <w:rPr>
          <w:rFonts w:ascii="Bookman Old Style"/>
          <w:i/>
          <w:spacing w:val="-4"/>
        </w:rPr>
        <w:t>CharterRate</w:t>
      </w:r>
      <w:proofErr w:type="spellEnd"/>
    </w:p>
    <w:p w14:paraId="15CCECC4" w14:textId="77777777" w:rsidR="007F257B" w:rsidRPr="00E60ED9" w:rsidRDefault="00FF3C28">
      <w:pPr>
        <w:spacing w:before="29"/>
        <w:ind w:right="3258"/>
        <w:jc w:val="center"/>
        <w:rPr>
          <w:rFonts w:ascii="Bookman Old Style"/>
          <w:i/>
        </w:rPr>
      </w:pPr>
      <w:r w:rsidRPr="00E60ED9">
        <w:br w:type="column"/>
      </w:r>
      <w:proofErr w:type="spellStart"/>
      <w:r w:rsidRPr="00E60ED9">
        <w:rPr>
          <w:rFonts w:ascii="Bookman Old Style"/>
          <w:i/>
          <w:spacing w:val="-2"/>
        </w:rPr>
        <w:t>Charte</w:t>
      </w:r>
      <w:r w:rsidRPr="00E60ED9">
        <w:rPr>
          <w:rFonts w:ascii="Bookman Old Style"/>
          <w:i/>
          <w:spacing w:val="-2"/>
          <w:u w:val="thick"/>
        </w:rPr>
        <w:t>rRate</w:t>
      </w:r>
      <w:proofErr w:type="spellEnd"/>
    </w:p>
    <w:p w14:paraId="71A3C60F" w14:textId="77777777" w:rsidR="007F257B" w:rsidRPr="00E60ED9" w:rsidRDefault="00FF3C28">
      <w:pPr>
        <w:spacing w:before="91"/>
        <w:ind w:right="3258"/>
        <w:jc w:val="center"/>
        <w:rPr>
          <w:rFonts w:ascii="Bookman Old Style"/>
          <w:sz w:val="16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704704" behindDoc="1" locked="0" layoutInCell="1" allowOverlap="1" wp14:anchorId="6D65ABF7" wp14:editId="708301E3">
                <wp:simplePos x="0" y="0"/>
                <wp:positionH relativeFrom="page">
                  <wp:posOffset>4290910</wp:posOffset>
                </wp:positionH>
                <wp:positionV relativeFrom="paragraph">
                  <wp:posOffset>5834</wp:posOffset>
                </wp:positionV>
                <wp:extent cx="292735" cy="17145"/>
                <wp:effectExtent l="0" t="0" r="0" b="0"/>
                <wp:wrapNone/>
                <wp:docPr id="870" name="Graphic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73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735" h="17145">
                              <a:moveTo>
                                <a:pt x="292125" y="0"/>
                              </a:moveTo>
                              <a:lnTo>
                                <a:pt x="0" y="0"/>
                              </a:lnTo>
                              <a:lnTo>
                                <a:pt x="0" y="16624"/>
                              </a:lnTo>
                              <a:lnTo>
                                <a:pt x="292125" y="16624"/>
                              </a:lnTo>
                              <a:lnTo>
                                <a:pt x="2921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9D4F4" id="Graphic 870" o:spid="_x0000_s1026" style="position:absolute;margin-left:337.85pt;margin-top:.45pt;width:23.05pt;height:1.35pt;z-index:-1761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2735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" path="m292125,l,,,16624r292125,l292125,xe" fillcolor="black" stroked="f">
                <v:path arrowok="t"/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706240" behindDoc="1" locked="0" layoutInCell="1" allowOverlap="1" wp14:anchorId="6CEC55AD" wp14:editId="419FC38F">
                <wp:simplePos x="0" y="0"/>
                <wp:positionH relativeFrom="page">
                  <wp:posOffset>4228553</wp:posOffset>
                </wp:positionH>
                <wp:positionV relativeFrom="paragraph">
                  <wp:posOffset>-81450</wp:posOffset>
                </wp:positionV>
                <wp:extent cx="771525" cy="514350"/>
                <wp:effectExtent l="0" t="0" r="0" b="0"/>
                <wp:wrapNone/>
                <wp:docPr id="871" name="Textbox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1525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FE9AC5" w14:textId="77777777" w:rsidR="009D3118" w:rsidRDefault="009D3118">
                            <w:pPr>
                              <w:tabs>
                                <w:tab w:val="left" w:pos="558"/>
                                <w:tab w:val="left" w:pos="1214"/>
                              </w:tabs>
                              <w:spacing w:line="210" w:lineRule="exact"/>
                              <w:rPr>
                                <w:rFonts w:ascii="Arial Narrow"/>
                              </w:rPr>
                            </w:pPr>
                            <w:r>
                              <w:rPr>
                                <w:rFonts w:ascii="Arial Narrow"/>
                                <w:spacing w:val="-5"/>
                              </w:rPr>
                              <w:t>..</w:t>
                            </w:r>
                            <w:r>
                              <w:rPr>
                                <w:rFonts w:ascii="Arial Narrow"/>
                              </w:rPr>
                              <w:tab/>
                            </w:r>
                            <w:r>
                              <w:rPr>
                                <w:rFonts w:ascii="Arial Narrow"/>
                                <w:spacing w:val="-5"/>
                              </w:rPr>
                              <w:t>_,.</w:t>
                            </w:r>
                            <w:r>
                              <w:rPr>
                                <w:rFonts w:ascii="Arial Narrow"/>
                              </w:rPr>
                              <w:tab/>
                            </w:r>
                            <w:r>
                              <w:rPr>
                                <w:rFonts w:ascii="Arial Narrow"/>
                                <w:spacing w:val="-108"/>
                              </w:rPr>
                              <w:t>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C55AD" id="Textbox 871" o:spid="_x0000_s2519" type="#_x0000_t202" style="position:absolute;left:0;text-align:left;margin-left:332.95pt;margin-top:-6.4pt;width:60.75pt;height:40.5pt;z-index:-1761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" filled="f" stroked="f">
                <v:path arrowok="t"/>
                <v:textbox inset="0,0,0,0">
                  <w:txbxContent>
                    <w:p w14:paraId="5DFE9AC5" w14:textId="77777777" w:rsidR="009D3118" w:rsidRDefault="009D3118">
                      <w:pPr>
                        <w:tabs>
                          <w:tab w:val="left" w:pos="558"/>
                          <w:tab w:val="left" w:pos="1214"/>
                        </w:tabs>
                        <w:spacing w:line="210" w:lineRule="exact"/>
                        <w:rPr>
                          <w:rFonts w:ascii="Arial Narrow"/>
                        </w:rPr>
                      </w:pPr>
                      <w:r>
                        <w:rPr>
                          <w:rFonts w:ascii="Arial Narrow"/>
                          <w:spacing w:val="-5"/>
                        </w:rPr>
                        <w:t>..</w:t>
                      </w:r>
                      <w:r>
                        <w:rPr>
                          <w:rFonts w:ascii="Arial Narrow"/>
                        </w:rPr>
                        <w:tab/>
                      </w:r>
                      <w:r>
                        <w:rPr>
                          <w:rFonts w:ascii="Arial Narrow"/>
                          <w:spacing w:val="-5"/>
                        </w:rPr>
                        <w:t>_,.</w:t>
                      </w:r>
                      <w:r>
                        <w:rPr>
                          <w:rFonts w:ascii="Arial Narrow"/>
                        </w:rPr>
                        <w:tab/>
                      </w:r>
                      <w:r>
                        <w:rPr>
                          <w:rFonts w:ascii="Arial Narrow"/>
                          <w:spacing w:val="-108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rFonts w:ascii="Bookman Old Style"/>
          <w:spacing w:val="-2"/>
          <w:sz w:val="16"/>
        </w:rPr>
        <w:t>Gasification</w:t>
      </w:r>
      <w:r w:rsidRPr="00E60ED9">
        <w:rPr>
          <w:rFonts w:ascii="Bookman Old Style"/>
          <w:spacing w:val="-11"/>
          <w:sz w:val="16"/>
        </w:rPr>
        <w:t xml:space="preserve"> </w:t>
      </w:r>
      <w:r w:rsidRPr="00E60ED9">
        <w:rPr>
          <w:rFonts w:ascii="Bookman Old Style"/>
          <w:spacing w:val="-2"/>
          <w:sz w:val="16"/>
        </w:rPr>
        <w:t>at</w:t>
      </w:r>
      <w:r w:rsidRPr="00E60ED9">
        <w:rPr>
          <w:rFonts w:ascii="Bookman Old Style"/>
          <w:spacing w:val="-11"/>
          <w:sz w:val="16"/>
        </w:rPr>
        <w:t xml:space="preserve"> </w:t>
      </w:r>
      <w:r w:rsidRPr="00E60ED9">
        <w:rPr>
          <w:rFonts w:ascii="Bookman Old Style"/>
          <w:spacing w:val="-2"/>
          <w:sz w:val="16"/>
        </w:rPr>
        <w:t>the</w:t>
      </w:r>
      <w:r w:rsidRPr="00E60ED9">
        <w:rPr>
          <w:rFonts w:ascii="Bookman Old Style"/>
          <w:spacing w:val="-11"/>
          <w:sz w:val="16"/>
        </w:rPr>
        <w:t xml:space="preserve"> </w:t>
      </w:r>
      <w:r w:rsidRPr="00E60ED9">
        <w:rPr>
          <w:rFonts w:ascii="Bookman Old Style"/>
          <w:spacing w:val="-4"/>
          <w:sz w:val="16"/>
        </w:rPr>
        <w:t>port</w:t>
      </w:r>
    </w:p>
    <w:p w14:paraId="32F229C2" w14:textId="77777777" w:rsidR="007F257B" w:rsidRPr="00E60ED9" w:rsidRDefault="007F257B">
      <w:pPr>
        <w:jc w:val="center"/>
        <w:rPr>
          <w:rFonts w:ascii="Bookman Old Style"/>
          <w:sz w:val="16"/>
        </w:rPr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num="3" w:space="720" w:equalWidth="0">
            <w:col w:w="3522" w:space="40"/>
            <w:col w:w="1550" w:space="39"/>
            <w:col w:w="5509"/>
          </w:cols>
        </w:sectPr>
      </w:pPr>
    </w:p>
    <w:p w14:paraId="0F38B825" w14:textId="77777777" w:rsidR="007F257B" w:rsidRPr="00E60ED9" w:rsidRDefault="00FF3C28">
      <w:pPr>
        <w:tabs>
          <w:tab w:val="left" w:pos="9660"/>
        </w:tabs>
        <w:spacing w:before="504" w:line="182" w:lineRule="exact"/>
        <w:ind w:left="1715"/>
      </w:pPr>
      <w:proofErr w:type="spellStart"/>
      <w:r w:rsidRPr="00E60ED9">
        <w:rPr>
          <w:rFonts w:ascii="Bookman Old Style" w:hAnsi="Bookman Old Style"/>
          <w:i/>
        </w:rPr>
        <w:t>FC</w:t>
      </w:r>
      <w:r w:rsidRPr="00E60ED9">
        <w:rPr>
          <w:rFonts w:ascii="Bookman Old Style" w:hAnsi="Bookman Old Style"/>
          <w:i/>
          <w:vertAlign w:val="subscript"/>
        </w:rPr>
        <w:t>e</w:t>
      </w:r>
      <w:proofErr w:type="gramStart"/>
      <w:r w:rsidRPr="00E60ED9">
        <w:rPr>
          <w:rFonts w:ascii="Bookman Old Style" w:hAnsi="Bookman Old Style"/>
          <w:i/>
          <w:vertAlign w:val="subscript"/>
        </w:rPr>
        <w:t>,i</w:t>
      </w:r>
      <w:proofErr w:type="spellEnd"/>
      <w:proofErr w:type="gramEnd"/>
      <w:r w:rsidRPr="00E60ED9">
        <w:rPr>
          <w:rFonts w:ascii="Bookman Old Style" w:hAnsi="Bookman Old Style"/>
          <w:i/>
          <w:spacing w:val="21"/>
        </w:rPr>
        <w:t xml:space="preserve"> </w:t>
      </w:r>
      <w:r w:rsidRPr="00E60ED9">
        <w:t>=</w:t>
      </w:r>
      <w:r w:rsidRPr="00E60ED9">
        <w:rPr>
          <w:spacing w:val="20"/>
        </w:rPr>
        <w:t xml:space="preserve"> </w:t>
      </w:r>
      <w:proofErr w:type="spellStart"/>
      <w:r w:rsidRPr="00E60ED9">
        <w:rPr>
          <w:rFonts w:ascii="Bookman Old Style" w:hAnsi="Bookman Old Style"/>
          <w:i/>
        </w:rPr>
        <w:t>Time</w:t>
      </w:r>
      <w:r w:rsidRPr="00E60ED9">
        <w:rPr>
          <w:rFonts w:ascii="Bookman Old Style" w:hAnsi="Bookman Old Style"/>
          <w:i/>
          <w:vertAlign w:val="subscript"/>
        </w:rPr>
        <w:t>e,i</w:t>
      </w:r>
      <w:proofErr w:type="spellEnd"/>
      <w:r w:rsidRPr="00E60ED9">
        <w:rPr>
          <w:rFonts w:ascii="Bookman Old Style" w:hAnsi="Bookman Old Style"/>
          <w:i/>
          <w:spacing w:val="7"/>
        </w:rPr>
        <w:t xml:space="preserve"> </w:t>
      </w:r>
      <w:r w:rsidRPr="00E60ED9">
        <w:rPr>
          <w:rFonts w:ascii="Lucida Sans Unicode" w:hAnsi="Lucida Sans Unicode"/>
        </w:rPr>
        <w:t>×</w:t>
      </w:r>
      <w:r w:rsidRPr="00E60ED9">
        <w:rPr>
          <w:rFonts w:ascii="Lucida Sans Unicode" w:hAnsi="Lucida Sans Unicode"/>
          <w:spacing w:val="-9"/>
        </w:rPr>
        <w:t xml:space="preserve"> </w:t>
      </w:r>
      <w:r w:rsidRPr="00E60ED9">
        <w:t>(</w:t>
      </w:r>
      <w:r w:rsidRPr="00E60ED9">
        <w:rPr>
          <w:rFonts w:ascii="Bookman Old Style" w:hAnsi="Bookman Old Style"/>
          <w:i/>
        </w:rPr>
        <w:t>Bunker</w:t>
      </w:r>
      <w:r w:rsidRPr="00E60ED9">
        <w:rPr>
          <w:rFonts w:ascii="Bookman Old Style" w:hAnsi="Bookman Old Style"/>
          <w:i/>
          <w:spacing w:val="2"/>
        </w:rPr>
        <w:t xml:space="preserve"> </w:t>
      </w:r>
      <w:r w:rsidRPr="00E60ED9">
        <w:rPr>
          <w:rFonts w:ascii="Lucida Sans Unicode" w:hAnsi="Lucida Sans Unicode"/>
        </w:rPr>
        <w:t>×</w:t>
      </w:r>
      <w:r w:rsidRPr="00E60ED9">
        <w:rPr>
          <w:rFonts w:ascii="Lucida Sans Unicode" w:hAnsi="Lucida Sans Unicode"/>
          <w:spacing w:val="-8"/>
        </w:rPr>
        <w:t xml:space="preserve"> </w:t>
      </w:r>
      <w:proofErr w:type="spellStart"/>
      <w:r w:rsidRPr="00E60ED9">
        <w:rPr>
          <w:rFonts w:ascii="Bookman Old Style" w:hAnsi="Bookman Old Style"/>
          <w:i/>
        </w:rPr>
        <w:t>BunkerPrice</w:t>
      </w:r>
      <w:proofErr w:type="spellEnd"/>
      <w:r w:rsidRPr="00E60ED9">
        <w:t>)</w:t>
      </w:r>
      <w:r w:rsidRPr="00E60ED9">
        <w:rPr>
          <w:spacing w:val="5"/>
        </w:rPr>
        <w:t xml:space="preserve"> </w:t>
      </w:r>
      <w:r w:rsidRPr="00E60ED9">
        <w:t>+</w:t>
      </w:r>
      <w:r w:rsidRPr="00E60ED9">
        <w:rPr>
          <w:spacing w:val="5"/>
        </w:rPr>
        <w:t xml:space="preserve"> </w:t>
      </w:r>
      <w:r w:rsidRPr="00E60ED9">
        <w:t>3</w:t>
      </w:r>
      <w:r w:rsidRPr="00E60ED9">
        <w:rPr>
          <w:spacing w:val="5"/>
        </w:rPr>
        <w:t xml:space="preserve"> </w:t>
      </w:r>
      <w:r w:rsidRPr="00E60ED9">
        <w:rPr>
          <w:rFonts w:ascii="Lucida Sans Unicode" w:hAnsi="Lucida Sans Unicode"/>
        </w:rPr>
        <w:t>×</w:t>
      </w:r>
      <w:r w:rsidRPr="00E60ED9">
        <w:rPr>
          <w:rFonts w:ascii="Lucida Sans Unicode" w:hAnsi="Lucida Sans Unicode"/>
          <w:spacing w:val="-9"/>
        </w:rPr>
        <w:t xml:space="preserve"> </w:t>
      </w:r>
      <w:r w:rsidRPr="00E60ED9">
        <w:t>25</w:t>
      </w:r>
      <w:r w:rsidRPr="00E60ED9">
        <w:rPr>
          <w:spacing w:val="6"/>
        </w:rPr>
        <w:t xml:space="preserve"> </w:t>
      </w:r>
      <w:r w:rsidRPr="00E60ED9">
        <w:rPr>
          <w:rFonts w:ascii="Lucida Sans Unicode" w:hAnsi="Lucida Sans Unicode"/>
        </w:rPr>
        <w:t>×</w:t>
      </w:r>
      <w:r w:rsidRPr="00E60ED9">
        <w:rPr>
          <w:rFonts w:ascii="Lucida Sans Unicode" w:hAnsi="Lucida Sans Unicode"/>
          <w:spacing w:val="-9"/>
        </w:rPr>
        <w:t xml:space="preserve"> </w:t>
      </w:r>
      <w:proofErr w:type="spellStart"/>
      <w:r w:rsidRPr="00E60ED9">
        <w:rPr>
          <w:rFonts w:ascii="Bookman Old Style" w:hAnsi="Bookman Old Style"/>
          <w:i/>
          <w:spacing w:val="-2"/>
        </w:rPr>
        <w:t>BunkerPrice</w:t>
      </w:r>
      <w:proofErr w:type="spellEnd"/>
      <w:r w:rsidRPr="00E60ED9">
        <w:rPr>
          <w:rFonts w:ascii="Bookman Old Style" w:hAnsi="Bookman Old Style"/>
          <w:i/>
        </w:rPr>
        <w:tab/>
      </w:r>
      <w:r w:rsidRPr="00E60ED9">
        <w:rPr>
          <w:spacing w:val="-4"/>
        </w:rPr>
        <w:t>(12)</w:t>
      </w:r>
    </w:p>
    <w:p w14:paraId="0DFD0D8E" w14:textId="77777777" w:rsidR="007F257B" w:rsidRPr="00E60ED9" w:rsidRDefault="00FF3C28">
      <w:pPr>
        <w:tabs>
          <w:tab w:val="left" w:pos="6631"/>
          <w:tab w:val="left" w:pos="8346"/>
        </w:tabs>
        <w:spacing w:line="406" w:lineRule="exact"/>
        <w:ind w:left="6278"/>
        <w:rPr>
          <w:rFonts w:ascii="Arial Narrow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705216" behindDoc="1" locked="0" layoutInCell="1" allowOverlap="1" wp14:anchorId="291E2C94" wp14:editId="05A0E543">
                <wp:simplePos x="0" y="0"/>
                <wp:positionH relativeFrom="page">
                  <wp:posOffset>4709909</wp:posOffset>
                </wp:positionH>
                <wp:positionV relativeFrom="paragraph">
                  <wp:posOffset>87403</wp:posOffset>
                </wp:positionV>
                <wp:extent cx="563245" cy="17145"/>
                <wp:effectExtent l="0" t="0" r="0" b="0"/>
                <wp:wrapNone/>
                <wp:docPr id="872" name="Graphic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24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245" h="17145">
                              <a:moveTo>
                                <a:pt x="562851" y="0"/>
                              </a:moveTo>
                              <a:lnTo>
                                <a:pt x="0" y="0"/>
                              </a:lnTo>
                              <a:lnTo>
                                <a:pt x="0" y="16624"/>
                              </a:lnTo>
                              <a:lnTo>
                                <a:pt x="562851" y="16624"/>
                              </a:lnTo>
                              <a:lnTo>
                                <a:pt x="5628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E1554" id="Graphic 872" o:spid="_x0000_s1026" style="position:absolute;margin-left:370.85pt;margin-top:6.9pt;width:44.35pt;height:1.35pt;z-index:-1761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245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" path="m562851,l,,,16624r562851,l562851,xe" fillcolor="black" stroked="f">
                <v:path arrowok="t"/>
                <w10:wrap anchorx="page"/>
              </v:shape>
            </w:pict>
          </mc:Fallback>
        </mc:AlternateContent>
      </w: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705728" behindDoc="1" locked="0" layoutInCell="1" allowOverlap="1" wp14:anchorId="0887F75C" wp14:editId="63294ADA">
                <wp:simplePos x="0" y="0"/>
                <wp:positionH relativeFrom="page">
                  <wp:posOffset>5397449</wp:posOffset>
                </wp:positionH>
                <wp:positionV relativeFrom="paragraph">
                  <wp:posOffset>87403</wp:posOffset>
                </wp:positionV>
                <wp:extent cx="563245" cy="17145"/>
                <wp:effectExtent l="0" t="0" r="0" b="0"/>
                <wp:wrapNone/>
                <wp:docPr id="873" name="Graphic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24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245" h="17145">
                              <a:moveTo>
                                <a:pt x="562851" y="0"/>
                              </a:moveTo>
                              <a:lnTo>
                                <a:pt x="0" y="0"/>
                              </a:lnTo>
                              <a:lnTo>
                                <a:pt x="0" y="16624"/>
                              </a:lnTo>
                              <a:lnTo>
                                <a:pt x="562851" y="16624"/>
                              </a:lnTo>
                              <a:lnTo>
                                <a:pt x="5628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EAEF9" id="Graphic 873" o:spid="_x0000_s1026" style="position:absolute;margin-left:425pt;margin-top:6.9pt;width:44.35pt;height:1.35pt;z-index:-1761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245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" path="m562851,l,,,16624r562851,l562851,xe" fillcolor="black" stroked="f">
                <v:path arrowok="t"/>
                <w10:wrap anchorx="page"/>
              </v:shape>
            </w:pict>
          </mc:Fallback>
        </mc:AlternateContent>
      </w:r>
      <w:r w:rsidRPr="00E60ED9">
        <w:rPr>
          <w:rFonts w:ascii="Arial Narrow"/>
          <w:spacing w:val="-5"/>
          <w:position w:val="21"/>
        </w:rPr>
        <w:t>..</w:t>
      </w:r>
      <w:r w:rsidRPr="00E60ED9">
        <w:rPr>
          <w:rFonts w:ascii="Arial Narrow"/>
          <w:position w:val="21"/>
        </w:rPr>
        <w:tab/>
      </w:r>
      <w:r w:rsidRPr="00E60ED9">
        <w:rPr>
          <w:rFonts w:ascii="Bookman Old Style"/>
          <w:spacing w:val="-22"/>
          <w:sz w:val="16"/>
        </w:rPr>
        <w:t>Empty</w:t>
      </w:r>
      <w:r w:rsidRPr="00E60ED9">
        <w:rPr>
          <w:rFonts w:ascii="Bookman Old Style"/>
          <w:spacing w:val="7"/>
          <w:sz w:val="16"/>
        </w:rPr>
        <w:t xml:space="preserve"> </w:t>
      </w:r>
      <w:r w:rsidRPr="00E60ED9">
        <w:rPr>
          <w:rFonts w:ascii="Bookman Old Style"/>
          <w:spacing w:val="-22"/>
          <w:sz w:val="16"/>
        </w:rPr>
        <w:t>L</w:t>
      </w:r>
      <w:r w:rsidRPr="00E60ED9">
        <w:rPr>
          <w:rFonts w:ascii="Arial Narrow"/>
          <w:spacing w:val="-22"/>
          <w:position w:val="21"/>
        </w:rPr>
        <w:t>_</w:t>
      </w:r>
      <w:r w:rsidRPr="00E60ED9">
        <w:rPr>
          <w:rFonts w:ascii="Bookman Old Style"/>
          <w:spacing w:val="-22"/>
          <w:sz w:val="16"/>
        </w:rPr>
        <w:t>N</w:t>
      </w:r>
      <w:proofErr w:type="gramStart"/>
      <w:r w:rsidRPr="00E60ED9">
        <w:rPr>
          <w:rFonts w:ascii="Arial Narrow"/>
          <w:spacing w:val="-22"/>
          <w:position w:val="21"/>
        </w:rPr>
        <w:t>,.</w:t>
      </w:r>
      <w:proofErr w:type="gramEnd"/>
      <w:r w:rsidRPr="00E60ED9">
        <w:rPr>
          <w:rFonts w:ascii="Bookman Old Style"/>
          <w:spacing w:val="-22"/>
          <w:sz w:val="16"/>
        </w:rPr>
        <w:t>G</w:t>
      </w:r>
      <w:r w:rsidRPr="00E60ED9">
        <w:rPr>
          <w:rFonts w:ascii="Bookman Old Style"/>
          <w:spacing w:val="7"/>
          <w:sz w:val="16"/>
        </w:rPr>
        <w:t xml:space="preserve"> </w:t>
      </w:r>
      <w:r w:rsidRPr="00E60ED9">
        <w:rPr>
          <w:rFonts w:ascii="Bookman Old Style"/>
          <w:spacing w:val="-22"/>
          <w:sz w:val="16"/>
        </w:rPr>
        <w:t>carrier</w:t>
      </w:r>
      <w:r w:rsidRPr="00E60ED9">
        <w:rPr>
          <w:rFonts w:ascii="Bookman Old Style"/>
          <w:sz w:val="16"/>
        </w:rPr>
        <w:tab/>
      </w:r>
      <w:r w:rsidRPr="00E60ED9">
        <w:rPr>
          <w:rFonts w:ascii="Arial Narrow"/>
          <w:spacing w:val="-5"/>
          <w:position w:val="21"/>
        </w:rPr>
        <w:t>..</w:t>
      </w:r>
    </w:p>
    <w:p w14:paraId="3FFDB736" w14:textId="77777777" w:rsidR="007F257B" w:rsidRPr="00E60ED9" w:rsidRDefault="007F257B">
      <w:pPr>
        <w:pStyle w:val="Textkrper"/>
        <w:spacing w:before="251"/>
        <w:rPr>
          <w:rFonts w:ascii="Arial Narrow"/>
        </w:rPr>
      </w:pPr>
    </w:p>
    <w:p w14:paraId="036A560F" w14:textId="77777777" w:rsidR="007F257B" w:rsidRPr="00E60ED9" w:rsidRDefault="00FF3C28">
      <w:pPr>
        <w:tabs>
          <w:tab w:val="left" w:pos="7506"/>
        </w:tabs>
        <w:ind w:right="609"/>
        <w:jc w:val="right"/>
      </w:pPr>
      <w:proofErr w:type="spellStart"/>
      <w:r w:rsidRPr="00E60ED9">
        <w:rPr>
          <w:rFonts w:ascii="Bookman Old Style" w:hAnsi="Bookman Old Style"/>
          <w:i/>
        </w:rPr>
        <w:t>BC</w:t>
      </w:r>
      <w:r w:rsidRPr="00E60ED9">
        <w:rPr>
          <w:rFonts w:ascii="Bookman Old Style" w:hAnsi="Bookman Old Style"/>
          <w:i/>
          <w:vertAlign w:val="subscript"/>
        </w:rPr>
        <w:t>e</w:t>
      </w:r>
      <w:proofErr w:type="gramStart"/>
      <w:r w:rsidRPr="00E60ED9">
        <w:rPr>
          <w:rFonts w:ascii="Bookman Old Style" w:hAnsi="Bookman Old Style"/>
          <w:i/>
          <w:vertAlign w:val="subscript"/>
        </w:rPr>
        <w:t>,i</w:t>
      </w:r>
      <w:proofErr w:type="spellEnd"/>
      <w:proofErr w:type="gramEnd"/>
      <w:r w:rsidRPr="00E60ED9">
        <w:rPr>
          <w:rFonts w:ascii="Bookman Old Style" w:hAnsi="Bookman Old Style"/>
          <w:i/>
          <w:spacing w:val="39"/>
        </w:rPr>
        <w:t xml:space="preserve"> </w:t>
      </w:r>
      <w:r w:rsidRPr="00E60ED9">
        <w:t>=</w:t>
      </w:r>
      <w:r w:rsidRPr="00E60ED9">
        <w:rPr>
          <w:spacing w:val="36"/>
        </w:rPr>
        <w:t xml:space="preserve"> </w:t>
      </w:r>
      <w:proofErr w:type="spellStart"/>
      <w:r w:rsidRPr="00E60ED9">
        <w:rPr>
          <w:rFonts w:ascii="Bookman Old Style" w:hAnsi="Bookman Old Style"/>
          <w:i/>
        </w:rPr>
        <w:t>Time</w:t>
      </w:r>
      <w:r w:rsidRPr="00E60ED9">
        <w:rPr>
          <w:rFonts w:ascii="Bookman Old Style" w:hAnsi="Bookman Old Style"/>
          <w:i/>
          <w:vertAlign w:val="subscript"/>
        </w:rPr>
        <w:t>e,i</w:t>
      </w:r>
      <w:proofErr w:type="spellEnd"/>
      <w:r w:rsidRPr="00E60ED9">
        <w:rPr>
          <w:rFonts w:ascii="Bookman Old Style" w:hAnsi="Bookman Old Style"/>
          <w:i/>
          <w:spacing w:val="22"/>
        </w:rPr>
        <w:t xml:space="preserve"> </w:t>
      </w:r>
      <w:r w:rsidRPr="00E60ED9">
        <w:rPr>
          <w:rFonts w:ascii="Lucida Sans Unicode" w:hAnsi="Lucida Sans Unicode"/>
        </w:rPr>
        <w:t>×</w:t>
      </w:r>
      <w:r w:rsidRPr="00E60ED9">
        <w:rPr>
          <w:rFonts w:ascii="Lucida Sans Unicode" w:hAnsi="Lucida Sans Unicode"/>
          <w:spacing w:val="3"/>
        </w:rPr>
        <w:t xml:space="preserve"> </w:t>
      </w:r>
      <w:proofErr w:type="spellStart"/>
      <w:r w:rsidRPr="00E60ED9">
        <w:rPr>
          <w:rFonts w:ascii="Bookman Old Style" w:hAnsi="Bookman Old Style"/>
          <w:i/>
        </w:rPr>
        <w:t>BoilOff</w:t>
      </w:r>
      <w:proofErr w:type="spellEnd"/>
      <w:r w:rsidRPr="00E60ED9">
        <w:rPr>
          <w:rFonts w:ascii="Bookman Old Style" w:hAnsi="Bookman Old Style"/>
          <w:i/>
          <w:spacing w:val="43"/>
        </w:rPr>
        <w:t xml:space="preserve"> </w:t>
      </w:r>
      <w:r w:rsidRPr="00E60ED9">
        <w:rPr>
          <w:rFonts w:ascii="Lucida Sans Unicode" w:hAnsi="Lucida Sans Unicode"/>
        </w:rPr>
        <w:t>×</w:t>
      </w:r>
      <w:r w:rsidRPr="00E60ED9">
        <w:rPr>
          <w:rFonts w:ascii="Lucida Sans Unicode" w:hAnsi="Lucida Sans Unicode"/>
          <w:spacing w:val="4"/>
        </w:rPr>
        <w:t xml:space="preserve"> </w:t>
      </w:r>
      <w:r w:rsidRPr="00E60ED9">
        <w:rPr>
          <w:rFonts w:ascii="Bookman Old Style" w:hAnsi="Bookman Old Style"/>
          <w:i/>
        </w:rPr>
        <w:t>Capacity</w:t>
      </w:r>
      <w:r w:rsidRPr="00E60ED9">
        <w:rPr>
          <w:rFonts w:ascii="Bookman Old Style" w:hAnsi="Bookman Old Style"/>
          <w:i/>
          <w:spacing w:val="19"/>
        </w:rPr>
        <w:t xml:space="preserve"> </w:t>
      </w:r>
      <w:r w:rsidRPr="00E60ED9">
        <w:rPr>
          <w:rFonts w:ascii="Lucida Sans Unicode" w:hAnsi="Lucida Sans Unicode"/>
        </w:rPr>
        <w:t>×</w:t>
      </w:r>
      <w:r w:rsidRPr="00E60ED9">
        <w:rPr>
          <w:rFonts w:ascii="Lucida Sans Unicode" w:hAnsi="Lucida Sans Unicode"/>
          <w:spacing w:val="3"/>
        </w:rPr>
        <w:t xml:space="preserve"> </w:t>
      </w:r>
      <w:proofErr w:type="spellStart"/>
      <w:r w:rsidRPr="00E60ED9">
        <w:rPr>
          <w:rFonts w:ascii="Bookman Old Style" w:hAnsi="Bookman Old Style"/>
          <w:i/>
        </w:rPr>
        <w:t>BoilOff</w:t>
      </w:r>
      <w:proofErr w:type="spellEnd"/>
      <w:r w:rsidRPr="00E60ED9">
        <w:rPr>
          <w:rFonts w:ascii="Bookman Old Style" w:hAnsi="Bookman Old Style"/>
          <w:i/>
          <w:spacing w:val="-31"/>
        </w:rPr>
        <w:t xml:space="preserve"> </w:t>
      </w:r>
      <w:proofErr w:type="spellStart"/>
      <w:r w:rsidRPr="00E60ED9">
        <w:rPr>
          <w:rFonts w:ascii="Bookman Old Style" w:hAnsi="Bookman Old Style"/>
          <w:i/>
          <w:spacing w:val="-2"/>
        </w:rPr>
        <w:t>CostRate</w:t>
      </w:r>
      <w:proofErr w:type="spellEnd"/>
      <w:r w:rsidRPr="00E60ED9">
        <w:rPr>
          <w:rFonts w:ascii="Bookman Old Style" w:hAnsi="Bookman Old Style"/>
          <w:i/>
        </w:rPr>
        <w:tab/>
      </w:r>
      <w:r w:rsidRPr="00E60ED9">
        <w:rPr>
          <w:spacing w:val="-4"/>
        </w:rPr>
        <w:t>(13)</w:t>
      </w:r>
    </w:p>
    <w:p w14:paraId="21741CD9" w14:textId="77777777" w:rsidR="007F257B" w:rsidRPr="00E60ED9" w:rsidRDefault="007F257B">
      <w:pPr>
        <w:pStyle w:val="Textkrper"/>
      </w:pPr>
    </w:p>
    <w:p w14:paraId="7E83686D" w14:textId="77777777" w:rsidR="007F257B" w:rsidRPr="00E60ED9" w:rsidRDefault="007F257B">
      <w:pPr>
        <w:pStyle w:val="Textkrper"/>
        <w:spacing w:before="95"/>
      </w:pPr>
    </w:p>
    <w:p w14:paraId="124A1543" w14:textId="77777777" w:rsidR="007F257B" w:rsidRPr="00E60ED9" w:rsidRDefault="00FF3C28">
      <w:pPr>
        <w:tabs>
          <w:tab w:val="left" w:pos="6692"/>
        </w:tabs>
        <w:spacing w:before="1"/>
        <w:ind w:right="609"/>
        <w:jc w:val="right"/>
      </w:pPr>
      <w:proofErr w:type="spellStart"/>
      <w:r w:rsidRPr="00E60ED9">
        <w:rPr>
          <w:rFonts w:ascii="Bookman Old Style" w:hAnsi="Bookman Old Style"/>
          <w:i/>
        </w:rPr>
        <w:t>FEE</w:t>
      </w:r>
      <w:r w:rsidRPr="00E60ED9">
        <w:rPr>
          <w:rFonts w:ascii="Bookman Old Style" w:hAnsi="Bookman Old Style"/>
          <w:i/>
          <w:vertAlign w:val="subscript"/>
        </w:rPr>
        <w:t>e</w:t>
      </w:r>
      <w:proofErr w:type="gramStart"/>
      <w:r w:rsidRPr="00E60ED9">
        <w:rPr>
          <w:rFonts w:ascii="Bookman Old Style" w:hAnsi="Bookman Old Style"/>
          <w:i/>
          <w:vertAlign w:val="subscript"/>
        </w:rPr>
        <w:t>,i</w:t>
      </w:r>
      <w:proofErr w:type="spellEnd"/>
      <w:proofErr w:type="gramEnd"/>
      <w:r w:rsidRPr="00E60ED9">
        <w:rPr>
          <w:rFonts w:ascii="Bookman Old Style" w:hAnsi="Bookman Old Style"/>
          <w:i/>
          <w:spacing w:val="37"/>
        </w:rPr>
        <w:t xml:space="preserve"> </w:t>
      </w:r>
      <w:r w:rsidRPr="00E60ED9">
        <w:t>=</w:t>
      </w:r>
      <w:r w:rsidRPr="00E60ED9">
        <w:rPr>
          <w:spacing w:val="36"/>
        </w:rPr>
        <w:t xml:space="preserve"> </w:t>
      </w:r>
      <w:proofErr w:type="spellStart"/>
      <w:r w:rsidRPr="00E60ED9">
        <w:rPr>
          <w:rFonts w:ascii="Bookman Old Style" w:hAnsi="Bookman Old Style"/>
          <w:i/>
        </w:rPr>
        <w:t>Time</w:t>
      </w:r>
      <w:r w:rsidRPr="00E60ED9">
        <w:rPr>
          <w:rFonts w:ascii="Bookman Old Style" w:hAnsi="Bookman Old Style"/>
          <w:i/>
          <w:vertAlign w:val="subscript"/>
        </w:rPr>
        <w:t>e,i</w:t>
      </w:r>
      <w:proofErr w:type="spellEnd"/>
      <w:r w:rsidRPr="00E60ED9">
        <w:rPr>
          <w:rFonts w:ascii="Bookman Old Style" w:hAnsi="Bookman Old Style"/>
          <w:i/>
          <w:spacing w:val="22"/>
        </w:rPr>
        <w:t xml:space="preserve"> </w:t>
      </w:r>
      <w:r w:rsidRPr="00E60ED9">
        <w:rPr>
          <w:rFonts w:ascii="Lucida Sans Unicode" w:hAnsi="Lucida Sans Unicode"/>
        </w:rPr>
        <w:t>×</w:t>
      </w:r>
      <w:r w:rsidRPr="00E60ED9">
        <w:rPr>
          <w:rFonts w:ascii="Lucida Sans Unicode" w:hAnsi="Lucida Sans Unicode"/>
          <w:spacing w:val="4"/>
        </w:rPr>
        <w:t xml:space="preserve"> </w:t>
      </w:r>
      <w:proofErr w:type="spellStart"/>
      <w:r w:rsidRPr="00E60ED9">
        <w:rPr>
          <w:rFonts w:ascii="Bookman Old Style" w:hAnsi="Bookman Old Style"/>
          <w:i/>
        </w:rPr>
        <w:t>FeeRate</w:t>
      </w:r>
      <w:proofErr w:type="spellEnd"/>
      <w:r w:rsidRPr="00E60ED9">
        <w:rPr>
          <w:rFonts w:ascii="Bookman Old Style" w:hAnsi="Bookman Old Style"/>
          <w:i/>
          <w:spacing w:val="7"/>
        </w:rPr>
        <w:t xml:space="preserve"> </w:t>
      </w:r>
      <w:r w:rsidRPr="00E60ED9">
        <w:t>+</w:t>
      </w:r>
      <w:r w:rsidRPr="00E60ED9">
        <w:rPr>
          <w:spacing w:val="18"/>
        </w:rPr>
        <w:t xml:space="preserve"> </w:t>
      </w:r>
      <w:proofErr w:type="spellStart"/>
      <w:r w:rsidRPr="00E60ED9">
        <w:rPr>
          <w:rFonts w:ascii="Bookman Old Style" w:hAnsi="Bookman Old Style"/>
          <w:i/>
          <w:spacing w:val="-2"/>
        </w:rPr>
        <w:t>RouteFee</w:t>
      </w:r>
      <w:r w:rsidRPr="00E60ED9">
        <w:rPr>
          <w:rFonts w:ascii="Bookman Old Style" w:hAnsi="Bookman Old Style"/>
          <w:i/>
          <w:spacing w:val="-2"/>
          <w:vertAlign w:val="subscript"/>
        </w:rPr>
        <w:t>e,i</w:t>
      </w:r>
      <w:proofErr w:type="spellEnd"/>
      <w:r w:rsidRPr="00E60ED9">
        <w:rPr>
          <w:rFonts w:ascii="Bookman Old Style" w:hAnsi="Bookman Old Style"/>
          <w:i/>
        </w:rPr>
        <w:tab/>
      </w:r>
      <w:r w:rsidRPr="00E60ED9">
        <w:rPr>
          <w:spacing w:val="-4"/>
          <w:w w:val="110"/>
        </w:rPr>
        <w:t>(14)</w:t>
      </w:r>
    </w:p>
    <w:p w14:paraId="3F1E61F7" w14:textId="77777777" w:rsidR="007F257B" w:rsidRPr="00E60ED9" w:rsidRDefault="007F257B">
      <w:pPr>
        <w:pStyle w:val="Textkrper"/>
      </w:pPr>
    </w:p>
    <w:p w14:paraId="0BA1042B" w14:textId="77777777" w:rsidR="007F257B" w:rsidRPr="00E60ED9" w:rsidRDefault="007F257B">
      <w:pPr>
        <w:pStyle w:val="Textkrper"/>
        <w:spacing w:before="95"/>
      </w:pPr>
    </w:p>
    <w:p w14:paraId="3B29AB61" w14:textId="77777777" w:rsidR="007F257B" w:rsidRPr="00E60ED9" w:rsidRDefault="00FF3C28">
      <w:pPr>
        <w:tabs>
          <w:tab w:val="left" w:pos="5545"/>
        </w:tabs>
        <w:ind w:right="609"/>
        <w:jc w:val="right"/>
      </w:pPr>
      <w:r w:rsidRPr="00E60ED9">
        <w:rPr>
          <w:rFonts w:ascii="Bookman Old Style" w:hAnsi="Bookman Old Style"/>
          <w:i/>
          <w:spacing w:val="15"/>
          <w:w w:val="105"/>
        </w:rPr>
        <w:t>PC</w:t>
      </w:r>
      <w:r w:rsidRPr="00E60ED9">
        <w:rPr>
          <w:rFonts w:ascii="Bookman Old Style" w:hAnsi="Bookman Old Style"/>
          <w:i/>
          <w:spacing w:val="5"/>
          <w:w w:val="105"/>
        </w:rPr>
        <w:t xml:space="preserve"> </w:t>
      </w:r>
      <w:r w:rsidRPr="00E60ED9">
        <w:rPr>
          <w:w w:val="105"/>
        </w:rPr>
        <w:t>=</w:t>
      </w:r>
      <w:r w:rsidRPr="00E60ED9">
        <w:rPr>
          <w:spacing w:val="1"/>
          <w:w w:val="105"/>
        </w:rPr>
        <w:t xml:space="preserve"> </w:t>
      </w:r>
      <w:r w:rsidRPr="00E60ED9">
        <w:rPr>
          <w:w w:val="105"/>
        </w:rPr>
        <w:t>3</w:t>
      </w:r>
      <w:r w:rsidRPr="00E60ED9">
        <w:rPr>
          <w:spacing w:val="-10"/>
          <w:w w:val="105"/>
        </w:rPr>
        <w:t xml:space="preserve"> </w:t>
      </w:r>
      <w:r w:rsidRPr="00E60ED9">
        <w:rPr>
          <w:rFonts w:ascii="Lucida Sans Unicode" w:hAnsi="Lucida Sans Unicode"/>
          <w:w w:val="105"/>
        </w:rPr>
        <w:t>×</w:t>
      </w:r>
      <w:r w:rsidRPr="00E60ED9">
        <w:rPr>
          <w:rFonts w:ascii="Lucida Sans Unicode" w:hAnsi="Lucida Sans Unicode"/>
          <w:spacing w:val="-25"/>
          <w:w w:val="105"/>
        </w:rPr>
        <w:t xml:space="preserve"> </w:t>
      </w:r>
      <w:proofErr w:type="spellStart"/>
      <w:r w:rsidRPr="00E60ED9">
        <w:rPr>
          <w:rFonts w:ascii="Bookman Old Style" w:hAnsi="Bookman Old Style"/>
          <w:i/>
          <w:spacing w:val="-2"/>
          <w:w w:val="105"/>
        </w:rPr>
        <w:t>PortRate</w:t>
      </w:r>
      <w:proofErr w:type="spellEnd"/>
      <w:r w:rsidRPr="00E60ED9">
        <w:rPr>
          <w:rFonts w:ascii="Bookman Old Style" w:hAnsi="Bookman Old Style"/>
          <w:i/>
        </w:rPr>
        <w:tab/>
      </w:r>
      <w:r w:rsidRPr="00E60ED9">
        <w:rPr>
          <w:spacing w:val="-4"/>
          <w:w w:val="105"/>
        </w:rPr>
        <w:t>(15)</w:t>
      </w:r>
    </w:p>
    <w:p w14:paraId="48A08633" w14:textId="77777777" w:rsidR="007F257B" w:rsidRPr="00E60ED9" w:rsidRDefault="00FF3C28" w:rsidP="003741D5">
      <w:pPr>
        <w:pStyle w:val="berschrift2"/>
        <w:numPr>
          <w:ilvl w:val="1"/>
          <w:numId w:val="2"/>
        </w:numPr>
        <w:tabs>
          <w:tab w:val="left" w:pos="793"/>
        </w:tabs>
        <w:spacing w:before="262"/>
      </w:pPr>
      <w:bookmarkStart w:id="1616" w:name="Empirical_assumptions"/>
      <w:bookmarkEnd w:id="1616"/>
      <w:r w:rsidRPr="00E60ED9">
        <w:rPr>
          <w:w w:val="105"/>
        </w:rPr>
        <w:t>Empirical</w:t>
      </w:r>
      <w:r w:rsidRPr="00E60ED9">
        <w:rPr>
          <w:spacing w:val="36"/>
          <w:w w:val="105"/>
        </w:rPr>
        <w:t xml:space="preserve"> </w:t>
      </w:r>
      <w:r w:rsidRPr="00E60ED9">
        <w:rPr>
          <w:spacing w:val="-2"/>
          <w:w w:val="105"/>
        </w:rPr>
        <w:t>assumptions</w:t>
      </w:r>
    </w:p>
    <w:p w14:paraId="514923D3" w14:textId="77777777" w:rsidR="007F257B" w:rsidRPr="00E60ED9" w:rsidRDefault="007F257B">
      <w:pPr>
        <w:pStyle w:val="Textkrper"/>
        <w:spacing w:before="121" w:after="1"/>
        <w:rPr>
          <w:b/>
          <w:sz w:val="20"/>
        </w:rPr>
      </w:pPr>
    </w:p>
    <w:tbl>
      <w:tblPr>
        <w:tblW w:w="0" w:type="auto"/>
        <w:tblInd w:w="15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4"/>
        <w:gridCol w:w="2132"/>
        <w:gridCol w:w="2948"/>
      </w:tblGrid>
      <w:tr w:rsidR="007F257B" w:rsidRPr="00E60ED9" w14:paraId="114FC597" w14:textId="77777777">
        <w:trPr>
          <w:trHeight w:val="324"/>
        </w:trPr>
        <w:tc>
          <w:tcPr>
            <w:tcW w:w="2074" w:type="dxa"/>
            <w:tcBorders>
              <w:bottom w:val="single" w:sz="4" w:space="0" w:color="000000"/>
              <w:right w:val="single" w:sz="4" w:space="0" w:color="000000"/>
            </w:tcBorders>
          </w:tcPr>
          <w:p w14:paraId="7DF0328F" w14:textId="77777777" w:rsidR="007F257B" w:rsidRPr="00E60ED9" w:rsidRDefault="00FF3C28">
            <w:pPr>
              <w:pStyle w:val="TableParagraph"/>
              <w:spacing w:before="16"/>
              <w:ind w:left="123"/>
              <w:jc w:val="left"/>
            </w:pPr>
            <w:bookmarkStart w:id="1617" w:name="_bookmark113"/>
            <w:bookmarkEnd w:id="1617"/>
            <w:r w:rsidRPr="00E60ED9">
              <w:rPr>
                <w:spacing w:val="-2"/>
              </w:rPr>
              <w:t>Exporter</w:t>
            </w:r>
          </w:p>
        </w:tc>
        <w:tc>
          <w:tcPr>
            <w:tcW w:w="21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0A126" w14:textId="77777777" w:rsidR="007F257B" w:rsidRPr="00E60ED9" w:rsidRDefault="00FF3C28">
            <w:pPr>
              <w:pStyle w:val="TableParagraph"/>
              <w:spacing w:before="16"/>
              <w:ind w:right="112"/>
            </w:pPr>
            <w:proofErr w:type="spellStart"/>
            <w:r w:rsidRPr="00E60ED9">
              <w:rPr>
                <w:rFonts w:ascii="Bookman Old Style"/>
                <w:i/>
              </w:rPr>
              <w:t>BEP</w:t>
            </w:r>
            <w:r w:rsidRPr="00E60ED9">
              <w:rPr>
                <w:rFonts w:ascii="Bookman Old Style"/>
                <w:i/>
                <w:vertAlign w:val="subscript"/>
              </w:rPr>
              <w:t>e</w:t>
            </w:r>
            <w:proofErr w:type="spellEnd"/>
            <w:r w:rsidRPr="00E60ED9">
              <w:rPr>
                <w:rFonts w:ascii="Bookman Old Style"/>
                <w:i/>
                <w:spacing w:val="35"/>
              </w:rPr>
              <w:t xml:space="preserve"> </w:t>
            </w:r>
            <w:r w:rsidRPr="00E60ED9">
              <w:t>in</w:t>
            </w:r>
            <w:r w:rsidRPr="00E60ED9">
              <w:rPr>
                <w:spacing w:val="35"/>
              </w:rPr>
              <w:t xml:space="preserve"> </w:t>
            </w:r>
            <w:r w:rsidRPr="00E60ED9">
              <w:rPr>
                <w:spacing w:val="-2"/>
              </w:rPr>
              <w:t>$</w:t>
            </w:r>
            <w:r w:rsidRPr="00E60ED9">
              <w:rPr>
                <w:rFonts w:ascii="Bookman Old Style"/>
                <w:i/>
                <w:spacing w:val="-2"/>
              </w:rPr>
              <w:t>/</w:t>
            </w:r>
            <w:r w:rsidRPr="00E60ED9">
              <w:rPr>
                <w:spacing w:val="-2"/>
              </w:rPr>
              <w:t>MMBtu</w:t>
            </w:r>
          </w:p>
        </w:tc>
        <w:tc>
          <w:tcPr>
            <w:tcW w:w="29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2D266" w14:textId="77777777" w:rsidR="007F257B" w:rsidRPr="00E60ED9" w:rsidRDefault="00FF3C28">
            <w:pPr>
              <w:pStyle w:val="TableParagraph"/>
              <w:spacing w:before="16" w:line="181" w:lineRule="exact"/>
              <w:ind w:left="122"/>
              <w:jc w:val="left"/>
            </w:pPr>
            <w:proofErr w:type="spellStart"/>
            <w:r w:rsidRPr="00E60ED9">
              <w:rPr>
                <w:rFonts w:ascii="Bookman Old Style"/>
                <w:i/>
              </w:rPr>
              <w:t>Q</w:t>
            </w:r>
            <w:r w:rsidRPr="00E60ED9">
              <w:rPr>
                <w:rFonts w:ascii="Bookman Old Style"/>
                <w:i/>
                <w:vertAlign w:val="superscript"/>
              </w:rPr>
              <w:t>Liq</w:t>
            </w:r>
            <w:proofErr w:type="spellEnd"/>
            <w:r w:rsidRPr="00E60ED9">
              <w:rPr>
                <w:rFonts w:ascii="Bookman Old Style"/>
                <w:i/>
                <w:spacing w:val="21"/>
              </w:rPr>
              <w:t xml:space="preserve"> </w:t>
            </w:r>
            <w:r w:rsidRPr="00E60ED9">
              <w:t>in</w:t>
            </w:r>
            <w:r w:rsidRPr="00E60ED9">
              <w:rPr>
                <w:spacing w:val="17"/>
              </w:rPr>
              <w:t xml:space="preserve"> </w:t>
            </w:r>
            <w:del w:id="1618" w:author="Author" w:date="2024-02-01T10:43:00Z">
              <w:r w:rsidR="00581875">
                <w:delText>billion</w:delText>
              </w:r>
            </w:del>
            <w:ins w:id="1619" w:author="Author" w:date="2024-02-01T10:43:00Z">
              <w:r w:rsidRPr="00E60ED9">
                <w:t>billion</w:t>
              </w:r>
              <w:r w:rsidR="002D6C42">
                <w:t>s of</w:t>
              </w:r>
            </w:ins>
            <w:r w:rsidRPr="00E60ED9">
              <w:rPr>
                <w:spacing w:val="16"/>
              </w:rPr>
              <w:t xml:space="preserve"> </w:t>
            </w:r>
            <w:r w:rsidRPr="00E60ED9">
              <w:rPr>
                <w:spacing w:val="-2"/>
              </w:rPr>
              <w:t>MMBtu</w:t>
            </w:r>
            <w:r w:rsidRPr="00E60ED9">
              <w:rPr>
                <w:rFonts w:ascii="Bookman Old Style"/>
                <w:i/>
                <w:spacing w:val="-2"/>
              </w:rPr>
              <w:t>/</w:t>
            </w:r>
            <w:r w:rsidRPr="00E60ED9">
              <w:rPr>
                <w:spacing w:val="-2"/>
              </w:rPr>
              <w:t>year</w:t>
            </w:r>
          </w:p>
          <w:p w14:paraId="050E5140" w14:textId="77777777" w:rsidR="007F257B" w:rsidRPr="00E60ED9" w:rsidRDefault="00FF3C28">
            <w:pPr>
              <w:pStyle w:val="TableParagraph"/>
              <w:spacing w:before="0" w:line="96" w:lineRule="exact"/>
              <w:ind w:left="294"/>
              <w:jc w:val="left"/>
              <w:rPr>
                <w:rFonts w:ascii="Bookman Old Style"/>
                <w:i/>
                <w:sz w:val="16"/>
              </w:rPr>
            </w:pPr>
            <w:r w:rsidRPr="00E60ED9">
              <w:rPr>
                <w:rFonts w:ascii="Bookman Old Style"/>
                <w:i/>
                <w:spacing w:val="-10"/>
                <w:sz w:val="16"/>
              </w:rPr>
              <w:t>e</w:t>
            </w:r>
          </w:p>
        </w:tc>
      </w:tr>
      <w:tr w:rsidR="007F257B" w:rsidRPr="00E60ED9" w14:paraId="63D0C6D0" w14:textId="77777777">
        <w:trPr>
          <w:trHeight w:val="334"/>
        </w:trPr>
        <w:tc>
          <w:tcPr>
            <w:tcW w:w="2074" w:type="dxa"/>
            <w:tcBorders>
              <w:top w:val="single" w:sz="4" w:space="0" w:color="000000"/>
              <w:right w:val="single" w:sz="4" w:space="0" w:color="000000"/>
            </w:tcBorders>
          </w:tcPr>
          <w:p w14:paraId="3C5BF451" w14:textId="77777777" w:rsidR="007F257B" w:rsidRPr="00E60ED9" w:rsidRDefault="00FF3C28">
            <w:pPr>
              <w:pStyle w:val="TableParagraph"/>
              <w:spacing w:before="15"/>
              <w:ind w:left="123"/>
              <w:jc w:val="left"/>
            </w:pPr>
            <w:r w:rsidRPr="00E60ED9">
              <w:rPr>
                <w:spacing w:val="-2"/>
              </w:rPr>
              <w:t>Algeria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B8A5B0" w14:textId="77777777" w:rsidR="007F257B" w:rsidRPr="00E60ED9" w:rsidRDefault="00FF3C28">
            <w:pPr>
              <w:pStyle w:val="TableParagraph"/>
              <w:spacing w:before="15"/>
              <w:ind w:right="112"/>
            </w:pPr>
            <w:r w:rsidRPr="00E60ED9">
              <w:rPr>
                <w:spacing w:val="-5"/>
              </w:rPr>
              <w:t>4.9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CB917BE" w14:textId="77777777" w:rsidR="007F257B" w:rsidRPr="00E60ED9" w:rsidRDefault="00FF3C28">
            <w:pPr>
              <w:pStyle w:val="TableParagraph"/>
              <w:spacing w:before="15"/>
              <w:ind w:right="112"/>
            </w:pPr>
            <w:r w:rsidRPr="00E60ED9">
              <w:rPr>
                <w:spacing w:val="-5"/>
              </w:rPr>
              <w:t>0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720</w:t>
            </w:r>
          </w:p>
        </w:tc>
      </w:tr>
      <w:tr w:rsidR="007F257B" w:rsidRPr="00E60ED9" w14:paraId="14FE5101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5B67FDE4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rPr>
                <w:spacing w:val="-2"/>
              </w:rPr>
              <w:t>Australia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3F83F5FC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7.5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44809C70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5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040</w:t>
            </w:r>
          </w:p>
        </w:tc>
      </w:tr>
      <w:tr w:rsidR="007F257B" w:rsidRPr="00E60ED9" w14:paraId="2CAC3ED6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7B763E72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rPr>
                <w:spacing w:val="-2"/>
              </w:rPr>
              <w:t>Indonesia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02468644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6.0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66999313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1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357</w:t>
            </w:r>
          </w:p>
        </w:tc>
      </w:tr>
      <w:tr w:rsidR="007F257B" w:rsidRPr="00E60ED9" w14:paraId="037562B9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66F356AE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rPr>
                <w:spacing w:val="-2"/>
              </w:rPr>
              <w:t>Malaysia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2051413B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6.0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68403D1D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1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548</w:t>
            </w:r>
          </w:p>
        </w:tc>
      </w:tr>
      <w:tr w:rsidR="007F257B" w:rsidRPr="00E60ED9" w14:paraId="5079FA62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4958F6DF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rPr>
                <w:spacing w:val="-2"/>
              </w:rPr>
              <w:t>Nigeria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7503B488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4.1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2A31B859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2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520</w:t>
            </w:r>
          </w:p>
        </w:tc>
      </w:tr>
      <w:tr w:rsidR="007F257B" w:rsidRPr="00E60ED9" w14:paraId="6526C298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72876973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rPr>
                <w:spacing w:val="-4"/>
              </w:rPr>
              <w:t>Oman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4FE5578A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3.7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2C5C1F3A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0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571</w:t>
            </w:r>
          </w:p>
        </w:tc>
      </w:tr>
      <w:tr w:rsidR="007F257B" w:rsidRPr="00E60ED9" w14:paraId="729C2033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1B0428D9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t>Other</w:t>
            </w:r>
            <w:r w:rsidRPr="00E60ED9">
              <w:rPr>
                <w:spacing w:val="5"/>
              </w:rPr>
              <w:t xml:space="preserve"> </w:t>
            </w:r>
            <w:r w:rsidRPr="00E60ED9">
              <w:rPr>
                <w:spacing w:val="-2"/>
              </w:rPr>
              <w:t>Africa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099FC854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4.5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51D4FA88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3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600</w:t>
            </w:r>
          </w:p>
        </w:tc>
      </w:tr>
      <w:tr w:rsidR="007F257B" w:rsidRPr="00E60ED9" w14:paraId="25AABA61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6A8C3AD6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t>Other</w:t>
            </w:r>
            <w:r w:rsidRPr="00E60ED9">
              <w:rPr>
                <w:spacing w:val="5"/>
              </w:rPr>
              <w:t xml:space="preserve"> </w:t>
            </w:r>
            <w:r w:rsidRPr="00E60ED9">
              <w:rPr>
                <w:spacing w:val="-2"/>
              </w:rPr>
              <w:t>Americas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20BA1CC1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6.0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1EEDD901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2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160</w:t>
            </w:r>
          </w:p>
        </w:tc>
      </w:tr>
      <w:tr w:rsidR="007F257B" w:rsidRPr="00E60ED9" w14:paraId="78271C0C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21BCEBDD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t xml:space="preserve">Other Asia </w:t>
            </w:r>
            <w:r w:rsidRPr="00E60ED9">
              <w:rPr>
                <w:spacing w:val="-2"/>
              </w:rPr>
              <w:t>Pacific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67B141D8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8.4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1637DD07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0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752</w:t>
            </w:r>
          </w:p>
        </w:tc>
      </w:tr>
      <w:tr w:rsidR="007F257B" w:rsidRPr="00E60ED9" w14:paraId="1B895E82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0F6BF5A5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t>Other</w:t>
            </w:r>
            <w:r w:rsidRPr="00E60ED9">
              <w:rPr>
                <w:spacing w:val="5"/>
              </w:rPr>
              <w:t xml:space="preserve"> </w:t>
            </w:r>
            <w:r w:rsidRPr="00E60ED9">
              <w:rPr>
                <w:spacing w:val="-2"/>
              </w:rPr>
              <w:t>Europe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3BBB6307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5.0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1ED2E434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0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310</w:t>
            </w:r>
          </w:p>
        </w:tc>
      </w:tr>
      <w:tr w:rsidR="007F257B" w:rsidRPr="00E60ED9" w14:paraId="581F8916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7FFB5CDE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rPr>
                <w:spacing w:val="-2"/>
              </w:rPr>
              <w:t>Other</w:t>
            </w:r>
            <w:r w:rsidRPr="00E60ED9">
              <w:rPr>
                <w:spacing w:val="-7"/>
              </w:rPr>
              <w:t xml:space="preserve"> </w:t>
            </w:r>
            <w:r w:rsidRPr="00E60ED9">
              <w:rPr>
                <w:spacing w:val="-2"/>
              </w:rPr>
              <w:t>Middle</w:t>
            </w:r>
            <w:r w:rsidRPr="00E60ED9">
              <w:rPr>
                <w:spacing w:val="-6"/>
              </w:rPr>
              <w:t xml:space="preserve"> </w:t>
            </w:r>
            <w:r w:rsidRPr="00E60ED9">
              <w:rPr>
                <w:spacing w:val="-4"/>
              </w:rPr>
              <w:t>East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6926A0F7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3.0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09FA085D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0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277</w:t>
            </w:r>
          </w:p>
        </w:tc>
      </w:tr>
      <w:tr w:rsidR="007F257B" w:rsidRPr="00E60ED9" w14:paraId="54C48FB2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4CDAFEC3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rPr>
                <w:spacing w:val="-2"/>
              </w:rPr>
              <w:t>Qatar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086C5CA7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2.4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402B3607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6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255</w:t>
            </w:r>
          </w:p>
        </w:tc>
      </w:tr>
      <w:tr w:rsidR="007F257B" w:rsidRPr="00E60ED9" w14:paraId="3C26D96D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13C981C0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rPr>
                <w:spacing w:val="-2"/>
              </w:rPr>
              <w:t>Russia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34834D4F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4.5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2C39B022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3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060</w:t>
            </w:r>
          </w:p>
        </w:tc>
      </w:tr>
      <w:tr w:rsidR="007F257B" w:rsidRPr="00E60ED9" w14:paraId="50324187" w14:textId="77777777">
        <w:trPr>
          <w:trHeight w:val="325"/>
        </w:trPr>
        <w:tc>
          <w:tcPr>
            <w:tcW w:w="2074" w:type="dxa"/>
            <w:tcBorders>
              <w:right w:val="single" w:sz="4" w:space="0" w:color="000000"/>
            </w:tcBorders>
          </w:tcPr>
          <w:p w14:paraId="396FF29B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t>Trinidad</w:t>
            </w:r>
            <w:r w:rsidRPr="00E60ED9">
              <w:rPr>
                <w:spacing w:val="-5"/>
              </w:rPr>
              <w:t xml:space="preserve"> </w:t>
            </w:r>
            <w:r w:rsidRPr="00E60ED9">
              <w:t>&amp;</w:t>
            </w:r>
            <w:r w:rsidRPr="00E60ED9">
              <w:rPr>
                <w:spacing w:val="-4"/>
              </w:rPr>
              <w:t xml:space="preserve"> </w:t>
            </w:r>
            <w:r w:rsidRPr="00E60ED9">
              <w:rPr>
                <w:spacing w:val="-2"/>
              </w:rPr>
              <w:t>Tobago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16BAED24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5.1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1C2846D6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0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612</w:t>
            </w:r>
          </w:p>
        </w:tc>
      </w:tr>
      <w:tr w:rsidR="007F257B" w:rsidRPr="00E60ED9" w14:paraId="00EC56F9" w14:textId="77777777">
        <w:trPr>
          <w:trHeight w:val="314"/>
        </w:trPr>
        <w:tc>
          <w:tcPr>
            <w:tcW w:w="2074" w:type="dxa"/>
            <w:tcBorders>
              <w:right w:val="single" w:sz="4" w:space="0" w:color="000000"/>
            </w:tcBorders>
          </w:tcPr>
          <w:p w14:paraId="3308C451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rPr>
                <w:spacing w:val="-5"/>
              </w:rPr>
              <w:t>USA</w:t>
            </w:r>
          </w:p>
        </w:tc>
        <w:tc>
          <w:tcPr>
            <w:tcW w:w="2132" w:type="dxa"/>
            <w:tcBorders>
              <w:left w:val="single" w:sz="4" w:space="0" w:color="000000"/>
              <w:right w:val="single" w:sz="4" w:space="0" w:color="000000"/>
            </w:tcBorders>
          </w:tcPr>
          <w:p w14:paraId="72601CF5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5.9</w:t>
            </w:r>
          </w:p>
        </w:tc>
        <w:tc>
          <w:tcPr>
            <w:tcW w:w="2948" w:type="dxa"/>
            <w:tcBorders>
              <w:left w:val="single" w:sz="4" w:space="0" w:color="000000"/>
              <w:right w:val="single" w:sz="4" w:space="0" w:color="000000"/>
            </w:tcBorders>
          </w:tcPr>
          <w:p w14:paraId="6C43D26B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5"/>
              </w:rPr>
              <w:t>7</w:t>
            </w:r>
            <w:r w:rsidRPr="00E60ED9">
              <w:rPr>
                <w:rFonts w:ascii="Bookman Old Style"/>
                <w:i/>
                <w:spacing w:val="-5"/>
              </w:rPr>
              <w:t>,</w:t>
            </w:r>
            <w:r w:rsidRPr="00E60ED9">
              <w:rPr>
                <w:rFonts w:ascii="Bookman Old Style"/>
                <w:i/>
                <w:spacing w:val="-28"/>
              </w:rPr>
              <w:t xml:space="preserve"> </w:t>
            </w:r>
            <w:r w:rsidRPr="00E60ED9">
              <w:rPr>
                <w:spacing w:val="-5"/>
              </w:rPr>
              <w:t>920</w:t>
            </w:r>
          </w:p>
        </w:tc>
      </w:tr>
    </w:tbl>
    <w:p w14:paraId="05D14AEE" w14:textId="77777777" w:rsidR="007F257B" w:rsidRPr="00E60ED9" w:rsidRDefault="00FF3C28">
      <w:pPr>
        <w:pStyle w:val="Textkrper"/>
        <w:spacing w:before="207" w:line="120" w:lineRule="exact"/>
        <w:ind w:left="112"/>
      </w:pPr>
      <w:r w:rsidRPr="00E60ED9">
        <w:t>Table</w:t>
      </w:r>
      <w:r w:rsidRPr="00E60ED9">
        <w:rPr>
          <w:spacing w:val="1"/>
        </w:rPr>
        <w:t xml:space="preserve"> </w:t>
      </w:r>
      <w:r w:rsidRPr="00E60ED9">
        <w:t>5:</w:t>
      </w:r>
      <w:r w:rsidRPr="00E60ED9">
        <w:rPr>
          <w:spacing w:val="25"/>
        </w:rPr>
        <w:t xml:space="preserve"> </w:t>
      </w:r>
      <w:r w:rsidRPr="00E60ED9">
        <w:t>Exporter’s</w:t>
      </w:r>
      <w:r w:rsidRPr="00E60ED9">
        <w:rPr>
          <w:spacing w:val="1"/>
        </w:rPr>
        <w:t xml:space="preserve"> </w:t>
      </w:r>
      <w:r w:rsidRPr="00E60ED9">
        <w:t>2019</w:t>
      </w:r>
      <w:r w:rsidRPr="00E60ED9">
        <w:rPr>
          <w:spacing w:val="1"/>
        </w:rPr>
        <w:t xml:space="preserve"> </w:t>
      </w:r>
      <w:r w:rsidRPr="00E60ED9">
        <w:t>break-even</w:t>
      </w:r>
      <w:r w:rsidRPr="00E60ED9">
        <w:rPr>
          <w:spacing w:val="1"/>
        </w:rPr>
        <w:t xml:space="preserve"> </w:t>
      </w:r>
      <w:r w:rsidRPr="00E60ED9">
        <w:t>price</w:t>
      </w:r>
      <w:r w:rsidRPr="00E60ED9">
        <w:rPr>
          <w:spacing w:val="1"/>
        </w:rPr>
        <w:t xml:space="preserve"> </w:t>
      </w:r>
      <w:r w:rsidRPr="00E60ED9">
        <w:t>(</w:t>
      </w:r>
      <w:proofErr w:type="gramStart"/>
      <w:r w:rsidRPr="00E60ED9">
        <w:rPr>
          <w:rFonts w:ascii="Bookman Old Style" w:hAnsi="Bookman Old Style"/>
          <w:i/>
        </w:rPr>
        <w:t>BEP</w:t>
      </w:r>
      <w:r w:rsidRPr="00E60ED9">
        <w:rPr>
          <w:rFonts w:ascii="Bookman Old Style" w:hAnsi="Bookman Old Style"/>
          <w:i/>
          <w:spacing w:val="9"/>
        </w:rPr>
        <w:t xml:space="preserve"> </w:t>
      </w:r>
      <w:r w:rsidRPr="00E60ED9">
        <w:t>)</w:t>
      </w:r>
      <w:proofErr w:type="gramEnd"/>
      <w:r w:rsidRPr="00E60ED9">
        <w:rPr>
          <w:spacing w:val="1"/>
        </w:rPr>
        <w:t xml:space="preserve"> </w:t>
      </w:r>
      <w:r w:rsidRPr="00E60ED9">
        <w:t>and</w:t>
      </w:r>
      <w:r w:rsidRPr="00E60ED9">
        <w:rPr>
          <w:spacing w:val="2"/>
        </w:rPr>
        <w:t xml:space="preserve"> </w:t>
      </w:r>
      <w:r w:rsidRPr="00E60ED9">
        <w:t>assumed</w:t>
      </w:r>
      <w:r w:rsidRPr="00E60ED9">
        <w:rPr>
          <w:spacing w:val="2"/>
        </w:rPr>
        <w:t xml:space="preserve"> </w:t>
      </w:r>
      <w:r w:rsidRPr="00E60ED9">
        <w:t>liquefaction</w:t>
      </w:r>
      <w:r w:rsidRPr="00E60ED9">
        <w:rPr>
          <w:spacing w:val="1"/>
        </w:rPr>
        <w:t xml:space="preserve"> </w:t>
      </w:r>
      <w:r w:rsidRPr="00E60ED9">
        <w:t>capacities</w:t>
      </w:r>
      <w:r w:rsidRPr="00E60ED9">
        <w:rPr>
          <w:spacing w:val="2"/>
        </w:rPr>
        <w:t xml:space="preserve"> </w:t>
      </w:r>
      <w:r w:rsidRPr="00E60ED9">
        <w:t>(</w:t>
      </w:r>
      <w:proofErr w:type="spellStart"/>
      <w:r w:rsidRPr="00E60ED9">
        <w:rPr>
          <w:rFonts w:ascii="Bookman Old Style" w:hAnsi="Bookman Old Style"/>
          <w:i/>
        </w:rPr>
        <w:t>Q</w:t>
      </w:r>
      <w:r w:rsidRPr="00E60ED9">
        <w:rPr>
          <w:rFonts w:ascii="Bookman Old Style" w:hAnsi="Bookman Old Style"/>
          <w:i/>
          <w:vertAlign w:val="superscript"/>
        </w:rPr>
        <w:t>Liq</w:t>
      </w:r>
      <w:proofErr w:type="spellEnd"/>
      <w:r w:rsidRPr="00E60ED9">
        <w:t>).</w:t>
      </w:r>
      <w:r w:rsidRPr="00E60ED9">
        <w:rPr>
          <w:spacing w:val="26"/>
        </w:rPr>
        <w:t xml:space="preserve"> </w:t>
      </w:r>
      <w:r w:rsidRPr="00E60ED9">
        <w:t>Based</w:t>
      </w:r>
      <w:r w:rsidRPr="00E60ED9">
        <w:rPr>
          <w:spacing w:val="1"/>
        </w:rPr>
        <w:t xml:space="preserve"> </w:t>
      </w:r>
      <w:r w:rsidRPr="00E60ED9">
        <w:rPr>
          <w:spacing w:val="-5"/>
        </w:rPr>
        <w:t>on</w:t>
      </w:r>
    </w:p>
    <w:p w14:paraId="49342FFA" w14:textId="77777777" w:rsidR="007F257B" w:rsidRPr="00E60ED9" w:rsidRDefault="00FF3C28">
      <w:pPr>
        <w:tabs>
          <w:tab w:val="left" w:pos="8678"/>
        </w:tabs>
        <w:spacing w:line="156" w:lineRule="exact"/>
        <w:ind w:left="4734"/>
        <w:rPr>
          <w:rFonts w:ascii="Bookman Old Style"/>
          <w:i/>
          <w:sz w:val="16"/>
        </w:rPr>
      </w:pPr>
      <w:proofErr w:type="gramStart"/>
      <w:r w:rsidRPr="00E60ED9">
        <w:rPr>
          <w:rFonts w:ascii="Bookman Old Style"/>
          <w:i/>
          <w:spacing w:val="-10"/>
          <w:sz w:val="16"/>
        </w:rPr>
        <w:t>e</w:t>
      </w:r>
      <w:proofErr w:type="gramEnd"/>
      <w:r w:rsidRPr="00E60ED9">
        <w:rPr>
          <w:rFonts w:ascii="Bookman Old Style"/>
          <w:i/>
          <w:sz w:val="16"/>
        </w:rPr>
        <w:tab/>
      </w:r>
      <w:r w:rsidRPr="00E60ED9">
        <w:rPr>
          <w:rFonts w:ascii="Bookman Old Style"/>
          <w:i/>
          <w:spacing w:val="-10"/>
          <w:sz w:val="16"/>
        </w:rPr>
        <w:t>e</w:t>
      </w:r>
    </w:p>
    <w:p w14:paraId="722172E6" w14:textId="77777777" w:rsidR="007F257B" w:rsidRPr="00E60ED9" w:rsidRDefault="009D3118">
      <w:pPr>
        <w:pStyle w:val="Textkrper"/>
        <w:spacing w:line="268" w:lineRule="exact"/>
        <w:ind w:left="112"/>
      </w:pPr>
      <w:hyperlink w:anchor="_bookmark101" w:history="1">
        <w:r w:rsidR="00FF3C28" w:rsidRPr="00E60ED9">
          <w:t>[61,</w:t>
        </w:r>
      </w:hyperlink>
      <w:r w:rsidR="00FF3C28" w:rsidRPr="00E60ED9">
        <w:rPr>
          <w:spacing w:val="17"/>
        </w:rPr>
        <w:t xml:space="preserve"> </w:t>
      </w:r>
      <w:hyperlink w:anchor="_bookmark102" w:history="1">
        <w:r w:rsidR="00FF3C28" w:rsidRPr="00E60ED9">
          <w:t>62,</w:t>
        </w:r>
      </w:hyperlink>
      <w:r w:rsidR="00FF3C28" w:rsidRPr="00E60ED9">
        <w:rPr>
          <w:spacing w:val="18"/>
        </w:rPr>
        <w:t xml:space="preserve"> </w:t>
      </w:r>
      <w:hyperlink w:anchor="_bookmark103" w:history="1">
        <w:r w:rsidR="00FF3C28" w:rsidRPr="00E60ED9">
          <w:t>63,</w:t>
        </w:r>
      </w:hyperlink>
      <w:r w:rsidR="00FF3C28" w:rsidRPr="00E60ED9">
        <w:rPr>
          <w:spacing w:val="17"/>
        </w:rPr>
        <w:t xml:space="preserve"> </w:t>
      </w:r>
      <w:hyperlink w:anchor="_bookmark104" w:history="1">
        <w:r w:rsidR="00FF3C28" w:rsidRPr="00E60ED9">
          <w:t>64,</w:t>
        </w:r>
      </w:hyperlink>
      <w:r w:rsidR="00FF3C28" w:rsidRPr="00E60ED9">
        <w:rPr>
          <w:spacing w:val="17"/>
        </w:rPr>
        <w:t xml:space="preserve"> </w:t>
      </w:r>
      <w:hyperlink w:anchor="_bookmark105" w:history="1">
        <w:r w:rsidR="00FF3C28" w:rsidRPr="00E60ED9">
          <w:t>65,</w:t>
        </w:r>
      </w:hyperlink>
      <w:r w:rsidR="00FF3C28" w:rsidRPr="00E60ED9">
        <w:rPr>
          <w:spacing w:val="18"/>
        </w:rPr>
        <w:t xml:space="preserve"> </w:t>
      </w:r>
      <w:hyperlink w:anchor="_bookmark106" w:history="1">
        <w:r w:rsidR="00FF3C28" w:rsidRPr="00E60ED9">
          <w:rPr>
            <w:spacing w:val="-4"/>
          </w:rPr>
          <w:t>66].</w:t>
        </w:r>
      </w:hyperlink>
    </w:p>
    <w:p w14:paraId="0841E3C9" w14:textId="77777777" w:rsidR="007F257B" w:rsidRPr="00E60ED9" w:rsidRDefault="007F257B">
      <w:pPr>
        <w:spacing w:line="268" w:lineRule="exact"/>
        <w:sectPr w:rsidR="007F257B" w:rsidRPr="00E60ED9">
          <w:type w:val="continuous"/>
          <w:pgSz w:w="12240" w:h="15840"/>
          <w:pgMar w:top="1820" w:right="540" w:bottom="700" w:left="1040" w:header="0" w:footer="518" w:gutter="0"/>
          <w:cols w:space="720"/>
        </w:sectPr>
      </w:pPr>
    </w:p>
    <w:tbl>
      <w:tblPr>
        <w:tblW w:w="0" w:type="auto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8"/>
        <w:gridCol w:w="1083"/>
        <w:gridCol w:w="975"/>
      </w:tblGrid>
      <w:tr w:rsidR="007F257B" w:rsidRPr="00E60ED9" w14:paraId="62C20372" w14:textId="77777777">
        <w:trPr>
          <w:trHeight w:val="324"/>
        </w:trPr>
        <w:tc>
          <w:tcPr>
            <w:tcW w:w="5068" w:type="dxa"/>
            <w:tcBorders>
              <w:top w:val="nil"/>
              <w:left w:val="nil"/>
            </w:tcBorders>
          </w:tcPr>
          <w:p w14:paraId="62CC3DCE" w14:textId="77777777" w:rsidR="007F257B" w:rsidRPr="00E60ED9" w:rsidRDefault="00FF3C28">
            <w:pPr>
              <w:pStyle w:val="TableParagraph"/>
              <w:spacing w:before="16"/>
              <w:ind w:left="123"/>
              <w:jc w:val="left"/>
            </w:pPr>
            <w:bookmarkStart w:id="1620" w:name="_bookmark114"/>
            <w:bookmarkEnd w:id="1620"/>
            <w:r w:rsidRPr="00E60ED9">
              <w:rPr>
                <w:spacing w:val="-2"/>
              </w:rPr>
              <w:lastRenderedPageBreak/>
              <w:t>Component</w:t>
            </w:r>
          </w:p>
        </w:tc>
        <w:tc>
          <w:tcPr>
            <w:tcW w:w="1083" w:type="dxa"/>
            <w:tcBorders>
              <w:top w:val="nil"/>
            </w:tcBorders>
          </w:tcPr>
          <w:p w14:paraId="506BF2FC" w14:textId="77777777" w:rsidR="007F257B" w:rsidRPr="00E60ED9" w:rsidRDefault="00FF3C28">
            <w:pPr>
              <w:pStyle w:val="TableParagraph"/>
              <w:spacing w:before="16"/>
              <w:ind w:right="112"/>
            </w:pPr>
            <w:r w:rsidRPr="00E60ED9">
              <w:rPr>
                <w:spacing w:val="-2"/>
              </w:rPr>
              <w:t>Value</w:t>
            </w:r>
          </w:p>
        </w:tc>
        <w:tc>
          <w:tcPr>
            <w:tcW w:w="975" w:type="dxa"/>
            <w:tcBorders>
              <w:top w:val="nil"/>
            </w:tcBorders>
          </w:tcPr>
          <w:p w14:paraId="58557DA5" w14:textId="77777777" w:rsidR="007F257B" w:rsidRPr="00E60ED9" w:rsidRDefault="00FF3C28">
            <w:pPr>
              <w:pStyle w:val="TableParagraph"/>
              <w:spacing w:before="16"/>
              <w:ind w:right="111"/>
            </w:pPr>
            <w:r w:rsidRPr="00E60ED9">
              <w:rPr>
                <w:spacing w:val="-4"/>
              </w:rPr>
              <w:t>Unit</w:t>
            </w:r>
          </w:p>
        </w:tc>
      </w:tr>
      <w:tr w:rsidR="007F257B" w:rsidRPr="00E60ED9" w14:paraId="585305E5" w14:textId="77777777">
        <w:trPr>
          <w:trHeight w:val="334"/>
        </w:trPr>
        <w:tc>
          <w:tcPr>
            <w:tcW w:w="5068" w:type="dxa"/>
            <w:tcBorders>
              <w:left w:val="nil"/>
              <w:bottom w:val="nil"/>
            </w:tcBorders>
          </w:tcPr>
          <w:p w14:paraId="480B2AD1" w14:textId="77777777" w:rsidR="007F257B" w:rsidRPr="00E60ED9" w:rsidRDefault="00FF3C28" w:rsidP="00A6043F">
            <w:pPr>
              <w:pStyle w:val="TableParagraph"/>
              <w:spacing w:before="15"/>
              <w:ind w:left="123"/>
              <w:jc w:val="left"/>
            </w:pPr>
            <w:r w:rsidRPr="00E60ED9">
              <w:t>Fee for</w:t>
            </w:r>
            <w:r w:rsidRPr="00E60ED9">
              <w:rPr>
                <w:spacing w:val="1"/>
              </w:rPr>
              <w:t xml:space="preserve"> </w:t>
            </w:r>
            <w:r w:rsidRPr="00E60ED9">
              <w:t>LNG</w:t>
            </w:r>
            <w:r w:rsidRPr="00E60ED9">
              <w:rPr>
                <w:spacing w:val="2"/>
              </w:rPr>
              <w:t xml:space="preserve"> </w:t>
            </w:r>
            <w:r w:rsidRPr="00E60ED9">
              <w:t>carrier</w:t>
            </w:r>
            <w:r w:rsidRPr="00E60ED9">
              <w:rPr>
                <w:spacing w:val="1"/>
              </w:rPr>
              <w:t xml:space="preserve"> </w:t>
            </w:r>
            <w:r w:rsidRPr="00E60ED9">
              <w:t>in</w:t>
            </w:r>
            <w:r w:rsidRPr="00E60ED9">
              <w:rPr>
                <w:spacing w:val="1"/>
              </w:rPr>
              <w:t xml:space="preserve"> </w:t>
            </w:r>
            <w:r w:rsidRPr="00E60ED9">
              <w:t>the</w:t>
            </w:r>
            <w:r w:rsidRPr="00E60ED9">
              <w:rPr>
                <w:spacing w:val="1"/>
              </w:rPr>
              <w:t xml:space="preserve"> </w:t>
            </w:r>
            <w:r w:rsidRPr="00E60ED9">
              <w:t xml:space="preserve">Suez </w:t>
            </w:r>
            <w:del w:id="1621" w:author="Author" w:date="2024-02-01T10:43:00Z">
              <w:r w:rsidR="00581875">
                <w:rPr>
                  <w:spacing w:val="-2"/>
                </w:rPr>
                <w:delText>canal</w:delText>
              </w:r>
            </w:del>
            <w:ins w:id="1622" w:author="Author" w:date="2024-02-01T10:43:00Z">
              <w:r w:rsidR="00A6043F">
                <w:rPr>
                  <w:spacing w:val="-2"/>
                </w:rPr>
                <w:t>C</w:t>
              </w:r>
              <w:r w:rsidR="00A6043F" w:rsidRPr="00E60ED9">
                <w:rPr>
                  <w:spacing w:val="-2"/>
                </w:rPr>
                <w:t>anal</w:t>
              </w:r>
            </w:ins>
          </w:p>
        </w:tc>
        <w:tc>
          <w:tcPr>
            <w:tcW w:w="1083" w:type="dxa"/>
            <w:tcBorders>
              <w:bottom w:val="nil"/>
            </w:tcBorders>
          </w:tcPr>
          <w:p w14:paraId="6F767E2C" w14:textId="77777777" w:rsidR="007F257B" w:rsidRPr="00E60ED9" w:rsidRDefault="00FF3C28">
            <w:pPr>
              <w:pStyle w:val="TableParagraph"/>
              <w:spacing w:before="15"/>
              <w:ind w:right="112"/>
            </w:pPr>
            <w:r w:rsidRPr="00E60ED9">
              <w:rPr>
                <w:spacing w:val="-2"/>
              </w:rPr>
              <w:t>1</w:t>
            </w:r>
            <w:r w:rsidRPr="00E60ED9">
              <w:rPr>
                <w:spacing w:val="-18"/>
              </w:rPr>
              <w:t xml:space="preserve"> </w:t>
            </w:r>
            <w:r w:rsidRPr="00E60ED9">
              <w:rPr>
                <w:spacing w:val="-2"/>
              </w:rPr>
              <w:t>000</w:t>
            </w:r>
            <w:r w:rsidRPr="00E60ED9">
              <w:rPr>
                <w:spacing w:val="-17"/>
              </w:rPr>
              <w:t xml:space="preserve"> </w:t>
            </w:r>
            <w:r w:rsidRPr="00E60ED9">
              <w:rPr>
                <w:spacing w:val="-5"/>
              </w:rPr>
              <w:t>000</w:t>
            </w:r>
          </w:p>
        </w:tc>
        <w:tc>
          <w:tcPr>
            <w:tcW w:w="975" w:type="dxa"/>
            <w:tcBorders>
              <w:bottom w:val="nil"/>
            </w:tcBorders>
          </w:tcPr>
          <w:p w14:paraId="2FD34D8E" w14:textId="77777777" w:rsidR="007F257B" w:rsidRPr="00E60ED9" w:rsidRDefault="00FF3C28">
            <w:pPr>
              <w:pStyle w:val="TableParagraph"/>
              <w:spacing w:before="15"/>
              <w:ind w:right="112"/>
            </w:pPr>
            <w:r w:rsidRPr="00E60ED9">
              <w:rPr>
                <w:spacing w:val="-2"/>
              </w:rPr>
              <w:t>$</w:t>
            </w:r>
            <w:r w:rsidRPr="00E60ED9">
              <w:rPr>
                <w:rFonts w:ascii="Bookman Old Style"/>
                <w:i/>
                <w:spacing w:val="-2"/>
              </w:rPr>
              <w:t>/</w:t>
            </w:r>
            <w:r w:rsidRPr="00E60ED9">
              <w:rPr>
                <w:spacing w:val="-2"/>
              </w:rPr>
              <w:t>cargo</w:t>
            </w:r>
          </w:p>
        </w:tc>
      </w:tr>
      <w:tr w:rsidR="007F257B" w:rsidRPr="00E60ED9" w14:paraId="4FC83995" w14:textId="77777777">
        <w:trPr>
          <w:trHeight w:val="325"/>
        </w:trPr>
        <w:tc>
          <w:tcPr>
            <w:tcW w:w="5068" w:type="dxa"/>
            <w:tcBorders>
              <w:top w:val="nil"/>
              <w:left w:val="nil"/>
              <w:bottom w:val="nil"/>
            </w:tcBorders>
          </w:tcPr>
          <w:p w14:paraId="0415FCB5" w14:textId="77777777" w:rsidR="007F257B" w:rsidRPr="00E60ED9" w:rsidRDefault="00FF3C28" w:rsidP="00A6043F">
            <w:pPr>
              <w:pStyle w:val="TableParagraph"/>
              <w:spacing w:before="6"/>
              <w:ind w:left="123"/>
              <w:jc w:val="left"/>
            </w:pPr>
            <w:r w:rsidRPr="00E60ED9">
              <w:t>Fee</w:t>
            </w:r>
            <w:r w:rsidRPr="00E60ED9">
              <w:rPr>
                <w:spacing w:val="2"/>
              </w:rPr>
              <w:t xml:space="preserve"> </w:t>
            </w:r>
            <w:r w:rsidRPr="00E60ED9">
              <w:t>for</w:t>
            </w:r>
            <w:r w:rsidRPr="00E60ED9">
              <w:rPr>
                <w:spacing w:val="2"/>
              </w:rPr>
              <w:t xml:space="preserve"> </w:t>
            </w:r>
            <w:r w:rsidRPr="00E60ED9">
              <w:t>LNG</w:t>
            </w:r>
            <w:r w:rsidRPr="00E60ED9">
              <w:rPr>
                <w:spacing w:val="3"/>
              </w:rPr>
              <w:t xml:space="preserve"> </w:t>
            </w:r>
            <w:r w:rsidRPr="00E60ED9">
              <w:t>carrier</w:t>
            </w:r>
            <w:r w:rsidRPr="00E60ED9">
              <w:rPr>
                <w:spacing w:val="3"/>
              </w:rPr>
              <w:t xml:space="preserve"> </w:t>
            </w:r>
            <w:r w:rsidRPr="00E60ED9">
              <w:t>in</w:t>
            </w:r>
            <w:r w:rsidRPr="00E60ED9">
              <w:rPr>
                <w:spacing w:val="2"/>
              </w:rPr>
              <w:t xml:space="preserve"> </w:t>
            </w:r>
            <w:r w:rsidRPr="00E60ED9">
              <w:t>the</w:t>
            </w:r>
            <w:r w:rsidRPr="00E60ED9">
              <w:rPr>
                <w:spacing w:val="2"/>
              </w:rPr>
              <w:t xml:space="preserve"> </w:t>
            </w:r>
            <w:r w:rsidRPr="00E60ED9">
              <w:t>Panama</w:t>
            </w:r>
            <w:r w:rsidRPr="00E60ED9">
              <w:rPr>
                <w:spacing w:val="3"/>
              </w:rPr>
              <w:t xml:space="preserve"> </w:t>
            </w:r>
            <w:del w:id="1623" w:author="Author" w:date="2024-02-01T10:43:00Z">
              <w:r w:rsidR="00581875">
                <w:rPr>
                  <w:spacing w:val="-2"/>
                </w:rPr>
                <w:delText>canal</w:delText>
              </w:r>
            </w:del>
            <w:ins w:id="1624" w:author="Author" w:date="2024-02-01T10:43:00Z">
              <w:r w:rsidR="00A6043F">
                <w:rPr>
                  <w:spacing w:val="-2"/>
                </w:rPr>
                <w:t>C</w:t>
              </w:r>
              <w:r w:rsidRPr="00E60ED9">
                <w:rPr>
                  <w:spacing w:val="-2"/>
                </w:rPr>
                <w:t>anal</w:t>
              </w:r>
            </w:ins>
          </w:p>
        </w:tc>
        <w:tc>
          <w:tcPr>
            <w:tcW w:w="1083" w:type="dxa"/>
            <w:tcBorders>
              <w:top w:val="nil"/>
              <w:bottom w:val="nil"/>
            </w:tcBorders>
          </w:tcPr>
          <w:p w14:paraId="5A8C6F6A" w14:textId="77777777" w:rsidR="007F257B" w:rsidRPr="00E60ED9" w:rsidRDefault="00FF3C28">
            <w:pPr>
              <w:pStyle w:val="TableParagraph"/>
              <w:spacing w:before="6"/>
              <w:ind w:right="113"/>
            </w:pPr>
            <w:r w:rsidRPr="00E60ED9">
              <w:rPr>
                <w:spacing w:val="-2"/>
              </w:rPr>
              <w:t>950</w:t>
            </w:r>
            <w:r w:rsidRPr="00E60ED9">
              <w:rPr>
                <w:spacing w:val="-17"/>
              </w:rPr>
              <w:t xml:space="preserve"> </w:t>
            </w:r>
            <w:r w:rsidRPr="00E60ED9">
              <w:rPr>
                <w:spacing w:val="-5"/>
              </w:rPr>
              <w:t>000</w:t>
            </w:r>
          </w:p>
        </w:tc>
        <w:tc>
          <w:tcPr>
            <w:tcW w:w="975" w:type="dxa"/>
            <w:tcBorders>
              <w:top w:val="nil"/>
              <w:bottom w:val="nil"/>
            </w:tcBorders>
          </w:tcPr>
          <w:p w14:paraId="589B102B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2"/>
              </w:rPr>
              <w:t>$</w:t>
            </w:r>
            <w:r w:rsidRPr="00E60ED9">
              <w:rPr>
                <w:rFonts w:ascii="Bookman Old Style"/>
                <w:i/>
                <w:spacing w:val="-2"/>
              </w:rPr>
              <w:t>/</w:t>
            </w:r>
            <w:r w:rsidRPr="00E60ED9">
              <w:rPr>
                <w:spacing w:val="-2"/>
              </w:rPr>
              <w:t>cargo</w:t>
            </w:r>
          </w:p>
        </w:tc>
      </w:tr>
      <w:tr w:rsidR="007F257B" w:rsidRPr="00E60ED9" w14:paraId="6811665E" w14:textId="77777777">
        <w:trPr>
          <w:trHeight w:val="325"/>
        </w:trPr>
        <w:tc>
          <w:tcPr>
            <w:tcW w:w="5068" w:type="dxa"/>
            <w:tcBorders>
              <w:top w:val="nil"/>
              <w:left w:val="nil"/>
              <w:bottom w:val="nil"/>
            </w:tcBorders>
          </w:tcPr>
          <w:p w14:paraId="4F55DB8D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t>Insurance</w:t>
            </w:r>
            <w:r w:rsidRPr="00E60ED9">
              <w:rPr>
                <w:spacing w:val="-3"/>
              </w:rPr>
              <w:t xml:space="preserve"> </w:t>
            </w:r>
            <w:r w:rsidRPr="00E60ED9">
              <w:t>cost</w:t>
            </w:r>
            <w:r w:rsidRPr="00E60ED9">
              <w:rPr>
                <w:spacing w:val="-2"/>
              </w:rPr>
              <w:t xml:space="preserve"> </w:t>
            </w:r>
            <w:r w:rsidRPr="00E60ED9">
              <w:t>of</w:t>
            </w:r>
            <w:r w:rsidRPr="00E60ED9">
              <w:rPr>
                <w:spacing w:val="-3"/>
              </w:rPr>
              <w:t xml:space="preserve"> </w:t>
            </w:r>
            <w:r w:rsidRPr="00E60ED9">
              <w:t>an</w:t>
            </w:r>
            <w:r w:rsidRPr="00E60ED9">
              <w:rPr>
                <w:spacing w:val="-2"/>
              </w:rPr>
              <w:t xml:space="preserve"> </w:t>
            </w:r>
            <w:r w:rsidRPr="00E60ED9">
              <w:t>LNG</w:t>
            </w:r>
            <w:r w:rsidRPr="00E60ED9">
              <w:rPr>
                <w:spacing w:val="-2"/>
              </w:rPr>
              <w:t xml:space="preserve"> carrier</w:t>
            </w:r>
          </w:p>
        </w:tc>
        <w:tc>
          <w:tcPr>
            <w:tcW w:w="1083" w:type="dxa"/>
            <w:tcBorders>
              <w:top w:val="nil"/>
              <w:bottom w:val="nil"/>
            </w:tcBorders>
          </w:tcPr>
          <w:p w14:paraId="2BD48292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4"/>
              </w:rPr>
              <w:t>2600</w:t>
            </w:r>
          </w:p>
        </w:tc>
        <w:tc>
          <w:tcPr>
            <w:tcW w:w="975" w:type="dxa"/>
            <w:tcBorders>
              <w:top w:val="nil"/>
              <w:bottom w:val="nil"/>
            </w:tcBorders>
          </w:tcPr>
          <w:p w14:paraId="12A1E66C" w14:textId="77777777" w:rsidR="007F257B" w:rsidRPr="00E60ED9" w:rsidRDefault="00FF3C28">
            <w:pPr>
              <w:pStyle w:val="TableParagraph"/>
              <w:spacing w:before="6"/>
              <w:ind w:right="115"/>
            </w:pPr>
            <w:r w:rsidRPr="00E60ED9">
              <w:rPr>
                <w:spacing w:val="-2"/>
              </w:rPr>
              <w:t>$</w:t>
            </w:r>
            <w:r w:rsidRPr="00E60ED9">
              <w:rPr>
                <w:rFonts w:ascii="Bookman Old Style"/>
                <w:i/>
                <w:spacing w:val="-2"/>
              </w:rPr>
              <w:t>/</w:t>
            </w:r>
            <w:r w:rsidRPr="00E60ED9">
              <w:rPr>
                <w:spacing w:val="-2"/>
              </w:rPr>
              <w:t>day</w:t>
            </w:r>
          </w:p>
        </w:tc>
      </w:tr>
      <w:tr w:rsidR="007F257B" w:rsidRPr="00E60ED9" w14:paraId="09F9543D" w14:textId="77777777">
        <w:trPr>
          <w:trHeight w:val="314"/>
        </w:trPr>
        <w:tc>
          <w:tcPr>
            <w:tcW w:w="5068" w:type="dxa"/>
            <w:tcBorders>
              <w:top w:val="nil"/>
              <w:left w:val="nil"/>
              <w:bottom w:val="nil"/>
            </w:tcBorders>
          </w:tcPr>
          <w:p w14:paraId="7E9119A2" w14:textId="77777777" w:rsidR="007F257B" w:rsidRPr="00E60ED9" w:rsidRDefault="00FF3C28">
            <w:pPr>
              <w:pStyle w:val="TableParagraph"/>
              <w:spacing w:before="6"/>
              <w:ind w:left="123"/>
              <w:jc w:val="left"/>
            </w:pPr>
            <w:r w:rsidRPr="00E60ED9">
              <w:t>Other</w:t>
            </w:r>
            <w:r w:rsidRPr="00E60ED9">
              <w:rPr>
                <w:spacing w:val="6"/>
              </w:rPr>
              <w:t xml:space="preserve"> </w:t>
            </w:r>
            <w:r w:rsidRPr="00E60ED9">
              <w:t>costs</w:t>
            </w:r>
            <w:r w:rsidRPr="00E60ED9">
              <w:rPr>
                <w:spacing w:val="6"/>
              </w:rPr>
              <w:t xml:space="preserve"> </w:t>
            </w:r>
            <w:r w:rsidRPr="00E60ED9">
              <w:t>(share</w:t>
            </w:r>
            <w:r w:rsidRPr="00E60ED9">
              <w:rPr>
                <w:spacing w:val="7"/>
              </w:rPr>
              <w:t xml:space="preserve"> </w:t>
            </w:r>
            <w:r w:rsidRPr="00E60ED9">
              <w:t>on</w:t>
            </w:r>
            <w:r w:rsidRPr="00E60ED9">
              <w:rPr>
                <w:spacing w:val="6"/>
              </w:rPr>
              <w:t xml:space="preserve"> </w:t>
            </w:r>
            <w:r w:rsidRPr="00E60ED9">
              <w:t>the</w:t>
            </w:r>
            <w:r w:rsidRPr="00E60ED9">
              <w:rPr>
                <w:spacing w:val="6"/>
              </w:rPr>
              <w:t xml:space="preserve"> </w:t>
            </w:r>
            <w:r w:rsidRPr="00E60ED9">
              <w:t>total</w:t>
            </w:r>
            <w:r w:rsidRPr="00E60ED9">
              <w:rPr>
                <w:spacing w:val="7"/>
              </w:rPr>
              <w:t xml:space="preserve"> </w:t>
            </w:r>
            <w:r w:rsidRPr="00E60ED9">
              <w:t>charter</w:t>
            </w:r>
            <w:r w:rsidRPr="00E60ED9">
              <w:rPr>
                <w:spacing w:val="7"/>
              </w:rPr>
              <w:t xml:space="preserve"> </w:t>
            </w:r>
            <w:r w:rsidRPr="00E60ED9">
              <w:t>cost</w:t>
            </w:r>
            <w:r w:rsidRPr="00E60ED9">
              <w:rPr>
                <w:spacing w:val="6"/>
              </w:rPr>
              <w:t xml:space="preserve"> </w:t>
            </w:r>
            <w:proofErr w:type="spellStart"/>
            <w:r w:rsidRPr="00E60ED9">
              <w:rPr>
                <w:rFonts w:ascii="Bookman Old Style"/>
                <w:i/>
                <w:spacing w:val="-2"/>
              </w:rPr>
              <w:t>CC</w:t>
            </w:r>
            <w:r w:rsidRPr="00E60ED9">
              <w:rPr>
                <w:rFonts w:ascii="Bookman Old Style"/>
                <w:i/>
                <w:spacing w:val="-2"/>
                <w:vertAlign w:val="subscript"/>
              </w:rPr>
              <w:t>e,i</w:t>
            </w:r>
            <w:proofErr w:type="spellEnd"/>
            <w:r w:rsidRPr="00E60ED9">
              <w:rPr>
                <w:spacing w:val="-2"/>
              </w:rPr>
              <w:t>)</w:t>
            </w:r>
          </w:p>
        </w:tc>
        <w:tc>
          <w:tcPr>
            <w:tcW w:w="1083" w:type="dxa"/>
            <w:tcBorders>
              <w:top w:val="nil"/>
              <w:bottom w:val="nil"/>
            </w:tcBorders>
          </w:tcPr>
          <w:p w14:paraId="1F9154DD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10"/>
              </w:rPr>
              <w:t>2</w:t>
            </w:r>
          </w:p>
        </w:tc>
        <w:tc>
          <w:tcPr>
            <w:tcW w:w="975" w:type="dxa"/>
            <w:tcBorders>
              <w:top w:val="nil"/>
              <w:bottom w:val="nil"/>
            </w:tcBorders>
          </w:tcPr>
          <w:p w14:paraId="25716340" w14:textId="77777777" w:rsidR="007F257B" w:rsidRPr="00E60ED9" w:rsidRDefault="00FF3C28">
            <w:pPr>
              <w:pStyle w:val="TableParagraph"/>
              <w:spacing w:before="6"/>
              <w:ind w:right="112"/>
            </w:pPr>
            <w:r w:rsidRPr="00E60ED9">
              <w:rPr>
                <w:spacing w:val="-10"/>
              </w:rPr>
              <w:t>%</w:t>
            </w:r>
          </w:p>
        </w:tc>
      </w:tr>
    </w:tbl>
    <w:p w14:paraId="3D214E4D" w14:textId="77777777" w:rsidR="007F257B" w:rsidRPr="00E60ED9" w:rsidRDefault="00FF3C28">
      <w:pPr>
        <w:pStyle w:val="Textkrper"/>
        <w:spacing w:before="191"/>
        <w:ind w:left="1552"/>
      </w:pPr>
      <w:r w:rsidRPr="00E60ED9">
        <w:t>Table</w:t>
      </w:r>
      <w:r w:rsidRPr="00E60ED9">
        <w:rPr>
          <w:spacing w:val="5"/>
        </w:rPr>
        <w:t xml:space="preserve"> </w:t>
      </w:r>
      <w:r w:rsidRPr="00E60ED9">
        <w:t>6:</w:t>
      </w:r>
      <w:r w:rsidRPr="00E60ED9">
        <w:rPr>
          <w:spacing w:val="26"/>
        </w:rPr>
        <w:t xml:space="preserve"> </w:t>
      </w:r>
      <w:r w:rsidRPr="00E60ED9">
        <w:t>Components</w:t>
      </w:r>
      <w:r w:rsidRPr="00E60ED9">
        <w:rPr>
          <w:spacing w:val="6"/>
        </w:rPr>
        <w:t xml:space="preserve"> </w:t>
      </w:r>
      <w:r w:rsidRPr="00E60ED9">
        <w:t>of</w:t>
      </w:r>
      <w:r w:rsidRPr="00E60ED9">
        <w:rPr>
          <w:spacing w:val="5"/>
        </w:rPr>
        <w:t xml:space="preserve"> </w:t>
      </w:r>
      <w:r w:rsidRPr="00E60ED9">
        <w:t>the</w:t>
      </w:r>
      <w:r w:rsidRPr="00E60ED9">
        <w:rPr>
          <w:spacing w:val="6"/>
        </w:rPr>
        <w:t xml:space="preserve"> </w:t>
      </w:r>
      <w:r w:rsidRPr="00E60ED9">
        <w:t>fee</w:t>
      </w:r>
      <w:r w:rsidRPr="00E60ED9">
        <w:rPr>
          <w:spacing w:val="5"/>
        </w:rPr>
        <w:t xml:space="preserve"> </w:t>
      </w:r>
      <w:r w:rsidRPr="00E60ED9">
        <w:t>cost</w:t>
      </w:r>
      <w:r w:rsidRPr="00E60ED9">
        <w:rPr>
          <w:spacing w:val="6"/>
        </w:rPr>
        <w:t xml:space="preserve"> </w:t>
      </w:r>
      <w:r w:rsidRPr="00E60ED9">
        <w:t>(</w:t>
      </w:r>
      <w:proofErr w:type="spellStart"/>
      <w:r w:rsidRPr="00E60ED9">
        <w:rPr>
          <w:rFonts w:ascii="Bookman Old Style"/>
          <w:i/>
        </w:rPr>
        <w:t>Fee</w:t>
      </w:r>
      <w:r w:rsidRPr="00E60ED9">
        <w:rPr>
          <w:rFonts w:ascii="Bookman Old Style"/>
          <w:i/>
          <w:vertAlign w:val="subscript"/>
        </w:rPr>
        <w:t>e</w:t>
      </w:r>
      <w:proofErr w:type="gramStart"/>
      <w:r w:rsidRPr="00E60ED9">
        <w:rPr>
          <w:rFonts w:ascii="Bookman Old Style"/>
          <w:i/>
          <w:vertAlign w:val="subscript"/>
        </w:rPr>
        <w:t>,i</w:t>
      </w:r>
      <w:proofErr w:type="spellEnd"/>
      <w:proofErr w:type="gramEnd"/>
      <w:r w:rsidRPr="00E60ED9">
        <w:t>)</w:t>
      </w:r>
      <w:r w:rsidRPr="00E60ED9">
        <w:rPr>
          <w:spacing w:val="5"/>
        </w:rPr>
        <w:t xml:space="preserve"> </w:t>
      </w:r>
      <w:r w:rsidRPr="00E60ED9">
        <w:t>of</w:t>
      </w:r>
      <w:r w:rsidRPr="00E60ED9">
        <w:rPr>
          <w:spacing w:val="6"/>
        </w:rPr>
        <w:t xml:space="preserve"> </w:t>
      </w:r>
      <w:r w:rsidRPr="00E60ED9">
        <w:t>an</w:t>
      </w:r>
      <w:r w:rsidRPr="00E60ED9">
        <w:rPr>
          <w:spacing w:val="6"/>
        </w:rPr>
        <w:t xml:space="preserve"> </w:t>
      </w:r>
      <w:r w:rsidRPr="00E60ED9">
        <w:t>LNG</w:t>
      </w:r>
      <w:r w:rsidRPr="00E60ED9">
        <w:rPr>
          <w:spacing w:val="5"/>
        </w:rPr>
        <w:t xml:space="preserve"> </w:t>
      </w:r>
      <w:r w:rsidRPr="00E60ED9">
        <w:t>carrier</w:t>
      </w:r>
      <w:r w:rsidRPr="00E60ED9">
        <w:rPr>
          <w:spacing w:val="7"/>
        </w:rPr>
        <w:t xml:space="preserve"> </w:t>
      </w:r>
      <w:r w:rsidRPr="00E60ED9">
        <w:t>(see</w:t>
      </w:r>
      <w:r w:rsidRPr="00E60ED9">
        <w:rPr>
          <w:spacing w:val="5"/>
        </w:rPr>
        <w:t xml:space="preserve"> </w:t>
      </w:r>
      <w:hyperlink w:anchor="_bookmark107" w:history="1">
        <w:r w:rsidRPr="00E60ED9">
          <w:rPr>
            <w:spacing w:val="-2"/>
          </w:rPr>
          <w:t>[67]).</w:t>
        </w:r>
      </w:hyperlink>
    </w:p>
    <w:p w14:paraId="41C5A4E8" w14:textId="77777777" w:rsidR="007F257B" w:rsidRPr="00E60ED9" w:rsidRDefault="007F257B">
      <w:pPr>
        <w:pStyle w:val="Textkrper"/>
        <w:spacing w:before="26"/>
        <w:rPr>
          <w:sz w:val="28"/>
        </w:rPr>
      </w:pPr>
    </w:p>
    <w:p w14:paraId="56543651" w14:textId="77777777" w:rsidR="007F257B" w:rsidRPr="00E60ED9" w:rsidRDefault="00FF3C28" w:rsidP="003741D5">
      <w:pPr>
        <w:pStyle w:val="berschrift1"/>
        <w:numPr>
          <w:ilvl w:val="0"/>
          <w:numId w:val="2"/>
        </w:numPr>
        <w:tabs>
          <w:tab w:val="left" w:pos="664"/>
        </w:tabs>
        <w:ind w:left="664" w:hanging="553"/>
      </w:pPr>
      <w:bookmarkStart w:id="1625" w:name="Data"/>
      <w:bookmarkStart w:id="1626" w:name="_bookmark115"/>
      <w:bookmarkEnd w:id="1625"/>
      <w:bookmarkEnd w:id="1626"/>
      <w:r w:rsidRPr="00E60ED9">
        <w:rPr>
          <w:spacing w:val="-4"/>
          <w:w w:val="115"/>
        </w:rPr>
        <w:t>Data</w:t>
      </w:r>
    </w:p>
    <w:p w14:paraId="77B499B0" w14:textId="77777777" w:rsidR="007F257B" w:rsidRPr="00E60ED9" w:rsidRDefault="00FF3C28">
      <w:pPr>
        <w:pStyle w:val="Textkrper"/>
        <w:spacing w:before="203" w:line="237" w:lineRule="auto"/>
        <w:ind w:left="111" w:right="486"/>
      </w:pPr>
      <w:r w:rsidRPr="00E60ED9">
        <w:t>For empirical data assumptions (</w:t>
      </w:r>
      <w:proofErr w:type="spellStart"/>
      <w:r w:rsidRPr="00E60ED9">
        <w:rPr>
          <w:rFonts w:ascii="Bookman Old Style"/>
          <w:i/>
        </w:rPr>
        <w:t>DES</w:t>
      </w:r>
      <w:r w:rsidRPr="00E60ED9">
        <w:rPr>
          <w:rFonts w:ascii="Bookman Old Style"/>
          <w:i/>
          <w:vertAlign w:val="subscript"/>
        </w:rPr>
        <w:t>e</w:t>
      </w:r>
      <w:proofErr w:type="gramStart"/>
      <w:r w:rsidRPr="00E60ED9">
        <w:rPr>
          <w:rFonts w:ascii="Bookman Old Style"/>
          <w:i/>
          <w:vertAlign w:val="subscript"/>
        </w:rPr>
        <w:t>,i</w:t>
      </w:r>
      <w:proofErr w:type="spellEnd"/>
      <w:proofErr w:type="gramEnd"/>
      <w:r w:rsidRPr="00E60ED9">
        <w:t>,</w:t>
      </w:r>
      <w:r w:rsidRPr="00E60ED9">
        <w:rPr>
          <w:spacing w:val="21"/>
        </w:rPr>
        <w:t xml:space="preserve"> </w:t>
      </w:r>
      <w:proofErr w:type="spellStart"/>
      <w:r w:rsidRPr="00E60ED9">
        <w:rPr>
          <w:rFonts w:ascii="Bookman Old Style"/>
          <w:i/>
        </w:rPr>
        <w:t>time</w:t>
      </w:r>
      <w:r w:rsidRPr="00E60ED9">
        <w:rPr>
          <w:rFonts w:ascii="Bookman Old Style"/>
          <w:i/>
          <w:vertAlign w:val="subscript"/>
        </w:rPr>
        <w:t>e,i</w:t>
      </w:r>
      <w:proofErr w:type="spellEnd"/>
      <w:r w:rsidRPr="00E60ED9">
        <w:t>,</w:t>
      </w:r>
      <w:r w:rsidRPr="00E60ED9">
        <w:rPr>
          <w:spacing w:val="20"/>
        </w:rPr>
        <w:t xml:space="preserve"> </w:t>
      </w:r>
      <w:r w:rsidRPr="00E60ED9">
        <w:t xml:space="preserve">and </w:t>
      </w:r>
      <w:proofErr w:type="spellStart"/>
      <w:r w:rsidRPr="00E60ED9">
        <w:rPr>
          <w:rFonts w:ascii="Bookman Old Style"/>
          <w:i/>
        </w:rPr>
        <w:t>distance</w:t>
      </w:r>
      <w:r w:rsidRPr="00E60ED9">
        <w:rPr>
          <w:rFonts w:ascii="Bookman Old Style"/>
          <w:i/>
          <w:vertAlign w:val="subscript"/>
        </w:rPr>
        <w:t>e,i</w:t>
      </w:r>
      <w:proofErr w:type="spellEnd"/>
      <w:r w:rsidRPr="00E60ED9">
        <w:t>,</w:t>
      </w:r>
      <w:r w:rsidRPr="00E60ED9">
        <w:rPr>
          <w:spacing w:val="20"/>
        </w:rPr>
        <w:t xml:space="preserve"> </w:t>
      </w:r>
      <w:r w:rsidRPr="00E60ED9">
        <w:t>etc.),</w:t>
      </w:r>
      <w:r w:rsidRPr="00E60ED9">
        <w:rPr>
          <w:spacing w:val="21"/>
        </w:rPr>
        <w:t xml:space="preserve"> </w:t>
      </w:r>
      <w:del w:id="1627" w:author="Author" w:date="2024-02-01T10:43:00Z">
        <w:r w:rsidR="00581875">
          <w:delText>it is referred</w:delText>
        </w:r>
      </w:del>
      <w:ins w:id="1628" w:author="Author" w:date="2024-02-01T10:43:00Z">
        <w:r w:rsidR="00A6043F">
          <w:t>refer</w:t>
        </w:r>
      </w:ins>
      <w:r w:rsidRPr="00E60ED9">
        <w:t xml:space="preserve"> to the data </w:t>
      </w:r>
      <w:del w:id="1629" w:author="Author" w:date="2024-02-01T10:43:00Z">
        <w:r w:rsidR="00581875">
          <w:delText>avail-</w:delText>
        </w:r>
        <w:r w:rsidR="00581875">
          <w:rPr>
            <w:spacing w:val="40"/>
          </w:rPr>
          <w:delText xml:space="preserve"> </w:delText>
        </w:r>
        <w:r w:rsidR="00581875">
          <w:delText>ability</w:delText>
        </w:r>
      </w:del>
      <w:ins w:id="1630" w:author="Author" w:date="2024-02-01T10:43:00Z">
        <w:r w:rsidRPr="00E60ED9">
          <w:t>availability</w:t>
        </w:r>
      </w:ins>
      <w:r w:rsidRPr="00E60ED9">
        <w:t xml:space="preserve"> statement, as all empirical data of this paper is published on </w:t>
      </w:r>
      <w:proofErr w:type="spellStart"/>
      <w:r w:rsidRPr="00E60ED9">
        <w:t>Zenodo</w:t>
      </w:r>
      <w:proofErr w:type="spellEnd"/>
      <w:r w:rsidRPr="00E60ED9">
        <w:t>.</w:t>
      </w:r>
    </w:p>
    <w:p w14:paraId="6678F417" w14:textId="77777777" w:rsidR="007F257B" w:rsidRPr="00E60ED9" w:rsidRDefault="007F257B">
      <w:pPr>
        <w:pStyle w:val="Textkrper"/>
        <w:spacing w:before="24"/>
      </w:pPr>
    </w:p>
    <w:p w14:paraId="4938F9A3" w14:textId="77777777" w:rsidR="007F257B" w:rsidRPr="00E60ED9" w:rsidRDefault="00FF3C28" w:rsidP="003741D5">
      <w:pPr>
        <w:pStyle w:val="berschrift2"/>
        <w:numPr>
          <w:ilvl w:val="1"/>
          <w:numId w:val="1"/>
        </w:numPr>
        <w:tabs>
          <w:tab w:val="left" w:pos="780"/>
        </w:tabs>
        <w:ind w:left="780" w:hanging="669"/>
        <w:jc w:val="both"/>
      </w:pPr>
      <w:bookmarkStart w:id="1631" w:name="Regions"/>
      <w:bookmarkEnd w:id="1631"/>
      <w:r w:rsidRPr="00E60ED9">
        <w:rPr>
          <w:spacing w:val="-2"/>
          <w:w w:val="105"/>
        </w:rPr>
        <w:t>Regions</w:t>
      </w:r>
    </w:p>
    <w:p w14:paraId="29CDAF8B" w14:textId="77777777" w:rsidR="007F257B" w:rsidRPr="00E60ED9" w:rsidRDefault="00FF3C28" w:rsidP="003741D5">
      <w:pPr>
        <w:pStyle w:val="Listenabsatz"/>
        <w:numPr>
          <w:ilvl w:val="2"/>
          <w:numId w:val="1"/>
        </w:numPr>
        <w:tabs>
          <w:tab w:val="left" w:pos="655"/>
          <w:tab w:val="left" w:pos="657"/>
        </w:tabs>
        <w:spacing w:before="140" w:line="237" w:lineRule="auto"/>
        <w:ind w:right="608"/>
      </w:pPr>
      <w:r w:rsidRPr="00E60ED9">
        <w:rPr>
          <w:spacing w:val="-4"/>
        </w:rPr>
        <w:t>The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following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exporting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nodes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are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considered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in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the</w:t>
      </w:r>
      <w:r w:rsidRPr="00E60ED9">
        <w:rPr>
          <w:spacing w:val="-5"/>
        </w:rPr>
        <w:t xml:space="preserve"> </w:t>
      </w:r>
      <w:r w:rsidRPr="00E60ED9">
        <w:rPr>
          <w:spacing w:val="-4"/>
        </w:rPr>
        <w:t>model:</w:t>
      </w:r>
      <w:r w:rsidRPr="00E60ED9">
        <w:rPr>
          <w:spacing w:val="22"/>
        </w:rPr>
        <w:t xml:space="preserve"> </w:t>
      </w:r>
      <w:r w:rsidRPr="00E60ED9">
        <w:rPr>
          <w:spacing w:val="-4"/>
        </w:rPr>
        <w:t xml:space="preserve">Algeria, Australia, Indonesia, Malaysia, </w:t>
      </w:r>
      <w:r w:rsidRPr="00E60ED9">
        <w:t xml:space="preserve">Nigeria, Oman, Other Africa, Other Americas, Other Asia Pacific, Other Europe, Other Middle East, Qatar, Russia, Trinidad </w:t>
      </w:r>
      <w:del w:id="1632" w:author="Author" w:date="2024-02-01T10:43:00Z">
        <w:r w:rsidR="00581875">
          <w:delText>&amp;</w:delText>
        </w:r>
      </w:del>
      <w:ins w:id="1633" w:author="Author" w:date="2024-02-01T10:43:00Z">
        <w:r w:rsidR="00A6043F">
          <w:t>and</w:t>
        </w:r>
      </w:ins>
      <w:r w:rsidR="00A6043F" w:rsidRPr="00E60ED9">
        <w:t xml:space="preserve"> </w:t>
      </w:r>
      <w:r w:rsidRPr="00E60ED9">
        <w:t>Tobago, and USA.</w:t>
      </w:r>
    </w:p>
    <w:p w14:paraId="52D42C5B" w14:textId="77777777" w:rsidR="007F257B" w:rsidRPr="00E60ED9" w:rsidRDefault="00FF3C28" w:rsidP="003741D5">
      <w:pPr>
        <w:pStyle w:val="Listenabsatz"/>
        <w:numPr>
          <w:ilvl w:val="2"/>
          <w:numId w:val="1"/>
        </w:numPr>
        <w:tabs>
          <w:tab w:val="left" w:pos="655"/>
          <w:tab w:val="left" w:pos="657"/>
        </w:tabs>
        <w:spacing w:before="180" w:line="237" w:lineRule="auto"/>
        <w:ind w:right="606"/>
      </w:pPr>
      <w:r w:rsidRPr="00E60ED9">
        <w:t>The</w:t>
      </w:r>
      <w:r w:rsidRPr="00E60ED9">
        <w:rPr>
          <w:spacing w:val="-6"/>
        </w:rPr>
        <w:t xml:space="preserve"> </w:t>
      </w:r>
      <w:r w:rsidRPr="00E60ED9">
        <w:t>following</w:t>
      </w:r>
      <w:r w:rsidRPr="00E60ED9">
        <w:rPr>
          <w:spacing w:val="-6"/>
        </w:rPr>
        <w:t xml:space="preserve"> </w:t>
      </w:r>
      <w:r w:rsidRPr="00E60ED9">
        <w:t>importing</w:t>
      </w:r>
      <w:r w:rsidRPr="00E60ED9">
        <w:rPr>
          <w:spacing w:val="-6"/>
        </w:rPr>
        <w:t xml:space="preserve"> </w:t>
      </w:r>
      <w:r w:rsidRPr="00E60ED9">
        <w:t>nodes</w:t>
      </w:r>
      <w:r w:rsidRPr="00E60ED9">
        <w:rPr>
          <w:spacing w:val="-6"/>
        </w:rPr>
        <w:t xml:space="preserve"> </w:t>
      </w:r>
      <w:r w:rsidRPr="00E60ED9">
        <w:t>are</w:t>
      </w:r>
      <w:r w:rsidRPr="00E60ED9">
        <w:rPr>
          <w:spacing w:val="-6"/>
        </w:rPr>
        <w:t xml:space="preserve"> </w:t>
      </w:r>
      <w:r w:rsidRPr="00E60ED9">
        <w:t>considered</w:t>
      </w:r>
      <w:r w:rsidRPr="00E60ED9">
        <w:rPr>
          <w:spacing w:val="-6"/>
        </w:rPr>
        <w:t xml:space="preserve"> </w:t>
      </w:r>
      <w:r w:rsidRPr="00E60ED9">
        <w:t>in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model:</w:t>
      </w:r>
      <w:r w:rsidRPr="00E60ED9">
        <w:rPr>
          <w:spacing w:val="13"/>
        </w:rPr>
        <w:t xml:space="preserve"> </w:t>
      </w:r>
      <w:r w:rsidRPr="00E60ED9">
        <w:t>Belgium,</w:t>
      </w:r>
      <w:r w:rsidRPr="00E60ED9">
        <w:rPr>
          <w:spacing w:val="-6"/>
        </w:rPr>
        <w:t xml:space="preserve"> </w:t>
      </w:r>
      <w:r w:rsidRPr="00E60ED9">
        <w:t>China,</w:t>
      </w:r>
      <w:r w:rsidRPr="00E60ED9">
        <w:rPr>
          <w:spacing w:val="-6"/>
        </w:rPr>
        <w:t xml:space="preserve"> </w:t>
      </w:r>
      <w:r w:rsidRPr="00E60ED9">
        <w:t>France,</w:t>
      </w:r>
      <w:r w:rsidRPr="00E60ED9">
        <w:rPr>
          <w:spacing w:val="-6"/>
        </w:rPr>
        <w:t xml:space="preserve"> </w:t>
      </w:r>
      <w:r w:rsidRPr="00E60ED9">
        <w:t>India,</w:t>
      </w:r>
      <w:r w:rsidRPr="00E60ED9">
        <w:rPr>
          <w:spacing w:val="-6"/>
        </w:rPr>
        <w:t xml:space="preserve"> </w:t>
      </w:r>
      <w:r w:rsidRPr="00E60ED9">
        <w:t xml:space="preserve">Italy, Japan, Other Asia Pacific, Other Europe, Pakistan, South Korea, Spain, Taiwan, Total Middle East and Africa, Total North America, Total South and Central America, Turkey, and the </w:t>
      </w:r>
      <w:del w:id="1634" w:author="Author" w:date="2024-02-01T10:43:00Z">
        <w:r w:rsidR="00581875">
          <w:delText xml:space="preserve">United </w:delText>
        </w:r>
        <w:r w:rsidR="00581875">
          <w:rPr>
            <w:spacing w:val="-2"/>
          </w:rPr>
          <w:delText>Kingdom</w:delText>
        </w:r>
      </w:del>
      <w:ins w:id="1635" w:author="Author" w:date="2024-02-01T10:43:00Z">
        <w:r w:rsidR="00F640E0">
          <w:t>UK</w:t>
        </w:r>
      </w:ins>
      <w:r w:rsidRPr="00E60ED9">
        <w:rPr>
          <w:spacing w:val="-2"/>
        </w:rPr>
        <w:t>.</w:t>
      </w:r>
    </w:p>
    <w:p w14:paraId="30B67620" w14:textId="77777777" w:rsidR="007F257B" w:rsidRPr="00E60ED9" w:rsidRDefault="00FF3C28" w:rsidP="003741D5">
      <w:pPr>
        <w:pStyle w:val="Listenabsatz"/>
        <w:numPr>
          <w:ilvl w:val="2"/>
          <w:numId w:val="1"/>
        </w:numPr>
        <w:tabs>
          <w:tab w:val="left" w:pos="655"/>
        </w:tabs>
        <w:spacing w:before="178"/>
        <w:ind w:left="655" w:hanging="216"/>
        <w:jc w:val="left"/>
      </w:pPr>
      <w:r w:rsidRPr="00E60ED9">
        <w:t>Note</w:t>
      </w:r>
      <w:r w:rsidRPr="00E60ED9">
        <w:rPr>
          <w:spacing w:val="-8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following</w:t>
      </w:r>
      <w:r w:rsidRPr="00E60ED9">
        <w:rPr>
          <w:spacing w:val="-8"/>
        </w:rPr>
        <w:t xml:space="preserve"> </w:t>
      </w:r>
      <w:r w:rsidRPr="00E60ED9">
        <w:t>with</w:t>
      </w:r>
      <w:r w:rsidRPr="00E60ED9">
        <w:rPr>
          <w:spacing w:val="-8"/>
        </w:rPr>
        <w:t xml:space="preserve"> </w:t>
      </w:r>
      <w:r w:rsidRPr="00E60ED9">
        <w:t>respect</w:t>
      </w:r>
      <w:r w:rsidRPr="00E60ED9">
        <w:rPr>
          <w:spacing w:val="-7"/>
        </w:rPr>
        <w:t xml:space="preserve"> </w:t>
      </w:r>
      <w:r w:rsidRPr="00E60ED9">
        <w:t>to</w:t>
      </w:r>
      <w:r w:rsidRPr="00E60ED9">
        <w:rPr>
          <w:spacing w:val="-8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selection</w:t>
      </w:r>
      <w:r w:rsidRPr="00E60ED9">
        <w:rPr>
          <w:spacing w:val="-7"/>
        </w:rPr>
        <w:t xml:space="preserve"> </w:t>
      </w:r>
      <w:r w:rsidRPr="00E60ED9">
        <w:t>of</w:t>
      </w:r>
      <w:r w:rsidRPr="00E60ED9">
        <w:rPr>
          <w:spacing w:val="-8"/>
        </w:rPr>
        <w:t xml:space="preserve"> </w:t>
      </w:r>
      <w:r w:rsidRPr="00E60ED9">
        <w:t>nodes</w:t>
      </w:r>
      <w:r w:rsidRPr="00E60ED9">
        <w:rPr>
          <w:spacing w:val="-8"/>
        </w:rPr>
        <w:t xml:space="preserve"> </w:t>
      </w:r>
      <w:r w:rsidRPr="00E60ED9">
        <w:t>in</w:t>
      </w:r>
      <w:r w:rsidRPr="00E60ED9">
        <w:rPr>
          <w:spacing w:val="-8"/>
        </w:rPr>
        <w:t xml:space="preserve"> </w:t>
      </w:r>
      <w:r w:rsidRPr="00E60ED9">
        <w:t>the</w:t>
      </w:r>
      <w:r w:rsidRPr="00E60ED9">
        <w:rPr>
          <w:spacing w:val="-7"/>
        </w:rPr>
        <w:t xml:space="preserve"> </w:t>
      </w:r>
      <w:r w:rsidRPr="00E60ED9">
        <w:rPr>
          <w:spacing w:val="-2"/>
        </w:rPr>
        <w:t>model:</w:t>
      </w:r>
    </w:p>
    <w:p w14:paraId="62DE8603" w14:textId="77777777" w:rsidR="007F257B" w:rsidRPr="00E60ED9" w:rsidRDefault="00FF3C28" w:rsidP="003741D5">
      <w:pPr>
        <w:pStyle w:val="Listenabsatz"/>
        <w:numPr>
          <w:ilvl w:val="3"/>
          <w:numId w:val="1"/>
        </w:numPr>
        <w:tabs>
          <w:tab w:val="left" w:pos="1137"/>
        </w:tabs>
        <w:spacing w:before="179" w:line="237" w:lineRule="auto"/>
        <w:ind w:right="608"/>
      </w:pPr>
      <w:r w:rsidRPr="00E60ED9">
        <w:t>The</w:t>
      </w:r>
      <w:r w:rsidRPr="00E60ED9">
        <w:rPr>
          <w:spacing w:val="-7"/>
        </w:rPr>
        <w:t xml:space="preserve"> </w:t>
      </w:r>
      <w:r w:rsidRPr="00E60ED9">
        <w:t>European</w:t>
      </w:r>
      <w:r w:rsidRPr="00E60ED9">
        <w:rPr>
          <w:spacing w:val="-7"/>
        </w:rPr>
        <w:t xml:space="preserve"> </w:t>
      </w:r>
      <w:r w:rsidRPr="00E60ED9">
        <w:t>LNG</w:t>
      </w:r>
      <w:r w:rsidRPr="00E60ED9">
        <w:rPr>
          <w:spacing w:val="-7"/>
        </w:rPr>
        <w:t xml:space="preserve"> </w:t>
      </w:r>
      <w:r w:rsidRPr="00E60ED9">
        <w:t>regasification</w:t>
      </w:r>
      <w:r w:rsidRPr="00E60ED9">
        <w:rPr>
          <w:spacing w:val="-7"/>
        </w:rPr>
        <w:t xml:space="preserve"> </w:t>
      </w:r>
      <w:r w:rsidRPr="00E60ED9">
        <w:t>terminals</w:t>
      </w:r>
      <w:r w:rsidRPr="00E60ED9">
        <w:rPr>
          <w:spacing w:val="-7"/>
        </w:rPr>
        <w:t xml:space="preserve"> </w:t>
      </w:r>
      <w:r w:rsidRPr="00E60ED9">
        <w:t>and</w:t>
      </w:r>
      <w:r w:rsidRPr="00E60ED9">
        <w:rPr>
          <w:spacing w:val="-7"/>
        </w:rPr>
        <w:t xml:space="preserve"> </w:t>
      </w:r>
      <w:r w:rsidRPr="00E60ED9">
        <w:t>capacities</w:t>
      </w:r>
      <w:r w:rsidRPr="00E60ED9">
        <w:rPr>
          <w:spacing w:val="-7"/>
        </w:rPr>
        <w:t xml:space="preserve"> </w:t>
      </w:r>
      <w:r w:rsidRPr="00E60ED9">
        <w:t>(can</w:t>
      </w:r>
      <w:r w:rsidRPr="00E60ED9">
        <w:rPr>
          <w:spacing w:val="-7"/>
        </w:rPr>
        <w:t xml:space="preserve"> </w:t>
      </w:r>
      <w:r w:rsidRPr="00E60ED9">
        <w:t>be</w:t>
      </w:r>
      <w:r w:rsidRPr="00E60ED9">
        <w:rPr>
          <w:spacing w:val="-7"/>
        </w:rPr>
        <w:t xml:space="preserve"> </w:t>
      </w:r>
      <w:r w:rsidRPr="00E60ED9">
        <w:t>found</w:t>
      </w:r>
      <w:r w:rsidRPr="00E60ED9">
        <w:rPr>
          <w:spacing w:val="-7"/>
        </w:rPr>
        <w:t xml:space="preserve"> </w:t>
      </w:r>
      <w:r w:rsidRPr="00E60ED9">
        <w:t>exemplarily</w:t>
      </w:r>
      <w:r w:rsidRPr="00E60ED9">
        <w:rPr>
          <w:spacing w:val="-7"/>
        </w:rPr>
        <w:t xml:space="preserve"> </w:t>
      </w:r>
      <w:r w:rsidRPr="00E60ED9">
        <w:t>in</w:t>
      </w:r>
      <w:r w:rsidRPr="00E60ED9">
        <w:rPr>
          <w:spacing w:val="-7"/>
        </w:rPr>
        <w:t xml:space="preserve"> </w:t>
      </w:r>
      <w:r w:rsidRPr="00E60ED9">
        <w:t>[</w:t>
      </w:r>
      <w:hyperlink w:anchor="_bookmark108" w:history="1">
        <w:r w:rsidRPr="00E60ED9">
          <w:t>68]</w:t>
        </w:r>
      </w:hyperlink>
      <w:r w:rsidRPr="00E60ED9">
        <w:t xml:space="preserve"> and </w:t>
      </w:r>
      <w:hyperlink w:anchor="_bookmark109" w:history="1">
        <w:r w:rsidRPr="00E60ED9">
          <w:t>[69])</w:t>
        </w:r>
      </w:hyperlink>
      <w:r w:rsidRPr="00E60ED9">
        <w:t xml:space="preserve"> are distributed according to their geographical proximity to the nodes considered in the model.</w:t>
      </w:r>
      <w:r w:rsidRPr="00E60ED9">
        <w:rPr>
          <w:spacing w:val="28"/>
        </w:rPr>
        <w:t xml:space="preserve"> </w:t>
      </w:r>
      <w:r w:rsidRPr="00E60ED9">
        <w:t xml:space="preserve">That applies </w:t>
      </w:r>
      <w:del w:id="1636" w:author="Author" w:date="2024-02-01T10:43:00Z">
        <w:r w:rsidR="00581875">
          <w:delText>in particular</w:delText>
        </w:r>
      </w:del>
      <w:ins w:id="1637" w:author="Author" w:date="2024-02-01T10:43:00Z">
        <w:r w:rsidRPr="00E60ED9">
          <w:t>particular</w:t>
        </w:r>
        <w:r w:rsidR="00A6043F">
          <w:t>ly</w:t>
        </w:r>
      </w:ins>
      <w:r w:rsidRPr="00E60ED9">
        <w:t xml:space="preserve"> to the regasification capacities of Germany but also to</w:t>
      </w:r>
      <w:r w:rsidRPr="00E60ED9">
        <w:rPr>
          <w:spacing w:val="-8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Netherlands</w:t>
      </w:r>
      <w:r w:rsidRPr="00E60ED9">
        <w:rPr>
          <w:spacing w:val="-8"/>
        </w:rPr>
        <w:t xml:space="preserve"> </w:t>
      </w:r>
      <w:r w:rsidRPr="00E60ED9">
        <w:t>and</w:t>
      </w:r>
      <w:r w:rsidRPr="00E60ED9">
        <w:rPr>
          <w:spacing w:val="-8"/>
        </w:rPr>
        <w:t xml:space="preserve"> </w:t>
      </w:r>
      <w:r w:rsidRPr="00E60ED9">
        <w:t>Poland.</w:t>
      </w:r>
      <w:r w:rsidRPr="00E60ED9">
        <w:rPr>
          <w:spacing w:val="12"/>
        </w:rPr>
        <w:t xml:space="preserve"> </w:t>
      </w:r>
      <w:r w:rsidRPr="00E60ED9">
        <w:t>Accordingly,</w:t>
      </w:r>
      <w:r w:rsidRPr="00E60ED9">
        <w:rPr>
          <w:spacing w:val="-7"/>
        </w:rPr>
        <w:t xml:space="preserve"> </w:t>
      </w:r>
      <w:r w:rsidRPr="00E60ED9">
        <w:t>the</w:t>
      </w:r>
      <w:r w:rsidRPr="00E60ED9">
        <w:rPr>
          <w:spacing w:val="-8"/>
        </w:rPr>
        <w:t xml:space="preserve"> </w:t>
      </w:r>
      <w:r w:rsidRPr="00E60ED9">
        <w:t>same</w:t>
      </w:r>
      <w:r w:rsidRPr="00E60ED9">
        <w:rPr>
          <w:spacing w:val="-8"/>
        </w:rPr>
        <w:t xml:space="preserve"> </w:t>
      </w:r>
      <w:r w:rsidRPr="00E60ED9">
        <w:t>procedure</w:t>
      </w:r>
      <w:r w:rsidRPr="00E60ED9">
        <w:rPr>
          <w:spacing w:val="-8"/>
        </w:rPr>
        <w:t xml:space="preserve"> </w:t>
      </w:r>
      <w:r w:rsidRPr="00E60ED9">
        <w:t>is</w:t>
      </w:r>
      <w:r w:rsidRPr="00E60ED9">
        <w:rPr>
          <w:spacing w:val="-8"/>
        </w:rPr>
        <w:t xml:space="preserve"> </w:t>
      </w:r>
      <w:r w:rsidRPr="00E60ED9">
        <w:t>applied</w:t>
      </w:r>
      <w:r w:rsidRPr="00E60ED9">
        <w:rPr>
          <w:spacing w:val="-8"/>
        </w:rPr>
        <w:t xml:space="preserve"> </w:t>
      </w:r>
      <w:r w:rsidRPr="00E60ED9">
        <w:t>to</w:t>
      </w:r>
      <w:r w:rsidRPr="00E60ED9">
        <w:rPr>
          <w:spacing w:val="-8"/>
        </w:rPr>
        <w:t xml:space="preserve"> </w:t>
      </w:r>
      <w:r w:rsidRPr="00E60ED9">
        <w:t>distribute</w:t>
      </w:r>
      <w:r w:rsidRPr="00E60ED9">
        <w:rPr>
          <w:spacing w:val="-8"/>
        </w:rPr>
        <w:t xml:space="preserve"> </w:t>
      </w:r>
      <w:r w:rsidRPr="00E60ED9">
        <w:t>the total European LNG demand to the different nodes.</w:t>
      </w:r>
    </w:p>
    <w:p w14:paraId="0DC7F982" w14:textId="77777777" w:rsidR="007F257B" w:rsidRPr="00E60ED9" w:rsidRDefault="00FF3C28" w:rsidP="003741D5">
      <w:pPr>
        <w:pStyle w:val="Listenabsatz"/>
        <w:numPr>
          <w:ilvl w:val="3"/>
          <w:numId w:val="1"/>
        </w:numPr>
        <w:tabs>
          <w:tab w:val="left" w:pos="1137"/>
        </w:tabs>
        <w:spacing w:before="82" w:line="237" w:lineRule="auto"/>
        <w:ind w:right="607"/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5706752" behindDoc="1" locked="0" layoutInCell="1" allowOverlap="1" wp14:anchorId="42298382" wp14:editId="4DA6E4CC">
                <wp:simplePos x="0" y="0"/>
                <wp:positionH relativeFrom="page">
                  <wp:posOffset>1998103</wp:posOffset>
                </wp:positionH>
                <wp:positionV relativeFrom="paragraph">
                  <wp:posOffset>643287</wp:posOffset>
                </wp:positionV>
                <wp:extent cx="50165" cy="101600"/>
                <wp:effectExtent l="0" t="0" r="0" b="0"/>
                <wp:wrapNone/>
                <wp:docPr id="874" name="Textbox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361D49" w14:textId="77777777" w:rsidR="009D3118" w:rsidRDefault="009D3118">
                            <w:pPr>
                              <w:spacing w:line="157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Bookman Old Style"/>
                                <w:i/>
                                <w:spacing w:val="-10"/>
                                <w:w w:val="90"/>
                                <w:sz w:val="16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98382" id="Textbox 874" o:spid="_x0000_s2520" type="#_x0000_t202" style="position:absolute;left:0;text-align:left;margin-left:157.35pt;margin-top:50.65pt;width:3.95pt;height:8pt;z-index:-1760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" filled="f" stroked="f">
                <v:path arrowok="t"/>
                <v:textbox inset="0,0,0,0">
                  <w:txbxContent>
                    <w:p w14:paraId="72361D49" w14:textId="77777777" w:rsidR="009D3118" w:rsidRDefault="009D3118">
                      <w:pPr>
                        <w:spacing w:line="157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proofErr w:type="gramStart"/>
                      <w:r>
                        <w:rPr>
                          <w:rFonts w:ascii="Bookman Old Style"/>
                          <w:i/>
                          <w:spacing w:val="-10"/>
                          <w:w w:val="90"/>
                          <w:sz w:val="16"/>
                        </w:rPr>
                        <w:t>e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E60ED9">
        <w:rPr>
          <w:spacing w:val="-2"/>
        </w:rPr>
        <w:t>The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Europe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export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node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considers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LNG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exports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from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Norway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-9"/>
        </w:rPr>
        <w:t xml:space="preserve"> </w:t>
      </w:r>
      <w:r w:rsidRPr="00E60ED9">
        <w:rPr>
          <w:spacing w:val="-2"/>
        </w:rPr>
        <w:t>countries,</w:t>
      </w:r>
      <w:r w:rsidRPr="00E60ED9">
        <w:rPr>
          <w:spacing w:val="-8"/>
        </w:rPr>
        <w:t xml:space="preserve"> </w:t>
      </w:r>
      <w:del w:id="1638" w:author="Author" w:date="2024-02-01T10:43:00Z">
        <w:r w:rsidR="00581875">
          <w:rPr>
            <w:spacing w:val="-2"/>
          </w:rPr>
          <w:delText xml:space="preserve">par- </w:delText>
        </w:r>
        <w:r w:rsidR="00581875">
          <w:delText>ticularly</w:delText>
        </w:r>
      </w:del>
      <w:ins w:id="1639" w:author="Author" w:date="2024-02-01T10:43:00Z">
        <w:r w:rsidRPr="00E60ED9">
          <w:rPr>
            <w:spacing w:val="-2"/>
          </w:rPr>
          <w:t>par</w:t>
        </w:r>
        <w:r w:rsidRPr="00E60ED9">
          <w:t>ticularly</w:t>
        </w:r>
      </w:ins>
      <w:r w:rsidRPr="00E60ED9">
        <w:rPr>
          <w:spacing w:val="-11"/>
        </w:rPr>
        <w:t xml:space="preserve"> </w:t>
      </w:r>
      <w:r w:rsidRPr="00E60ED9">
        <w:t>those</w:t>
      </w:r>
      <w:r w:rsidRPr="00E60ED9">
        <w:rPr>
          <w:spacing w:val="-11"/>
        </w:rPr>
        <w:t xml:space="preserve"> </w:t>
      </w:r>
      <w:r w:rsidRPr="00E60ED9">
        <w:t>on</w:t>
      </w:r>
      <w:r w:rsidRPr="00E60ED9">
        <w:rPr>
          <w:spacing w:val="-11"/>
        </w:rPr>
        <w:t xml:space="preserve"> </w:t>
      </w:r>
      <w:r w:rsidRPr="00E60ED9">
        <w:t>the</w:t>
      </w:r>
      <w:r w:rsidRPr="00E60ED9">
        <w:rPr>
          <w:spacing w:val="-11"/>
        </w:rPr>
        <w:t xml:space="preserve"> </w:t>
      </w:r>
      <w:r w:rsidRPr="00E60ED9">
        <w:t>Caspian</w:t>
      </w:r>
      <w:r w:rsidRPr="00E60ED9">
        <w:rPr>
          <w:spacing w:val="-11"/>
        </w:rPr>
        <w:t xml:space="preserve"> </w:t>
      </w:r>
      <w:r w:rsidRPr="00E60ED9">
        <w:t>Sea,</w:t>
      </w:r>
      <w:r w:rsidRPr="00E60ED9">
        <w:rPr>
          <w:spacing w:val="-11"/>
        </w:rPr>
        <w:t xml:space="preserve"> </w:t>
      </w:r>
      <w:r w:rsidRPr="00E60ED9">
        <w:t>such</w:t>
      </w:r>
      <w:r w:rsidRPr="00E60ED9">
        <w:rPr>
          <w:spacing w:val="-11"/>
        </w:rPr>
        <w:t xml:space="preserve"> </w:t>
      </w:r>
      <w:r w:rsidRPr="00E60ED9">
        <w:t>as</w:t>
      </w:r>
      <w:r w:rsidRPr="00E60ED9">
        <w:rPr>
          <w:spacing w:val="-11"/>
        </w:rPr>
        <w:t xml:space="preserve"> </w:t>
      </w:r>
      <w:r w:rsidRPr="00E60ED9">
        <w:t>Azerbaijan.</w:t>
      </w:r>
      <w:r w:rsidRPr="00E60ED9">
        <w:rPr>
          <w:spacing w:val="8"/>
        </w:rPr>
        <w:t xml:space="preserve"> </w:t>
      </w:r>
      <w:r w:rsidRPr="00E60ED9">
        <w:t>In</w:t>
      </w:r>
      <w:r w:rsidRPr="00E60ED9">
        <w:rPr>
          <w:spacing w:val="-11"/>
        </w:rPr>
        <w:t xml:space="preserve"> </w:t>
      </w:r>
      <w:r w:rsidRPr="00E60ED9">
        <w:t>general,</w:t>
      </w:r>
      <w:r w:rsidRPr="00E60ED9">
        <w:rPr>
          <w:spacing w:val="-11"/>
        </w:rPr>
        <w:t xml:space="preserve"> </w:t>
      </w:r>
      <w:r w:rsidRPr="00E60ED9">
        <w:t>the</w:t>
      </w:r>
      <w:r w:rsidRPr="00E60ED9">
        <w:rPr>
          <w:spacing w:val="-11"/>
        </w:rPr>
        <w:t xml:space="preserve"> </w:t>
      </w:r>
      <w:r w:rsidRPr="00E60ED9">
        <w:t>maximum</w:t>
      </w:r>
      <w:r w:rsidRPr="00E60ED9">
        <w:rPr>
          <w:spacing w:val="-11"/>
        </w:rPr>
        <w:t xml:space="preserve"> </w:t>
      </w:r>
      <w:r w:rsidRPr="00E60ED9">
        <w:t>LNG</w:t>
      </w:r>
      <w:r w:rsidRPr="00E60ED9">
        <w:rPr>
          <w:spacing w:val="-11"/>
        </w:rPr>
        <w:t xml:space="preserve"> </w:t>
      </w:r>
      <w:r w:rsidRPr="00E60ED9">
        <w:t xml:space="preserve">export </w:t>
      </w:r>
      <w:r w:rsidRPr="00E60ED9">
        <w:rPr>
          <w:spacing w:val="-2"/>
        </w:rPr>
        <w:t>capacity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of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Europe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is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intentionally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conservatively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estimated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(compare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the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>relatively</w:t>
      </w:r>
      <w:r w:rsidRPr="00E60ED9">
        <w:rPr>
          <w:spacing w:val="-11"/>
        </w:rPr>
        <w:t xml:space="preserve"> </w:t>
      </w:r>
      <w:r w:rsidRPr="00E60ED9">
        <w:rPr>
          <w:spacing w:val="-2"/>
        </w:rPr>
        <w:t xml:space="preserve">low </w:t>
      </w:r>
      <w:r w:rsidRPr="00E60ED9">
        <w:t>value</w:t>
      </w:r>
      <w:r w:rsidRPr="00E60ED9">
        <w:rPr>
          <w:spacing w:val="-5"/>
        </w:rPr>
        <w:t xml:space="preserve"> </w:t>
      </w:r>
      <w:r w:rsidRPr="00E60ED9">
        <w:t>of</w:t>
      </w:r>
      <w:r w:rsidRPr="00E60ED9">
        <w:rPr>
          <w:spacing w:val="-5"/>
        </w:rPr>
        <w:t xml:space="preserve"> </w:t>
      </w:r>
      <w:proofErr w:type="spellStart"/>
      <w:r w:rsidRPr="00E60ED9">
        <w:rPr>
          <w:rFonts w:ascii="Bookman Old Style" w:hAnsi="Bookman Old Style"/>
          <w:i/>
        </w:rPr>
        <w:t>Q</w:t>
      </w:r>
      <w:r w:rsidRPr="00E60ED9">
        <w:rPr>
          <w:rFonts w:ascii="Bookman Old Style" w:hAnsi="Bookman Old Style"/>
          <w:i/>
          <w:vertAlign w:val="superscript"/>
        </w:rPr>
        <w:t>Liq</w:t>
      </w:r>
      <w:proofErr w:type="spellEnd"/>
      <w:r w:rsidRPr="00E60ED9">
        <w:rPr>
          <w:rFonts w:ascii="Bookman Old Style" w:hAnsi="Bookman Old Style"/>
          <w:i/>
          <w:spacing w:val="-4"/>
        </w:rPr>
        <w:t xml:space="preserve"> </w:t>
      </w:r>
      <w:r w:rsidRPr="00E60ED9">
        <w:t>for</w:t>
      </w:r>
      <w:r w:rsidRPr="00E60ED9">
        <w:rPr>
          <w:spacing w:val="-5"/>
        </w:rPr>
        <w:t xml:space="preserve"> </w:t>
      </w:r>
      <w:r w:rsidRPr="00E60ED9">
        <w:t>Other</w:t>
      </w:r>
      <w:r w:rsidRPr="00E60ED9">
        <w:rPr>
          <w:spacing w:val="-5"/>
        </w:rPr>
        <w:t xml:space="preserve"> </w:t>
      </w:r>
      <w:r w:rsidRPr="00E60ED9">
        <w:t>Europe</w:t>
      </w:r>
      <w:r w:rsidRPr="00E60ED9">
        <w:rPr>
          <w:spacing w:val="-5"/>
        </w:rPr>
        <w:t xml:space="preserve"> </w:t>
      </w:r>
      <w:r w:rsidRPr="00E60ED9">
        <w:t>in</w:t>
      </w:r>
      <w:r w:rsidRPr="00E60ED9">
        <w:rPr>
          <w:spacing w:val="-5"/>
        </w:rPr>
        <w:t xml:space="preserve"> </w:t>
      </w:r>
      <w:r w:rsidRPr="00E60ED9">
        <w:t>Table</w:t>
      </w:r>
      <w:r w:rsidRPr="00E60ED9">
        <w:rPr>
          <w:spacing w:val="-5"/>
        </w:rPr>
        <w:t xml:space="preserve"> </w:t>
      </w:r>
      <w:hyperlink w:anchor="_bookmark113" w:history="1">
        <w:r w:rsidRPr="00E60ED9">
          <w:t>5)</w:t>
        </w:r>
      </w:hyperlink>
      <w:r w:rsidRPr="00E60ED9">
        <w:rPr>
          <w:spacing w:val="-5"/>
        </w:rPr>
        <w:t xml:space="preserve"> </w:t>
      </w:r>
      <w:commentRangeStart w:id="1640"/>
      <w:r w:rsidRPr="00E60ED9">
        <w:t>as</w:t>
      </w:r>
      <w:r w:rsidRPr="00E60ED9">
        <w:rPr>
          <w:spacing w:val="-5"/>
        </w:rPr>
        <w:t xml:space="preserve"> </w:t>
      </w:r>
      <w:r w:rsidRPr="00E60ED9">
        <w:t>it</w:t>
      </w:r>
      <w:r w:rsidRPr="00E60ED9">
        <w:rPr>
          <w:spacing w:val="-5"/>
        </w:rPr>
        <w:t xml:space="preserve"> </w:t>
      </w:r>
      <w:r w:rsidRPr="00E60ED9">
        <w:t>is</w:t>
      </w:r>
      <w:r w:rsidRPr="00E60ED9">
        <w:rPr>
          <w:spacing w:val="-5"/>
        </w:rPr>
        <w:t xml:space="preserve"> </w:t>
      </w:r>
      <w:r w:rsidRPr="00E60ED9">
        <w:t>assumed</w:t>
      </w:r>
      <w:r w:rsidRPr="00E60ED9">
        <w:rPr>
          <w:spacing w:val="-5"/>
        </w:rPr>
        <w:t xml:space="preserve"> </w:t>
      </w:r>
      <w:r w:rsidRPr="00E60ED9">
        <w:t>that</w:t>
      </w:r>
      <w:r w:rsidRPr="00E60ED9">
        <w:rPr>
          <w:spacing w:val="-5"/>
        </w:rPr>
        <w:t xml:space="preserve"> </w:t>
      </w:r>
      <w:r w:rsidRPr="00E60ED9">
        <w:t>high</w:t>
      </w:r>
      <w:r w:rsidRPr="00E60ED9">
        <w:rPr>
          <w:spacing w:val="-5"/>
        </w:rPr>
        <w:t xml:space="preserve"> </w:t>
      </w:r>
      <w:r w:rsidRPr="00E60ED9">
        <w:t>shares</w:t>
      </w:r>
      <w:r w:rsidRPr="00E60ED9">
        <w:rPr>
          <w:spacing w:val="-5"/>
        </w:rPr>
        <w:t xml:space="preserve"> </w:t>
      </w:r>
      <w:r w:rsidRPr="00E60ED9">
        <w:t>of</w:t>
      </w:r>
      <w:r w:rsidRPr="00E60ED9">
        <w:rPr>
          <w:spacing w:val="-5"/>
        </w:rPr>
        <w:t xml:space="preserve"> </w:t>
      </w:r>
      <w:r w:rsidRPr="00E60ED9">
        <w:t>the</w:t>
      </w:r>
      <w:r w:rsidRPr="00E60ED9">
        <w:rPr>
          <w:spacing w:val="-5"/>
        </w:rPr>
        <w:t xml:space="preserve"> </w:t>
      </w:r>
      <w:r w:rsidRPr="00E60ED9">
        <w:t>natural</w:t>
      </w:r>
      <w:r w:rsidRPr="00E60ED9">
        <w:rPr>
          <w:spacing w:val="-5"/>
        </w:rPr>
        <w:t xml:space="preserve"> </w:t>
      </w:r>
      <w:r w:rsidRPr="00E60ED9">
        <w:t>gas production there are transported via pipelines to Europe</w:t>
      </w:r>
      <w:commentRangeEnd w:id="1640"/>
      <w:r w:rsidR="00A42194">
        <w:rPr>
          <w:rStyle w:val="Kommentarzeichen"/>
        </w:rPr>
        <w:commentReference w:id="1640"/>
      </w:r>
      <w:r w:rsidRPr="00E60ED9">
        <w:t>.</w:t>
      </w:r>
    </w:p>
    <w:p w14:paraId="4BBBB097" w14:textId="77777777" w:rsidR="007F257B" w:rsidRPr="00E60ED9" w:rsidRDefault="00FF3C28" w:rsidP="003741D5">
      <w:pPr>
        <w:pStyle w:val="Listenabsatz"/>
        <w:numPr>
          <w:ilvl w:val="3"/>
          <w:numId w:val="1"/>
        </w:numPr>
        <w:tabs>
          <w:tab w:val="left" w:pos="1136"/>
        </w:tabs>
        <w:spacing w:before="79"/>
        <w:ind w:left="1136" w:hanging="234"/>
      </w:pPr>
      <w:r w:rsidRPr="00E60ED9">
        <w:rPr>
          <w:spacing w:val="-2"/>
        </w:rPr>
        <w:t>Other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Africa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includes,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among</w:t>
      </w:r>
      <w:r w:rsidRPr="00E60ED9">
        <w:rPr>
          <w:spacing w:val="4"/>
        </w:rPr>
        <w:t xml:space="preserve"> </w:t>
      </w:r>
      <w:r w:rsidRPr="00E60ED9">
        <w:rPr>
          <w:spacing w:val="-2"/>
        </w:rPr>
        <w:t>other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countries,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Ghana,</w:t>
      </w:r>
      <w:r w:rsidRPr="00E60ED9">
        <w:rPr>
          <w:spacing w:val="3"/>
        </w:rPr>
        <w:t xml:space="preserve"> </w:t>
      </w:r>
      <w:r w:rsidRPr="00E60ED9">
        <w:rPr>
          <w:spacing w:val="-2"/>
        </w:rPr>
        <w:t>Egypt,</w:t>
      </w:r>
      <w:r w:rsidRPr="00E60ED9">
        <w:rPr>
          <w:spacing w:val="4"/>
        </w:rPr>
        <w:t xml:space="preserve"> </w:t>
      </w:r>
      <w:r w:rsidRPr="00E60ED9">
        <w:rPr>
          <w:spacing w:val="-2"/>
        </w:rPr>
        <w:t>and</w:t>
      </w:r>
      <w:r w:rsidRPr="00E60ED9">
        <w:rPr>
          <w:spacing w:val="4"/>
        </w:rPr>
        <w:t xml:space="preserve"> </w:t>
      </w:r>
      <w:r w:rsidRPr="00E60ED9">
        <w:rPr>
          <w:spacing w:val="-2"/>
        </w:rPr>
        <w:t>Mozambique.</w:t>
      </w:r>
    </w:p>
    <w:p w14:paraId="7A726BD1" w14:textId="77777777" w:rsidR="007F257B" w:rsidRPr="00E60ED9" w:rsidRDefault="007F257B">
      <w:pPr>
        <w:jc w:val="both"/>
        <w:sectPr w:rsidR="007F257B" w:rsidRPr="00E60ED9">
          <w:pgSz w:w="12240" w:h="15840"/>
          <w:pgMar w:top="1140" w:right="540" w:bottom="700" w:left="1040" w:header="0" w:footer="518" w:gutter="0"/>
          <w:cols w:space="720"/>
        </w:sectPr>
      </w:pPr>
    </w:p>
    <w:p w14:paraId="129F1E66" w14:textId="77777777" w:rsidR="007F257B" w:rsidRPr="00E60ED9" w:rsidRDefault="00581875" w:rsidP="003741D5">
      <w:pPr>
        <w:pStyle w:val="berschrift2"/>
        <w:numPr>
          <w:ilvl w:val="1"/>
          <w:numId w:val="1"/>
        </w:numPr>
        <w:tabs>
          <w:tab w:val="left" w:pos="781"/>
        </w:tabs>
        <w:spacing w:before="25"/>
        <w:ind w:hanging="669"/>
      </w:pPr>
      <w:del w:id="1641" w:author="Author" w:date="2024-02-01T10:43:00Z">
        <w:r>
          <w:rPr>
            <w:noProof/>
          </w:rPr>
          <w:lastRenderedPageBreak/>
          <mc:AlternateContent>
            <mc:Choice Requires="wpg">
              <w:drawing>
                <wp:anchor distT="0" distB="0" distL="0" distR="0" simplePos="0" relativeHeight="487680000" behindDoc="0" locked="0" layoutInCell="1" allowOverlap="1" wp14:anchorId="16A44665" wp14:editId="372D53D4">
                  <wp:simplePos x="0" y="0"/>
                  <wp:positionH relativeFrom="page">
                    <wp:posOffset>775875</wp:posOffset>
                  </wp:positionH>
                  <wp:positionV relativeFrom="paragraph">
                    <wp:posOffset>400811</wp:posOffset>
                  </wp:positionV>
                  <wp:extent cx="6265545" cy="618490"/>
                  <wp:effectExtent l="0" t="0" r="0" b="0"/>
                  <wp:wrapNone/>
                  <wp:docPr id="785" name="Group 7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6265545" cy="618490"/>
                            <a:chOff x="0" y="0"/>
                            <a:chExt cx="6265545" cy="618490"/>
                          </a:xfrm>
                        </wpg:grpSpPr>
                        <wps:wsp>
                          <wps:cNvPr id="876" name="Graphic 876"/>
                          <wps:cNvSpPr/>
                          <wps:spPr>
                            <a:xfrm>
                              <a:off x="0" y="5323"/>
                              <a:ext cx="62655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65545">
                                  <a:moveTo>
                                    <a:pt x="0" y="0"/>
                                  </a:moveTo>
                                  <a:lnTo>
                                    <a:pt x="6265174" y="0"/>
                                  </a:lnTo>
                                </a:path>
                              </a:pathLst>
                            </a:custGeom>
                            <a:ln w="1064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7" name="Graphic 877"/>
                          <wps:cNvSpPr/>
                          <wps:spPr>
                            <a:xfrm>
                              <a:off x="1464235" y="47873"/>
                              <a:ext cx="1270" cy="5702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570230">
                                  <a:moveTo>
                                    <a:pt x="0" y="57022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4853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8" name="Textbox 878"/>
                          <wps:cNvSpPr txBox="1"/>
                          <wps:spPr>
                            <a:xfrm>
                              <a:off x="72892" y="303506"/>
                              <a:ext cx="414020" cy="13335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FF0E787" w14:textId="77777777" w:rsidR="009D3118" w:rsidRDefault="009D3118">
                                <w:pPr>
                                  <w:spacing w:line="210" w:lineRule="exact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pacing w:val="-4"/>
                                    <w:sz w:val="21"/>
                                  </w:rPr>
                                  <w:t>Region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79" name="Textbox 879"/>
                          <wps:cNvSpPr txBox="1"/>
                          <wps:spPr>
                            <a:xfrm>
                              <a:off x="1600069" y="138269"/>
                              <a:ext cx="1602105" cy="46355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717B00F" w14:textId="77777777" w:rsidR="009D3118" w:rsidRDefault="009D3118">
                                <w:pPr>
                                  <w:tabs>
                                    <w:tab w:val="left" w:pos="1393"/>
                                  </w:tabs>
                                  <w:spacing w:line="156" w:lineRule="auto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position w:val="-12"/>
                                    <w:sz w:val="21"/>
                                  </w:rPr>
                                  <w:t>Import</w:t>
                                </w:r>
                                <w:r>
                                  <w:rPr>
                                    <w:spacing w:val="3"/>
                                    <w:position w:val="-1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4"/>
                                    <w:position w:val="-12"/>
                                    <w:sz w:val="21"/>
                                  </w:rPr>
                                  <w:t>2019</w:t>
                                </w:r>
                                <w:r>
                                  <w:rPr>
                                    <w:position w:val="-12"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spacing w:val="-2"/>
                                    <w:sz w:val="21"/>
                                  </w:rPr>
                                  <w:t>Expectation</w:t>
                                </w:r>
                              </w:p>
                              <w:p w14:paraId="72C9FF05" w14:textId="77777777" w:rsidR="009D3118" w:rsidRDefault="009D3118">
                                <w:pPr>
                                  <w:tabs>
                                    <w:tab w:val="left" w:pos="1890"/>
                                  </w:tabs>
                                  <w:spacing w:before="17" w:line="120" w:lineRule="auto"/>
                                  <w:ind w:left="1780" w:right="18" w:hanging="1498"/>
                                  <w:jc w:val="right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pacing w:val="-2"/>
                                    <w:sz w:val="21"/>
                                  </w:rPr>
                                  <w:t>[MMBtu]</w:t>
                                </w:r>
                                <w:r>
                                  <w:rPr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position w:val="13"/>
                                    <w:sz w:val="21"/>
                                  </w:rPr>
                                  <w:t>for</w:t>
                                </w:r>
                                <w:r>
                                  <w:rPr>
                                    <w:spacing w:val="-8"/>
                                    <w:position w:val="13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position w:val="13"/>
                                    <w:sz w:val="21"/>
                                  </w:rPr>
                                  <w:t xml:space="preserve">the </w:t>
                                </w:r>
                                <w:r>
                                  <w:rPr>
                                    <w:spacing w:val="-2"/>
                                    <w:w w:val="90"/>
                                    <w:sz w:val="21"/>
                                  </w:rPr>
                                  <w:t>demand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80" name="Textbox 880"/>
                          <wps:cNvSpPr txBox="1"/>
                          <wps:spPr>
                            <a:xfrm>
                              <a:off x="3350704" y="138269"/>
                              <a:ext cx="861694" cy="46355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BD8CF07" w14:textId="77777777" w:rsidR="009D3118" w:rsidRDefault="009D3118">
                                <w:pPr>
                                  <w:spacing w:line="216" w:lineRule="exact"/>
                                  <w:ind w:right="18"/>
                                  <w:jc w:val="right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  <w:t>Max</w:t>
                                </w:r>
                                <w:r>
                                  <w:rPr>
                                    <w:spacing w:val="8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1"/>
                                  </w:rPr>
                                  <w:t>increase</w:t>
                                </w:r>
                              </w:p>
                              <w:p w14:paraId="478B2E23" w14:textId="77777777" w:rsidR="009D3118" w:rsidRDefault="009D3118">
                                <w:pPr>
                                  <w:spacing w:line="260" w:lineRule="exact"/>
                                  <w:ind w:right="18"/>
                                  <w:jc w:val="right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  <w:t>(2008</w:t>
                                </w:r>
                                <w:r>
                                  <w:rPr>
                                    <w:spacing w:val="2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1"/>
                                  </w:rPr>
                                  <w:t>to</w:t>
                                </w:r>
                                <w:r>
                                  <w:rPr>
                                    <w:spacing w:val="23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1"/>
                                  </w:rPr>
                                  <w:t>2018)</w:t>
                                </w:r>
                              </w:p>
                              <w:p w14:paraId="4175D273" w14:textId="77777777" w:rsidR="009D3118" w:rsidRDefault="009D3118">
                                <w:pPr>
                                  <w:spacing w:line="254" w:lineRule="exact"/>
                                  <w:ind w:right="18"/>
                                  <w:jc w:val="right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pacing w:val="-7"/>
                                    <w:sz w:val="21"/>
                                  </w:rPr>
                                  <w:t>[MMBtu</w:t>
                                </w:r>
                                <w:r>
                                  <w:rPr>
                                    <w:rFonts w:ascii="Bookman Old Style"/>
                                    <w:i/>
                                    <w:spacing w:val="-7"/>
                                    <w:sz w:val="21"/>
                                  </w:rPr>
                                  <w:t>/</w:t>
                                </w:r>
                                <w:r>
                                  <w:rPr>
                                    <w:spacing w:val="-7"/>
                                    <w:sz w:val="21"/>
                                  </w:rPr>
                                  <w:t>year]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881" name="Textbox 881"/>
                          <wps:cNvSpPr txBox="1"/>
                          <wps:spPr>
                            <a:xfrm>
                              <a:off x="4405522" y="138269"/>
                              <a:ext cx="1654175" cy="46355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D1212AD" w14:textId="77777777" w:rsidR="009D3118" w:rsidRDefault="009D3118">
                                <w:pPr>
                                  <w:tabs>
                                    <w:tab w:val="left" w:pos="1492"/>
                                  </w:tabs>
                                  <w:spacing w:line="240" w:lineRule="exact"/>
                                  <w:ind w:left="147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  <w:t>(</w:t>
                                </w:r>
                                <w:r>
                                  <w:rPr>
                                    <w:rFonts w:ascii="Euclid"/>
                                    <w:i/>
                                    <w:sz w:val="21"/>
                                  </w:rPr>
                                  <w:t>Net</w:t>
                                </w:r>
                                <w:r>
                                  <w:rPr>
                                    <w:rFonts w:ascii="Euclid"/>
                                    <w:i/>
                                    <w:spacing w:val="12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Euclid"/>
                                    <w:i/>
                                    <w:spacing w:val="-4"/>
                                    <w:sz w:val="21"/>
                                  </w:rPr>
                                  <w:t>Zero</w:t>
                                </w:r>
                                <w:r>
                                  <w:rPr>
                                    <w:spacing w:val="-4"/>
                                    <w:sz w:val="21"/>
                                  </w:rPr>
                                  <w:t>)</w:t>
                                </w:r>
                                <w:r>
                                  <w:rPr>
                                    <w:sz w:val="21"/>
                                  </w:rPr>
                                  <w:tab/>
                                  <w:t>(</w:t>
                                </w:r>
                                <w:proofErr w:type="gramStart"/>
                                <w:r>
                                  <w:rPr>
                                    <w:rFonts w:ascii="Euclid"/>
                                    <w:i/>
                                    <w:sz w:val="21"/>
                                  </w:rPr>
                                  <w:t>Persisting</w:t>
                                </w:r>
                                <w:r>
                                  <w:rPr>
                                    <w:rFonts w:ascii="Euclid"/>
                                    <w:i/>
                                    <w:spacing w:val="-49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sz w:val="21"/>
                                  </w:rPr>
                                  <w:t>)</w:t>
                                </w:r>
                                <w:proofErr w:type="gramEnd"/>
                              </w:p>
                              <w:p w14:paraId="39637EEB" w14:textId="77777777" w:rsidR="009D3118" w:rsidRDefault="009D3118">
                                <w:pPr>
                                  <w:tabs>
                                    <w:tab w:val="left" w:pos="1454"/>
                                  </w:tabs>
                                  <w:spacing w:line="237" w:lineRule="exact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  <w:t>Import</w:t>
                                </w:r>
                                <w:r>
                                  <w:rPr>
                                    <w:spacing w:val="3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4"/>
                                    <w:sz w:val="21"/>
                                  </w:rPr>
                                  <w:t>2040</w:t>
                                </w:r>
                                <w:r>
                                  <w:rPr>
                                    <w:sz w:val="21"/>
                                  </w:rPr>
                                  <w:tab/>
                                  <w:t>Import</w:t>
                                </w:r>
                                <w:r>
                                  <w:rPr>
                                    <w:spacing w:val="3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4"/>
                                    <w:sz w:val="21"/>
                                  </w:rPr>
                                  <w:t>2040</w:t>
                                </w:r>
                              </w:p>
                              <w:p w14:paraId="3908D1D1" w14:textId="77777777" w:rsidR="009D3118" w:rsidRDefault="009D3118">
                                <w:pPr>
                                  <w:tabs>
                                    <w:tab w:val="left" w:pos="1737"/>
                                  </w:tabs>
                                  <w:spacing w:line="254" w:lineRule="exact"/>
                                  <w:ind w:left="282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pacing w:val="-2"/>
                                    <w:sz w:val="21"/>
                                  </w:rPr>
                                  <w:t>[MMBtu]</w:t>
                                </w:r>
                                <w:r>
                                  <w:rPr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spacing w:val="-2"/>
                                    <w:sz w:val="21"/>
                                  </w:rPr>
                                  <w:t>[MMBtu]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6A44665" id="Group 785" o:spid="_x0000_s2521" style="position:absolute;left:0;text-align:left;margin-left:61.1pt;margin-top:31.55pt;width:493.35pt;height:48.7pt;z-index:487680000;mso-wrap-distance-left:0;mso-wrap-distance-right:0;mso-position-horizontal-relative:page" coordsize="62655,6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">
                  <v:shape id="Graphic 876" o:spid="_x0000_s2522" style="position:absolute;top:53;width:62655;height:12;visibility:visible;mso-wrap-style:square;v-text-anchor:top" coordsize="62655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" path="m,l6265174,e" filled="f" strokeweight=".29572mm">
                    <v:path arrowok="t"/>
                  </v:shape>
                  <v:shape id="Graphic 877" o:spid="_x0000_s2523" style="position:absolute;left:14642;top:478;width:13;height:5703;visibility:visible;mso-wrap-style:square;v-text-anchor:top" coordsize="1270,570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" path="m,570227l,e" filled="f" strokeweight=".1348mm">
                    <v:path arrowok="t"/>
                  </v:shape>
                  <v:shape id="Textbox 878" o:spid="_x0000_s2524" type="#_x0000_t202" style="position:absolute;left:728;top:3035;width:4141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g6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uDaeiUdA7u4AAAD//wMAUEsBAi0AFAAGAAgAAAAhANvh9svuAAAAhQEAABMAAAAAAAAAAAAA&#10;AAAAAAAAAFtDb250ZW50X1R5cGVzXS54bWxQSwECLQAUAAYACAAAACEAWvQsW78AAAAVAQAACwAA&#10;AAAAAAAAAAAAAAAfAQAAX3JlbHMvLnJlbHNQSwECLQAUAAYACAAAACEAh1F4OsMAAADcAAAADwAA&#10;AAAAAAAAAAAAAAAHAgAAZHJzL2Rvd25yZXYueG1sUEsFBgAAAAADAAMAtwAAAPcCAAAAAA==&#10;" filled="f" stroked="f">
                    <v:textbox inset="0,0,0,0">
                      <w:txbxContent>
                        <w:p w14:paraId="3FF0E787" w14:textId="77777777" w:rsidR="009D3118" w:rsidRDefault="009D3118">
                          <w:pPr>
                            <w:spacing w:line="210" w:lineRule="exact"/>
                            <w:rPr>
                              <w:sz w:val="21"/>
                            </w:rPr>
                          </w:pPr>
                          <w:r>
                            <w:rPr>
                              <w:spacing w:val="-4"/>
                              <w:sz w:val="21"/>
                            </w:rPr>
                            <w:t>Region</w:t>
                          </w:r>
                        </w:p>
                      </w:txbxContent>
                    </v:textbox>
                  </v:shape>
                  <v:shape id="Textbox 879" o:spid="_x0000_s2525" type="#_x0000_t202" style="position:absolute;left:16000;top:1382;width:16021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2h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8GcEjzPxCMjJHQAA//8DAFBLAQItABQABgAIAAAAIQDb4fbL7gAAAIUBAAATAAAAAAAAAAAA&#10;AAAAAAAAAABbQ29udGVudF9UeXBlc10ueG1sUEsBAi0AFAAGAAgAAAAhAFr0LFu/AAAAFQEAAAsA&#10;AAAAAAAAAAAAAAAAHwEAAF9yZWxzLy5yZWxzUEsBAi0AFAAGAAgAAAAhAOgd3aHEAAAA3AAAAA8A&#10;AAAAAAAAAAAAAAAABwIAAGRycy9kb3ducmV2LnhtbFBLBQYAAAAAAwADALcAAAD4AgAAAAA=&#10;" filled="f" stroked="f">
                    <v:textbox inset="0,0,0,0">
                      <w:txbxContent>
                        <w:p w14:paraId="4717B00F" w14:textId="77777777" w:rsidR="009D3118" w:rsidRDefault="009D3118">
                          <w:pPr>
                            <w:tabs>
                              <w:tab w:val="left" w:pos="1393"/>
                            </w:tabs>
                            <w:spacing w:line="156" w:lineRule="auto"/>
                            <w:rPr>
                              <w:sz w:val="21"/>
                            </w:rPr>
                          </w:pPr>
                          <w:r>
                            <w:rPr>
                              <w:position w:val="-12"/>
                              <w:sz w:val="21"/>
                            </w:rPr>
                            <w:t>Import</w:t>
                          </w:r>
                          <w:r>
                            <w:rPr>
                              <w:spacing w:val="3"/>
                              <w:position w:val="-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position w:val="-12"/>
                              <w:sz w:val="21"/>
                            </w:rPr>
                            <w:t>2019</w:t>
                          </w:r>
                          <w:r>
                            <w:rPr>
                              <w:position w:val="-12"/>
                              <w:sz w:val="21"/>
                            </w:rPr>
                            <w:tab/>
                          </w:r>
                          <w:r>
                            <w:rPr>
                              <w:spacing w:val="-2"/>
                              <w:sz w:val="21"/>
                            </w:rPr>
                            <w:t>Expectation</w:t>
                          </w:r>
                        </w:p>
                        <w:p w14:paraId="72C9FF05" w14:textId="77777777" w:rsidR="009D3118" w:rsidRDefault="009D3118">
                          <w:pPr>
                            <w:tabs>
                              <w:tab w:val="left" w:pos="1890"/>
                            </w:tabs>
                            <w:spacing w:before="17" w:line="120" w:lineRule="auto"/>
                            <w:ind w:left="1780" w:right="18" w:hanging="1498"/>
                            <w:jc w:val="right"/>
                            <w:rPr>
                              <w:sz w:val="21"/>
                            </w:rPr>
                          </w:pPr>
                          <w:r>
                            <w:rPr>
                              <w:spacing w:val="-2"/>
                              <w:sz w:val="21"/>
                            </w:rPr>
                            <w:t>[MMBtu]</w:t>
                          </w:r>
                          <w:r>
                            <w:rPr>
                              <w:sz w:val="21"/>
                            </w:rPr>
                            <w:tab/>
                          </w:r>
                          <w:r>
                            <w:rPr>
                              <w:sz w:val="21"/>
                            </w:rPr>
                            <w:tab/>
                          </w:r>
                          <w:r>
                            <w:rPr>
                              <w:position w:val="13"/>
                              <w:sz w:val="21"/>
                            </w:rPr>
                            <w:t>for</w:t>
                          </w:r>
                          <w:r>
                            <w:rPr>
                              <w:spacing w:val="-8"/>
                              <w:position w:val="1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position w:val="13"/>
                              <w:sz w:val="21"/>
                            </w:rPr>
                            <w:t xml:space="preserve">the </w:t>
                          </w:r>
                          <w:r>
                            <w:rPr>
                              <w:spacing w:val="-2"/>
                              <w:w w:val="90"/>
                              <w:sz w:val="21"/>
                            </w:rPr>
                            <w:t>demand</w:t>
                          </w:r>
                        </w:p>
                      </w:txbxContent>
                    </v:textbox>
                  </v:shape>
                  <v:shape id="Textbox 880" o:spid="_x0000_s2526" type="#_x0000_t202" style="position:absolute;left:33507;top:1382;width:8616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      <v:textbox inset="0,0,0,0">
                      <w:txbxContent>
                        <w:p w14:paraId="7BD8CF07" w14:textId="77777777" w:rsidR="009D3118" w:rsidRDefault="009D3118">
                          <w:pPr>
                            <w:spacing w:line="216" w:lineRule="exact"/>
                            <w:ind w:right="18"/>
                            <w:jc w:val="righ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Max</w:t>
                          </w:r>
                          <w:r>
                            <w:rPr>
                              <w:spacing w:val="8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increase</w:t>
                          </w:r>
                        </w:p>
                        <w:p w14:paraId="478B2E23" w14:textId="77777777" w:rsidR="009D3118" w:rsidRDefault="009D3118">
                          <w:pPr>
                            <w:spacing w:line="260" w:lineRule="exact"/>
                            <w:ind w:right="18"/>
                            <w:jc w:val="righ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(2008</w:t>
                          </w:r>
                          <w:r>
                            <w:rPr>
                              <w:spacing w:val="2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to</w:t>
                          </w:r>
                          <w:r>
                            <w:rPr>
                              <w:spacing w:val="2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2018)</w:t>
                          </w:r>
                        </w:p>
                        <w:p w14:paraId="4175D273" w14:textId="77777777" w:rsidR="009D3118" w:rsidRDefault="009D3118">
                          <w:pPr>
                            <w:spacing w:line="254" w:lineRule="exact"/>
                            <w:ind w:right="18"/>
                            <w:jc w:val="right"/>
                            <w:rPr>
                              <w:sz w:val="21"/>
                            </w:rPr>
                          </w:pPr>
                          <w:r>
                            <w:rPr>
                              <w:spacing w:val="-7"/>
                              <w:sz w:val="21"/>
                            </w:rPr>
                            <w:t>[MMBtu</w:t>
                          </w:r>
                          <w:r>
                            <w:rPr>
                              <w:rFonts w:ascii="Bookman Old Style"/>
                              <w:i/>
                              <w:spacing w:val="-7"/>
                              <w:sz w:val="21"/>
                            </w:rPr>
                            <w:t>/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year]</w:t>
                          </w:r>
                        </w:p>
                      </w:txbxContent>
                    </v:textbox>
                  </v:shape>
                  <v:shape id="Textbox 881" o:spid="_x0000_s2527" type="#_x0000_t202" style="position:absolute;left:44055;top:1382;width:16541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      <v:textbox inset="0,0,0,0">
                      <w:txbxContent>
                        <w:p w14:paraId="7D1212AD" w14:textId="77777777" w:rsidR="009D3118" w:rsidRDefault="009D3118">
                          <w:pPr>
                            <w:tabs>
                              <w:tab w:val="left" w:pos="1492"/>
                            </w:tabs>
                            <w:spacing w:line="240" w:lineRule="exact"/>
                            <w:ind w:left="147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(</w:t>
                          </w:r>
                          <w:r>
                            <w:rPr>
                              <w:rFonts w:ascii="Euclid"/>
                              <w:i/>
                              <w:sz w:val="21"/>
                            </w:rPr>
                            <w:t>Net</w:t>
                          </w:r>
                          <w:r>
                            <w:rPr>
                              <w:rFonts w:ascii="Euclid"/>
                              <w:i/>
                              <w:spacing w:val="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Euclid"/>
                              <w:i/>
                              <w:spacing w:val="-4"/>
                              <w:sz w:val="21"/>
                            </w:rPr>
                            <w:t>Zero</w:t>
                          </w:r>
                          <w:r>
                            <w:rPr>
                              <w:spacing w:val="-4"/>
                              <w:sz w:val="21"/>
                            </w:rPr>
                            <w:t>)</w:t>
                          </w:r>
                          <w:r>
                            <w:rPr>
                              <w:sz w:val="21"/>
                            </w:rPr>
                            <w:tab/>
                            <w:t>(</w:t>
                          </w:r>
                          <w:proofErr w:type="gramStart"/>
                          <w:r>
                            <w:rPr>
                              <w:rFonts w:ascii="Euclid"/>
                              <w:i/>
                              <w:sz w:val="21"/>
                            </w:rPr>
                            <w:t>Persisting</w:t>
                          </w:r>
                          <w:r>
                            <w:rPr>
                              <w:rFonts w:ascii="Euclid"/>
                              <w:i/>
                              <w:spacing w:val="-4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)</w:t>
                          </w:r>
                          <w:proofErr w:type="gramEnd"/>
                        </w:p>
                        <w:p w14:paraId="39637EEB" w14:textId="77777777" w:rsidR="009D3118" w:rsidRDefault="009D3118">
                          <w:pPr>
                            <w:tabs>
                              <w:tab w:val="left" w:pos="1454"/>
                            </w:tabs>
                            <w:spacing w:line="237" w:lineRule="exac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Import</w:t>
                          </w:r>
                          <w:r>
                            <w:rPr>
                              <w:spacing w:val="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1"/>
                            </w:rPr>
                            <w:t>2040</w:t>
                          </w:r>
                          <w:r>
                            <w:rPr>
                              <w:sz w:val="21"/>
                            </w:rPr>
                            <w:tab/>
                            <w:t>Import</w:t>
                          </w:r>
                          <w:r>
                            <w:rPr>
                              <w:spacing w:val="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1"/>
                            </w:rPr>
                            <w:t>2040</w:t>
                          </w:r>
                        </w:p>
                        <w:p w14:paraId="3908D1D1" w14:textId="77777777" w:rsidR="009D3118" w:rsidRDefault="009D3118">
                          <w:pPr>
                            <w:tabs>
                              <w:tab w:val="left" w:pos="1737"/>
                            </w:tabs>
                            <w:spacing w:line="254" w:lineRule="exact"/>
                            <w:ind w:left="282"/>
                            <w:rPr>
                              <w:sz w:val="21"/>
                            </w:rPr>
                          </w:pPr>
                          <w:r>
                            <w:rPr>
                              <w:spacing w:val="-2"/>
                              <w:sz w:val="21"/>
                            </w:rPr>
                            <w:t>[MMBtu]</w:t>
                          </w:r>
                          <w:r>
                            <w:rPr>
                              <w:sz w:val="21"/>
                            </w:rPr>
                            <w:tab/>
                          </w:r>
                          <w:r>
                            <w:rPr>
                              <w:spacing w:val="-2"/>
                              <w:sz w:val="21"/>
                            </w:rPr>
                            <w:t>[MMBtu]</w:t>
                          </w:r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del>
      <w:ins w:id="1642" w:author="Author" w:date="2024-02-01T10:43:00Z">
        <w:r w:rsidR="00FF3C28" w:rsidRPr="00E60ED9">
          <w:rPr>
            <w:noProof/>
          </w:rPr>
          <mc:AlternateContent>
            <mc:Choice Requires="wpg">
              <w:drawing>
                <wp:anchor distT="0" distB="0" distL="0" distR="0" simplePos="0" relativeHeight="15798784" behindDoc="0" locked="0" layoutInCell="1" allowOverlap="1" wp14:anchorId="60F5BC43" wp14:editId="4E4444C9">
                  <wp:simplePos x="0" y="0"/>
                  <wp:positionH relativeFrom="page">
                    <wp:posOffset>775875</wp:posOffset>
                  </wp:positionH>
                  <wp:positionV relativeFrom="paragraph">
                    <wp:posOffset>400811</wp:posOffset>
                  </wp:positionV>
                  <wp:extent cx="6265545" cy="618490"/>
                  <wp:effectExtent l="0" t="0" r="0" b="0"/>
                  <wp:wrapNone/>
                  <wp:docPr id="875" name="Group 8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6265545" cy="618490"/>
                            <a:chOff x="0" y="0"/>
                            <a:chExt cx="6265545" cy="618490"/>
                          </a:xfrm>
                        </wpg:grpSpPr>
                        <wps:wsp>
                          <wps:cNvPr id="882" name="Graphic 876"/>
                          <wps:cNvSpPr/>
                          <wps:spPr>
                            <a:xfrm>
                              <a:off x="0" y="5323"/>
                              <a:ext cx="626554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65545">
                                  <a:moveTo>
                                    <a:pt x="0" y="0"/>
                                  </a:moveTo>
                                  <a:lnTo>
                                    <a:pt x="6265174" y="0"/>
                                  </a:lnTo>
                                </a:path>
                              </a:pathLst>
                            </a:custGeom>
                            <a:ln w="1064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1" name="Graphic 877"/>
                          <wps:cNvSpPr/>
                          <wps:spPr>
                            <a:xfrm>
                              <a:off x="1464235" y="47873"/>
                              <a:ext cx="1270" cy="5702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570230">
                                  <a:moveTo>
                                    <a:pt x="0" y="57022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4853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3" name="Textbox 878"/>
                          <wps:cNvSpPr txBox="1"/>
                          <wps:spPr>
                            <a:xfrm>
                              <a:off x="72892" y="303506"/>
                              <a:ext cx="414020" cy="13335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0249C25" w14:textId="77777777" w:rsidR="009D3118" w:rsidRDefault="009D3118">
                                <w:pPr>
                                  <w:spacing w:line="210" w:lineRule="exact"/>
                                  <w:rPr>
                                    <w:ins w:id="1643" w:author="Author" w:date="2024-02-01T10:43:00Z"/>
                                    <w:sz w:val="21"/>
                                  </w:rPr>
                                </w:pPr>
                                <w:ins w:id="1644" w:author="Author" w:date="2024-02-01T10:43:00Z"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Region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474" name="Textbox 879"/>
                          <wps:cNvSpPr txBox="1"/>
                          <wps:spPr>
                            <a:xfrm>
                              <a:off x="1600069" y="138269"/>
                              <a:ext cx="1602105" cy="46355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3A62937" w14:textId="77777777" w:rsidR="009D3118" w:rsidRDefault="009D3118">
                                <w:pPr>
                                  <w:tabs>
                                    <w:tab w:val="left" w:pos="1393"/>
                                  </w:tabs>
                                  <w:spacing w:line="156" w:lineRule="auto"/>
                                  <w:rPr>
                                    <w:ins w:id="1645" w:author="Author" w:date="2024-02-01T10:43:00Z"/>
                                    <w:sz w:val="21"/>
                                  </w:rPr>
                                </w:pPr>
                                <w:ins w:id="1646" w:author="Author" w:date="2024-02-01T10:43:00Z">
                                  <w:r>
                                    <w:rPr>
                                      <w:position w:val="-12"/>
                                      <w:sz w:val="21"/>
                                    </w:rPr>
                                    <w:t>Import</w:t>
                                  </w:r>
                                  <w:r>
                                    <w:rPr>
                                      <w:spacing w:val="3"/>
                                      <w:position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position w:val="-12"/>
                                      <w:sz w:val="21"/>
                                    </w:rPr>
                                    <w:t>2019</w:t>
                                  </w:r>
                                  <w:r>
                                    <w:rPr>
                                      <w:position w:val="-12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Expectation</w:t>
                                  </w:r>
                                </w:ins>
                              </w:p>
                              <w:p w14:paraId="488808BC" w14:textId="77777777" w:rsidR="009D3118" w:rsidRDefault="009D3118">
                                <w:pPr>
                                  <w:tabs>
                                    <w:tab w:val="left" w:pos="1890"/>
                                  </w:tabs>
                                  <w:spacing w:before="17" w:line="120" w:lineRule="auto"/>
                                  <w:ind w:left="1780" w:right="18" w:hanging="1498"/>
                                  <w:jc w:val="right"/>
                                  <w:rPr>
                                    <w:ins w:id="1647" w:author="Author" w:date="2024-02-01T10:43:00Z"/>
                                    <w:sz w:val="21"/>
                                  </w:rPr>
                                </w:pPr>
                                <w:ins w:id="1648" w:author="Author" w:date="2024-02-01T10:43:00Z"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[MMBtu]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position w:val="13"/>
                                      <w:sz w:val="21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8"/>
                                      <w:position w:val="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3"/>
                                      <w:sz w:val="21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demand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475" name="Textbox 880"/>
                          <wps:cNvSpPr txBox="1"/>
                          <wps:spPr>
                            <a:xfrm>
                              <a:off x="3350704" y="138269"/>
                              <a:ext cx="861694" cy="46355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B09C1D" w14:textId="77777777" w:rsidR="009D3118" w:rsidRDefault="009D3118">
                                <w:pPr>
                                  <w:spacing w:line="216" w:lineRule="exact"/>
                                  <w:ind w:right="18"/>
                                  <w:jc w:val="right"/>
                                  <w:rPr>
                                    <w:ins w:id="1649" w:author="Author" w:date="2024-02-01T10:43:00Z"/>
                                    <w:sz w:val="21"/>
                                  </w:rPr>
                                </w:pPr>
                                <w:ins w:id="1650" w:author="Author" w:date="2024-02-01T10:43:00Z">
                                  <w:r>
                                    <w:rPr>
                                      <w:sz w:val="21"/>
                                    </w:rPr>
                                    <w:t>Max</w:t>
                                  </w:r>
                                  <w:r>
                                    <w:rPr>
                                      <w:spacing w:val="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increase</w:t>
                                  </w:r>
                                </w:ins>
                              </w:p>
                              <w:p w14:paraId="2061DFBA" w14:textId="77777777" w:rsidR="009D3118" w:rsidRDefault="009D3118">
                                <w:pPr>
                                  <w:spacing w:line="260" w:lineRule="exact"/>
                                  <w:ind w:right="18"/>
                                  <w:jc w:val="right"/>
                                  <w:rPr>
                                    <w:ins w:id="1651" w:author="Author" w:date="2024-02-01T10:43:00Z"/>
                                    <w:sz w:val="21"/>
                                  </w:rPr>
                                </w:pPr>
                                <w:ins w:id="1652" w:author="Author" w:date="2024-02-01T10:43:00Z">
                                  <w:r>
                                    <w:rPr>
                                      <w:sz w:val="21"/>
                                    </w:rPr>
                                    <w:t>(2008</w:t>
                                  </w:r>
                                  <w:r>
                                    <w:rPr>
                                      <w:spacing w:val="2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2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2018)</w:t>
                                  </w:r>
                                </w:ins>
                              </w:p>
                              <w:p w14:paraId="65D09838" w14:textId="77777777" w:rsidR="009D3118" w:rsidRDefault="009D3118">
                                <w:pPr>
                                  <w:spacing w:line="254" w:lineRule="exact"/>
                                  <w:ind w:right="18"/>
                                  <w:jc w:val="right"/>
                                  <w:rPr>
                                    <w:ins w:id="1653" w:author="Author" w:date="2024-02-01T10:43:00Z"/>
                                    <w:sz w:val="21"/>
                                  </w:rPr>
                                </w:pPr>
                                <w:ins w:id="1654" w:author="Author" w:date="2024-02-01T10:43:00Z"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>[MMBtu</w:t>
                                  </w:r>
                                  <w:r>
                                    <w:rPr>
                                      <w:rFonts w:ascii="Bookman Old Style"/>
                                      <w:i/>
                                      <w:spacing w:val="-7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>year]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1476" name="Textbox 881"/>
                          <wps:cNvSpPr txBox="1"/>
                          <wps:spPr>
                            <a:xfrm>
                              <a:off x="4405522" y="138269"/>
                              <a:ext cx="1654175" cy="46355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24F371F" w14:textId="77777777" w:rsidR="009D3118" w:rsidRDefault="009D3118">
                                <w:pPr>
                                  <w:tabs>
                                    <w:tab w:val="left" w:pos="1492"/>
                                  </w:tabs>
                                  <w:spacing w:line="240" w:lineRule="exact"/>
                                  <w:ind w:left="147"/>
                                  <w:rPr>
                                    <w:ins w:id="1655" w:author="Author" w:date="2024-02-01T10:43:00Z"/>
                                    <w:sz w:val="21"/>
                                  </w:rPr>
                                </w:pPr>
                                <w:ins w:id="1656" w:author="Author" w:date="2024-02-01T10:43:00Z">
                                  <w:r>
                                    <w:rPr>
                                      <w:sz w:val="21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Euclid"/>
                                      <w:i/>
                                      <w:sz w:val="21"/>
                                    </w:rPr>
                                    <w:t>Net</w:t>
                                  </w:r>
                                  <w:r>
                                    <w:rPr>
                                      <w:rFonts w:ascii="Euclid"/>
                                      <w:i/>
                                      <w:spacing w:val="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Euclid"/>
                                      <w:i/>
                                      <w:spacing w:val="-4"/>
                                      <w:sz w:val="21"/>
                                    </w:rPr>
                                    <w:t>Zero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)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rFonts w:ascii="Euclid"/>
                                      <w:i/>
                                      <w:sz w:val="21"/>
                                    </w:rPr>
                                    <w:t>Persisting</w:t>
                                  </w:r>
                                  <w:r>
                                    <w:rPr>
                                      <w:rFonts w:ascii="Euclid"/>
                                      <w:i/>
                                      <w:spacing w:val="-4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)</w:t>
                                  </w:r>
                                  <w:proofErr w:type="gramEnd"/>
                                </w:ins>
                              </w:p>
                              <w:p w14:paraId="64029FB6" w14:textId="77777777" w:rsidR="009D3118" w:rsidRDefault="009D3118">
                                <w:pPr>
                                  <w:tabs>
                                    <w:tab w:val="left" w:pos="1454"/>
                                  </w:tabs>
                                  <w:spacing w:line="237" w:lineRule="exact"/>
                                  <w:rPr>
                                    <w:ins w:id="1657" w:author="Author" w:date="2024-02-01T10:43:00Z"/>
                                    <w:sz w:val="21"/>
                                  </w:rPr>
                                </w:pPr>
                                <w:ins w:id="1658" w:author="Author" w:date="2024-02-01T10:43:00Z">
                                  <w:r>
                                    <w:rPr>
                                      <w:sz w:val="21"/>
                                    </w:rPr>
                                    <w:t>Import</w:t>
                                  </w:r>
                                  <w:r>
                                    <w:rPr>
                                      <w:spacing w:val="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2040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  <w:t>Import</w:t>
                                  </w:r>
                                  <w:r>
                                    <w:rPr>
                                      <w:spacing w:val="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2040</w:t>
                                  </w:r>
                                </w:ins>
                              </w:p>
                              <w:p w14:paraId="53B60845" w14:textId="77777777" w:rsidR="009D3118" w:rsidRDefault="009D3118">
                                <w:pPr>
                                  <w:tabs>
                                    <w:tab w:val="left" w:pos="1737"/>
                                  </w:tabs>
                                  <w:spacing w:line="254" w:lineRule="exact"/>
                                  <w:ind w:left="282"/>
                                  <w:rPr>
                                    <w:ins w:id="1659" w:author="Author" w:date="2024-02-01T10:43:00Z"/>
                                    <w:sz w:val="21"/>
                                  </w:rPr>
                                </w:pPr>
                                <w:ins w:id="1660" w:author="Author" w:date="2024-02-01T10:43:00Z"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[MMBtu]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[MMBtu]</w:t>
                                  </w:r>
                                </w:ins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60F5BC43" id="Group 881" o:spid="_x0000_s2528" style="position:absolute;left:0;text-align:left;margin-left:61.1pt;margin-top:31.55pt;width:493.35pt;height:48.7pt;z-index:15798784;mso-wrap-distance-left:0;mso-wrap-distance-right:0;mso-position-horizontal-relative:page" coordsize="62655,6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">
                  <v:shape id="Graphic 876" o:spid="_x0000_s2529" style="position:absolute;top:53;width:62655;height:12;visibility:visible;mso-wrap-style:square;v-text-anchor:top" coordsize="62655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" path="m,l6265174,e" filled="f" strokeweight=".29572mm">
                    <v:path arrowok="t"/>
                  </v:shape>
                  <v:shape id="Graphic 877" o:spid="_x0000_s2530" style="position:absolute;left:14642;top:478;width:13;height:5703;visibility:visible;mso-wrap-style:square;v-text-anchor:top" coordsize="1270,570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" path="m,570227l,e" filled="f" strokeweight=".1348mm">
                    <v:path arrowok="t"/>
                  </v:shape>
                  <v:shape id="Textbox 878" o:spid="_x0000_s2531" type="#_x0000_t202" style="position:absolute;left:728;top:3035;width:4141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yCrxAAAAN0AAAAPAAAAZHJzL2Rvd25yZXYueG1sRE9Na8JA&#10;EL0X/A/LCN7qRi1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BDDIKvEAAAA3QAAAA8A&#10;AAAAAAAAAAAAAAAABwIAAGRycy9kb3ducmV2LnhtbFBLBQYAAAAAAwADALcAAAD4AgAAAAA=&#10;" filled="f" stroked="f">
                    <v:textbox inset="0,0,0,0">
                      <w:txbxContent>
                        <w:p w14:paraId="40249C25" w14:textId="77777777" w:rsidR="009D3118" w:rsidRDefault="009D3118">
                          <w:pPr>
                            <w:spacing w:line="210" w:lineRule="exact"/>
                            <w:rPr>
                              <w:ins w:id="1661" w:author="Author" w:date="2024-02-01T10:43:00Z"/>
                              <w:sz w:val="21"/>
                            </w:rPr>
                          </w:pPr>
                          <w:ins w:id="1662" w:author="Author" w:date="2024-02-01T10:43:00Z">
                            <w:r>
                              <w:rPr>
                                <w:spacing w:val="-4"/>
                                <w:sz w:val="21"/>
                              </w:rPr>
                              <w:t>Region</w:t>
                            </w:r>
                          </w:ins>
                        </w:p>
                      </w:txbxContent>
                    </v:textbox>
                  </v:shape>
                  <v:shape id="Textbox 879" o:spid="_x0000_s2532" type="#_x0000_t202" style="position:absolute;left:16000;top:1382;width:16021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jfxAAAAN0AAAAPAAAAZHJzL2Rvd25yZXYueG1sRE9Na8JA&#10;EL0L/Q/LFLzppkVs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J8quN/EAAAA3QAAAA8A&#10;AAAAAAAAAAAAAAAABwIAAGRycy9kb3ducmV2LnhtbFBLBQYAAAAAAwADALcAAAD4AgAAAAA=&#10;" filled="f" stroked="f">
                    <v:textbox inset="0,0,0,0">
                      <w:txbxContent>
                        <w:p w14:paraId="73A62937" w14:textId="77777777" w:rsidR="009D3118" w:rsidRDefault="009D3118">
                          <w:pPr>
                            <w:tabs>
                              <w:tab w:val="left" w:pos="1393"/>
                            </w:tabs>
                            <w:spacing w:line="156" w:lineRule="auto"/>
                            <w:rPr>
                              <w:ins w:id="1663" w:author="Author" w:date="2024-02-01T10:43:00Z"/>
                              <w:sz w:val="21"/>
                            </w:rPr>
                          </w:pPr>
                          <w:ins w:id="1664" w:author="Author" w:date="2024-02-01T10:43:00Z">
                            <w:r>
                              <w:rPr>
                                <w:position w:val="-12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spacing w:val="3"/>
                                <w:position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position w:val="-12"/>
                                <w:sz w:val="21"/>
                              </w:rPr>
                              <w:t>2019</w:t>
                            </w:r>
                            <w:r>
                              <w:rPr>
                                <w:position w:val="-12"/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Expectation</w:t>
                            </w:r>
                          </w:ins>
                        </w:p>
                        <w:p w14:paraId="488808BC" w14:textId="77777777" w:rsidR="009D3118" w:rsidRDefault="009D3118">
                          <w:pPr>
                            <w:tabs>
                              <w:tab w:val="left" w:pos="1890"/>
                            </w:tabs>
                            <w:spacing w:before="17" w:line="120" w:lineRule="auto"/>
                            <w:ind w:left="1780" w:right="18" w:hanging="1498"/>
                            <w:jc w:val="right"/>
                            <w:rPr>
                              <w:ins w:id="1665" w:author="Author" w:date="2024-02-01T10:43:00Z"/>
                              <w:sz w:val="21"/>
                            </w:rPr>
                          </w:pPr>
                          <w:ins w:id="1666" w:author="Author" w:date="2024-02-01T10:43:00Z">
                            <w:r>
                              <w:rPr>
                                <w:spacing w:val="-2"/>
                                <w:sz w:val="21"/>
                              </w:rPr>
                              <w:t>[MMBtu]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position w:val="13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spacing w:val="-8"/>
                                <w:position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position w:val="13"/>
                                <w:sz w:val="21"/>
                              </w:rPr>
                              <w:t xml:space="preserve">the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demand</w:t>
                            </w:r>
                          </w:ins>
                        </w:p>
                      </w:txbxContent>
                    </v:textbox>
                  </v:shape>
                  <v:shape id="Textbox 880" o:spid="_x0000_s2533" type="#_x0000_t202" style="position:absolute;left:33507;top:1382;width:8616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h1E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dPZi/w9008Qa5+AQAA//8DAFBLAQItABQABgAIAAAAIQDb4fbL7gAAAIUBAAATAAAAAAAAAAAA&#10;AAAAAAAAAABbQ29udGVudF9UeXBlc10ueG1sUEsBAi0AFAAGAAgAAAAhAFr0LFu/AAAAFQEAAAsA&#10;AAAAAAAAAAAAAAAAHwEAAF9yZWxzLy5yZWxzUEsBAi0AFAAGAAgAAAAhAPBmHUTEAAAA3QAAAA8A&#10;AAAAAAAAAAAAAAAABwIAAGRycy9kb3ducmV2LnhtbFBLBQYAAAAAAwADALcAAAD4AgAAAAA=&#10;" filled="f" stroked="f">
                    <v:textbox inset="0,0,0,0">
                      <w:txbxContent>
                        <w:p w14:paraId="66B09C1D" w14:textId="77777777" w:rsidR="009D3118" w:rsidRDefault="009D3118">
                          <w:pPr>
                            <w:spacing w:line="216" w:lineRule="exact"/>
                            <w:ind w:right="18"/>
                            <w:jc w:val="right"/>
                            <w:rPr>
                              <w:ins w:id="1667" w:author="Author" w:date="2024-02-01T10:43:00Z"/>
                              <w:sz w:val="21"/>
                            </w:rPr>
                          </w:pPr>
                          <w:ins w:id="1668" w:author="Author" w:date="2024-02-01T10:43:00Z">
                            <w:r>
                              <w:rPr>
                                <w:sz w:val="21"/>
                              </w:rPr>
                              <w:t>Max</w:t>
                            </w:r>
                            <w:r>
                              <w:rPr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increase</w:t>
                            </w:r>
                          </w:ins>
                        </w:p>
                        <w:p w14:paraId="2061DFBA" w14:textId="77777777" w:rsidR="009D3118" w:rsidRDefault="009D3118">
                          <w:pPr>
                            <w:spacing w:line="260" w:lineRule="exact"/>
                            <w:ind w:right="18"/>
                            <w:jc w:val="right"/>
                            <w:rPr>
                              <w:ins w:id="1669" w:author="Author" w:date="2024-02-01T10:43:00Z"/>
                              <w:sz w:val="21"/>
                            </w:rPr>
                          </w:pPr>
                          <w:ins w:id="1670" w:author="Author" w:date="2024-02-01T10:43:00Z">
                            <w:r>
                              <w:rPr>
                                <w:sz w:val="21"/>
                              </w:rPr>
                              <w:t>(2008</w:t>
                            </w:r>
                            <w:r>
                              <w:rPr>
                                <w:spacing w:val="2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to</w:t>
                            </w:r>
                            <w:r>
                              <w:rPr>
                                <w:spacing w:val="2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2018)</w:t>
                            </w:r>
                          </w:ins>
                        </w:p>
                        <w:p w14:paraId="65D09838" w14:textId="77777777" w:rsidR="009D3118" w:rsidRDefault="009D3118">
                          <w:pPr>
                            <w:spacing w:line="254" w:lineRule="exact"/>
                            <w:ind w:right="18"/>
                            <w:jc w:val="right"/>
                            <w:rPr>
                              <w:ins w:id="1671" w:author="Author" w:date="2024-02-01T10:43:00Z"/>
                              <w:sz w:val="21"/>
                            </w:rPr>
                          </w:pPr>
                          <w:ins w:id="1672" w:author="Author" w:date="2024-02-01T10:43:00Z">
                            <w:r>
                              <w:rPr>
                                <w:spacing w:val="-7"/>
                                <w:sz w:val="21"/>
                              </w:rPr>
                              <w:t>[MMBtu</w:t>
                            </w:r>
                            <w:r>
                              <w:rPr>
                                <w:rFonts w:ascii="Bookman Old Style"/>
                                <w:i/>
                                <w:spacing w:val="-7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>year]</w:t>
                            </w:r>
                          </w:ins>
                        </w:p>
                      </w:txbxContent>
                    </v:textbox>
                  </v:shape>
                  <v:shape id="Textbox 881" o:spid="_x0000_s2534" type="#_x0000_t202" style="position:absolute;left:44055;top:1382;width:16541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" filled="f" stroked="f">
                    <v:textbox inset="0,0,0,0">
                      <w:txbxContent>
                        <w:p w14:paraId="724F371F" w14:textId="77777777" w:rsidR="009D3118" w:rsidRDefault="009D3118">
                          <w:pPr>
                            <w:tabs>
                              <w:tab w:val="left" w:pos="1492"/>
                            </w:tabs>
                            <w:spacing w:line="240" w:lineRule="exact"/>
                            <w:ind w:left="147"/>
                            <w:rPr>
                              <w:ins w:id="1673" w:author="Author" w:date="2024-02-01T10:43:00Z"/>
                              <w:sz w:val="21"/>
                            </w:rPr>
                          </w:pPr>
                          <w:ins w:id="1674" w:author="Author" w:date="2024-02-01T10:43:00Z">
                            <w:r>
                              <w:rPr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Euclid"/>
                                <w:i/>
                                <w:sz w:val="21"/>
                              </w:rPr>
                              <w:t>Net</w:t>
                            </w:r>
                            <w:r>
                              <w:rPr>
                                <w:rFonts w:ascii="Euclid"/>
                                <w:i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Euclid"/>
                                <w:i/>
                                <w:spacing w:val="-4"/>
                                <w:sz w:val="21"/>
                              </w:rPr>
                              <w:t>Zero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)</w:t>
                            </w:r>
                            <w:r>
                              <w:rPr>
                                <w:sz w:val="21"/>
                              </w:rPr>
                              <w:tab/>
                              <w:t>(</w:t>
                            </w:r>
                            <w:proofErr w:type="gramStart"/>
                            <w:r>
                              <w:rPr>
                                <w:rFonts w:ascii="Euclid"/>
                                <w:i/>
                                <w:sz w:val="21"/>
                              </w:rPr>
                              <w:t>Persisting</w:t>
                            </w:r>
                            <w:r>
                              <w:rPr>
                                <w:rFonts w:ascii="Euclid"/>
                                <w:i/>
                                <w:spacing w:val="-4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)</w:t>
                            </w:r>
                            <w:proofErr w:type="gramEnd"/>
                          </w:ins>
                        </w:p>
                        <w:p w14:paraId="64029FB6" w14:textId="77777777" w:rsidR="009D3118" w:rsidRDefault="009D3118">
                          <w:pPr>
                            <w:tabs>
                              <w:tab w:val="left" w:pos="1454"/>
                            </w:tabs>
                            <w:spacing w:line="237" w:lineRule="exact"/>
                            <w:rPr>
                              <w:ins w:id="1675" w:author="Author" w:date="2024-02-01T10:43:00Z"/>
                              <w:sz w:val="21"/>
                            </w:rPr>
                          </w:pPr>
                          <w:ins w:id="1676" w:author="Author" w:date="2024-02-01T10:43:00Z">
                            <w:r>
                              <w:rPr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spacing w:val="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2040</w:t>
                            </w:r>
                            <w:r>
                              <w:rPr>
                                <w:sz w:val="21"/>
                              </w:rPr>
                              <w:tab/>
                              <w:t>Import</w:t>
                            </w:r>
                            <w:r>
                              <w:rPr>
                                <w:spacing w:val="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2040</w:t>
                            </w:r>
                          </w:ins>
                        </w:p>
                        <w:p w14:paraId="53B60845" w14:textId="77777777" w:rsidR="009D3118" w:rsidRDefault="009D3118">
                          <w:pPr>
                            <w:tabs>
                              <w:tab w:val="left" w:pos="1737"/>
                            </w:tabs>
                            <w:spacing w:line="254" w:lineRule="exact"/>
                            <w:ind w:left="282"/>
                            <w:rPr>
                              <w:ins w:id="1677" w:author="Author" w:date="2024-02-01T10:43:00Z"/>
                              <w:sz w:val="21"/>
                            </w:rPr>
                          </w:pPr>
                          <w:ins w:id="1678" w:author="Author" w:date="2024-02-01T10:43:00Z">
                            <w:r>
                              <w:rPr>
                                <w:spacing w:val="-2"/>
                                <w:sz w:val="21"/>
                              </w:rPr>
                              <w:t>[MMBtu]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[MMBtu]</w:t>
                            </w:r>
                          </w:ins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</w:ins>
      <w:bookmarkStart w:id="1679" w:name="LNG_demand"/>
      <w:bookmarkEnd w:id="1679"/>
      <w:r w:rsidR="00FF3C28" w:rsidRPr="00E60ED9">
        <w:rPr>
          <w:w w:val="105"/>
        </w:rPr>
        <w:t>LNG</w:t>
      </w:r>
      <w:r w:rsidR="00FF3C28" w:rsidRPr="00E60ED9">
        <w:rPr>
          <w:spacing w:val="31"/>
          <w:w w:val="105"/>
        </w:rPr>
        <w:t xml:space="preserve"> </w:t>
      </w:r>
      <w:r w:rsidR="00FF3C28" w:rsidRPr="00E60ED9">
        <w:rPr>
          <w:spacing w:val="-2"/>
          <w:w w:val="105"/>
        </w:rPr>
        <w:t>demand</w:t>
      </w:r>
    </w:p>
    <w:p w14:paraId="7D5DF110" w14:textId="77777777" w:rsidR="007F257B" w:rsidRPr="00E60ED9" w:rsidRDefault="007F257B">
      <w:pPr>
        <w:pStyle w:val="Textkrper"/>
        <w:rPr>
          <w:b/>
          <w:sz w:val="20"/>
        </w:rPr>
      </w:pPr>
    </w:p>
    <w:p w14:paraId="17F5F3FE" w14:textId="77777777" w:rsidR="007F257B" w:rsidRPr="00E60ED9" w:rsidRDefault="007F257B">
      <w:pPr>
        <w:pStyle w:val="Textkrper"/>
        <w:rPr>
          <w:b/>
          <w:sz w:val="20"/>
        </w:rPr>
      </w:pPr>
    </w:p>
    <w:p w14:paraId="519E1071" w14:textId="77777777" w:rsidR="007F257B" w:rsidRPr="00E60ED9" w:rsidRDefault="007F257B">
      <w:pPr>
        <w:pStyle w:val="Textkrper"/>
        <w:rPr>
          <w:b/>
          <w:sz w:val="20"/>
        </w:rPr>
      </w:pPr>
    </w:p>
    <w:p w14:paraId="37E9AF98" w14:textId="77777777" w:rsidR="007F257B" w:rsidRPr="00E60ED9" w:rsidRDefault="007F257B">
      <w:pPr>
        <w:pStyle w:val="Textkrper"/>
        <w:rPr>
          <w:b/>
          <w:sz w:val="20"/>
        </w:rPr>
      </w:pPr>
    </w:p>
    <w:p w14:paraId="1B022D51" w14:textId="77777777" w:rsidR="007F257B" w:rsidRPr="00E60ED9" w:rsidRDefault="007F257B">
      <w:pPr>
        <w:pStyle w:val="Textkrper"/>
        <w:spacing w:before="80"/>
        <w:rPr>
          <w:b/>
          <w:sz w:val="20"/>
        </w:rPr>
      </w:pPr>
    </w:p>
    <w:tbl>
      <w:tblPr>
        <w:tblW w:w="0" w:type="auto"/>
        <w:tblInd w:w="1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6"/>
        <w:gridCol w:w="1567"/>
        <w:gridCol w:w="1439"/>
        <w:gridCol w:w="1453"/>
        <w:gridCol w:w="1455"/>
        <w:gridCol w:w="1649"/>
      </w:tblGrid>
      <w:tr w:rsidR="007F257B" w:rsidRPr="00E60ED9" w14:paraId="4A2C488F" w14:textId="77777777">
        <w:trPr>
          <w:trHeight w:val="434"/>
        </w:trPr>
        <w:tc>
          <w:tcPr>
            <w:tcW w:w="2306" w:type="dxa"/>
            <w:tcBorders>
              <w:top w:val="single" w:sz="4" w:space="0" w:color="000000"/>
              <w:right w:val="single" w:sz="4" w:space="0" w:color="000000"/>
            </w:tcBorders>
          </w:tcPr>
          <w:p w14:paraId="3D9140C3" w14:textId="77777777" w:rsidR="007F257B" w:rsidRPr="00E60ED9" w:rsidRDefault="00FF3C28">
            <w:pPr>
              <w:pStyle w:val="TableParagraph"/>
              <w:spacing w:before="96"/>
              <w:ind w:left="114"/>
              <w:jc w:val="left"/>
              <w:rPr>
                <w:sz w:val="21"/>
              </w:rPr>
            </w:pPr>
            <w:bookmarkStart w:id="1680" w:name="_bookmark116"/>
            <w:bookmarkEnd w:id="1680"/>
            <w:r w:rsidRPr="00E60ED9">
              <w:rPr>
                <w:spacing w:val="-2"/>
                <w:sz w:val="21"/>
              </w:rPr>
              <w:t>Belgium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</w:tcBorders>
          </w:tcPr>
          <w:p w14:paraId="086E457F" w14:textId="77777777" w:rsidR="007F257B" w:rsidRPr="00E60ED9" w:rsidRDefault="00FF3C28">
            <w:pPr>
              <w:pStyle w:val="TableParagraph"/>
              <w:spacing w:before="96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254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268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439" w:type="dxa"/>
            <w:tcBorders>
              <w:top w:val="single" w:sz="4" w:space="0" w:color="000000"/>
            </w:tcBorders>
          </w:tcPr>
          <w:p w14:paraId="096CC5A6" w14:textId="77777777" w:rsidR="007F257B" w:rsidRPr="00E60ED9" w:rsidRDefault="00FF3C28">
            <w:pPr>
              <w:pStyle w:val="TableParagraph"/>
              <w:spacing w:before="96"/>
              <w:ind w:right="287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Constant</w:t>
            </w:r>
          </w:p>
        </w:tc>
        <w:tc>
          <w:tcPr>
            <w:tcW w:w="1453" w:type="dxa"/>
            <w:tcBorders>
              <w:top w:val="single" w:sz="4" w:space="0" w:color="000000"/>
            </w:tcBorders>
          </w:tcPr>
          <w:p w14:paraId="2CE720BC" w14:textId="77777777" w:rsidR="007F257B" w:rsidRPr="00E60ED9" w:rsidRDefault="00FF3C28">
            <w:pPr>
              <w:pStyle w:val="TableParagraph"/>
              <w:spacing w:before="96"/>
              <w:ind w:right="149"/>
              <w:rPr>
                <w:sz w:val="21"/>
              </w:rPr>
            </w:pPr>
            <w:r w:rsidRPr="00E60ED9">
              <w:rPr>
                <w:spacing w:val="-10"/>
                <w:sz w:val="21"/>
              </w:rPr>
              <w:t>-</w:t>
            </w:r>
          </w:p>
        </w:tc>
        <w:tc>
          <w:tcPr>
            <w:tcW w:w="1455" w:type="dxa"/>
            <w:tcBorders>
              <w:top w:val="single" w:sz="4" w:space="0" w:color="000000"/>
            </w:tcBorders>
          </w:tcPr>
          <w:p w14:paraId="39DFA550" w14:textId="77777777" w:rsidR="007F257B" w:rsidRPr="00E60ED9" w:rsidRDefault="00FF3C28">
            <w:pPr>
              <w:pStyle w:val="TableParagraph"/>
              <w:spacing w:before="96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107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517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087</w:t>
            </w:r>
          </w:p>
        </w:tc>
        <w:tc>
          <w:tcPr>
            <w:tcW w:w="1649" w:type="dxa"/>
            <w:tcBorders>
              <w:top w:val="single" w:sz="4" w:space="0" w:color="000000"/>
            </w:tcBorders>
          </w:tcPr>
          <w:p w14:paraId="53D5BFCF" w14:textId="77777777" w:rsidR="007F257B" w:rsidRPr="00E60ED9" w:rsidRDefault="00FF3C28">
            <w:pPr>
              <w:pStyle w:val="TableParagraph"/>
              <w:spacing w:before="96"/>
              <w:ind w:right="344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415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997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730</w:t>
            </w:r>
          </w:p>
        </w:tc>
      </w:tr>
      <w:tr w:rsidR="007F257B" w:rsidRPr="00E60ED9" w14:paraId="39495268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1FE8600E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China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30B9C537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994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712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439" w:type="dxa"/>
          </w:tcPr>
          <w:p w14:paraId="61CF976F" w14:textId="77777777" w:rsidR="007F257B" w:rsidRPr="00E60ED9" w:rsidRDefault="00FF3C28">
            <w:pPr>
              <w:pStyle w:val="TableParagraph"/>
              <w:ind w:right="288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Increasing</w:t>
            </w:r>
          </w:p>
        </w:tc>
        <w:tc>
          <w:tcPr>
            <w:tcW w:w="1453" w:type="dxa"/>
          </w:tcPr>
          <w:p w14:paraId="73F16FF6" w14:textId="77777777" w:rsidR="007F257B" w:rsidRPr="00E60ED9" w:rsidRDefault="00FF3C28">
            <w:pPr>
              <w:pStyle w:val="TableParagraph"/>
              <w:ind w:right="152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253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090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833</w:t>
            </w:r>
          </w:p>
        </w:tc>
        <w:tc>
          <w:tcPr>
            <w:tcW w:w="1455" w:type="dxa"/>
          </w:tcPr>
          <w:p w14:paraId="10612D20" w14:textId="77777777" w:rsidR="007F257B" w:rsidRPr="00E60ED9" w:rsidRDefault="00FF3C28">
            <w:pPr>
              <w:pStyle w:val="TableParagraph"/>
              <w:ind w:right="15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789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885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649" w:type="dxa"/>
          </w:tcPr>
          <w:p w14:paraId="7B0CE8BB" w14:textId="77777777" w:rsidR="007F257B" w:rsidRPr="00E60ED9" w:rsidRDefault="00FF3C28">
            <w:pPr>
              <w:pStyle w:val="TableParagraph"/>
              <w:ind w:right="345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4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590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950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</w:tr>
      <w:tr w:rsidR="007F257B" w:rsidRPr="00E60ED9" w14:paraId="1414E02F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4CEB3F04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France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77DD511E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808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713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39" w:type="dxa"/>
          </w:tcPr>
          <w:p w14:paraId="007DF5D8" w14:textId="77777777" w:rsidR="007F257B" w:rsidRPr="00E60ED9" w:rsidRDefault="00FF3C28">
            <w:pPr>
              <w:pStyle w:val="TableParagraph"/>
              <w:ind w:right="287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Constant</w:t>
            </w:r>
          </w:p>
        </w:tc>
        <w:tc>
          <w:tcPr>
            <w:tcW w:w="1453" w:type="dxa"/>
          </w:tcPr>
          <w:p w14:paraId="7B4D2260" w14:textId="77777777" w:rsidR="007F257B" w:rsidRPr="00E60ED9" w:rsidRDefault="00FF3C28">
            <w:pPr>
              <w:pStyle w:val="TableParagraph"/>
              <w:ind w:right="149"/>
              <w:rPr>
                <w:sz w:val="21"/>
              </w:rPr>
            </w:pPr>
            <w:r w:rsidRPr="00E60ED9">
              <w:rPr>
                <w:spacing w:val="-10"/>
                <w:sz w:val="21"/>
              </w:rPr>
              <w:t>-</w:t>
            </w:r>
          </w:p>
        </w:tc>
        <w:tc>
          <w:tcPr>
            <w:tcW w:w="1455" w:type="dxa"/>
          </w:tcPr>
          <w:p w14:paraId="592CC4F2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341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964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069</w:t>
            </w:r>
          </w:p>
        </w:tc>
        <w:tc>
          <w:tcPr>
            <w:tcW w:w="1649" w:type="dxa"/>
          </w:tcPr>
          <w:p w14:paraId="258C57E6" w14:textId="77777777" w:rsidR="007F257B" w:rsidRPr="00E60ED9" w:rsidRDefault="00FF3C28">
            <w:pPr>
              <w:pStyle w:val="TableParagraph"/>
              <w:ind w:right="344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323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103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890</w:t>
            </w:r>
          </w:p>
        </w:tc>
      </w:tr>
      <w:tr w:rsidR="007F257B" w:rsidRPr="00E60ED9" w14:paraId="166430D6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7FE92571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India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2E4E4CFF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161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863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39" w:type="dxa"/>
          </w:tcPr>
          <w:p w14:paraId="0CECB0AD" w14:textId="77777777" w:rsidR="007F257B" w:rsidRPr="00E60ED9" w:rsidRDefault="00FF3C28">
            <w:pPr>
              <w:pStyle w:val="TableParagraph"/>
              <w:ind w:right="288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Increasing</w:t>
            </w:r>
          </w:p>
        </w:tc>
        <w:tc>
          <w:tcPr>
            <w:tcW w:w="1453" w:type="dxa"/>
          </w:tcPr>
          <w:p w14:paraId="6F428EBF" w14:textId="77777777" w:rsidR="007F257B" w:rsidRPr="00E60ED9" w:rsidRDefault="00FF3C28">
            <w:pPr>
              <w:pStyle w:val="TableParagraph"/>
              <w:ind w:right="152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158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917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55" w:type="dxa"/>
          </w:tcPr>
          <w:p w14:paraId="676B348A" w14:textId="77777777" w:rsidR="007F257B" w:rsidRPr="00E60ED9" w:rsidRDefault="00FF3C28">
            <w:pPr>
              <w:pStyle w:val="TableParagraph"/>
              <w:ind w:right="15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407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897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649" w:type="dxa"/>
          </w:tcPr>
          <w:p w14:paraId="16CB756A" w14:textId="77777777" w:rsidR="007F257B" w:rsidRPr="00E60ED9" w:rsidRDefault="00FF3C28">
            <w:pPr>
              <w:pStyle w:val="TableParagraph"/>
              <w:ind w:right="345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473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825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</w:tr>
      <w:tr w:rsidR="007F257B" w:rsidRPr="00E60ED9" w14:paraId="18AA2EC1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1CB2469B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Italy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7E4B5902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476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752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39" w:type="dxa"/>
          </w:tcPr>
          <w:p w14:paraId="2BA2A47A" w14:textId="77777777" w:rsidR="007F257B" w:rsidRPr="00E60ED9" w:rsidRDefault="00FF3C28">
            <w:pPr>
              <w:pStyle w:val="TableParagraph"/>
              <w:ind w:right="287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Constant</w:t>
            </w:r>
          </w:p>
        </w:tc>
        <w:tc>
          <w:tcPr>
            <w:tcW w:w="1453" w:type="dxa"/>
          </w:tcPr>
          <w:p w14:paraId="198CB4D0" w14:textId="77777777" w:rsidR="007F257B" w:rsidRPr="00E60ED9" w:rsidRDefault="00FF3C28">
            <w:pPr>
              <w:pStyle w:val="TableParagraph"/>
              <w:ind w:right="149"/>
              <w:rPr>
                <w:sz w:val="21"/>
              </w:rPr>
            </w:pPr>
            <w:r w:rsidRPr="00E60ED9">
              <w:rPr>
                <w:spacing w:val="-10"/>
                <w:sz w:val="21"/>
              </w:rPr>
              <w:t>-</w:t>
            </w:r>
          </w:p>
        </w:tc>
        <w:tc>
          <w:tcPr>
            <w:tcW w:w="1455" w:type="dxa"/>
          </w:tcPr>
          <w:p w14:paraId="460156E5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201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594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538</w:t>
            </w:r>
          </w:p>
        </w:tc>
        <w:tc>
          <w:tcPr>
            <w:tcW w:w="1649" w:type="dxa"/>
          </w:tcPr>
          <w:p w14:paraId="3C6F6609" w14:textId="77777777" w:rsidR="007F257B" w:rsidRPr="00E60ED9" w:rsidRDefault="00FF3C28">
            <w:pPr>
              <w:pStyle w:val="TableParagraph"/>
              <w:ind w:right="344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779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995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743</w:t>
            </w:r>
          </w:p>
        </w:tc>
      </w:tr>
      <w:tr w:rsidR="007F257B" w:rsidRPr="00E60ED9" w14:paraId="214AFABF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53D06087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pacing w:val="-2"/>
                <w:w w:val="105"/>
                <w:sz w:val="21"/>
              </w:rPr>
              <w:t>Japan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7C1400A4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725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732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39" w:type="dxa"/>
          </w:tcPr>
          <w:p w14:paraId="26699F79" w14:textId="77777777" w:rsidR="007F257B" w:rsidRPr="00E60ED9" w:rsidRDefault="00FF3C28">
            <w:pPr>
              <w:pStyle w:val="TableParagraph"/>
              <w:ind w:right="287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Constant</w:t>
            </w:r>
          </w:p>
        </w:tc>
        <w:tc>
          <w:tcPr>
            <w:tcW w:w="1453" w:type="dxa"/>
          </w:tcPr>
          <w:p w14:paraId="3D179D3B" w14:textId="77777777" w:rsidR="007F257B" w:rsidRPr="00E60ED9" w:rsidRDefault="00FF3C28">
            <w:pPr>
              <w:pStyle w:val="TableParagraph"/>
              <w:ind w:right="149"/>
              <w:rPr>
                <w:sz w:val="21"/>
              </w:rPr>
            </w:pPr>
            <w:r w:rsidRPr="00E60ED9">
              <w:rPr>
                <w:spacing w:val="-10"/>
                <w:sz w:val="21"/>
              </w:rPr>
              <w:t>-</w:t>
            </w:r>
          </w:p>
        </w:tc>
        <w:tc>
          <w:tcPr>
            <w:tcW w:w="1455" w:type="dxa"/>
          </w:tcPr>
          <w:p w14:paraId="4DF7A3B8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235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439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649" w:type="dxa"/>
          </w:tcPr>
          <w:p w14:paraId="3050A808" w14:textId="77777777" w:rsidR="007F257B" w:rsidRPr="00E60ED9" w:rsidRDefault="00FF3C28">
            <w:pPr>
              <w:pStyle w:val="TableParagraph"/>
              <w:ind w:right="344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154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806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667</w:t>
            </w:r>
          </w:p>
        </w:tc>
      </w:tr>
      <w:tr w:rsidR="007F257B" w:rsidRPr="00E60ED9" w14:paraId="78C06DC1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548241EF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z w:val="21"/>
              </w:rPr>
              <w:t>Other</w:t>
            </w:r>
            <w:r w:rsidRPr="00E60ED9">
              <w:rPr>
                <w:spacing w:val="5"/>
                <w:sz w:val="21"/>
              </w:rPr>
              <w:t xml:space="preserve"> </w:t>
            </w:r>
            <w:r w:rsidRPr="00E60ED9">
              <w:rPr>
                <w:sz w:val="21"/>
              </w:rPr>
              <w:t>Asia</w:t>
            </w:r>
            <w:r w:rsidRPr="00E60ED9">
              <w:rPr>
                <w:spacing w:val="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Pacific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242851C8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731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020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39" w:type="dxa"/>
          </w:tcPr>
          <w:p w14:paraId="39D624F9" w14:textId="77777777" w:rsidR="007F257B" w:rsidRPr="00E60ED9" w:rsidRDefault="00FF3C28">
            <w:pPr>
              <w:pStyle w:val="TableParagraph"/>
              <w:ind w:right="288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Increasing</w:t>
            </w:r>
          </w:p>
        </w:tc>
        <w:tc>
          <w:tcPr>
            <w:tcW w:w="1453" w:type="dxa"/>
          </w:tcPr>
          <w:p w14:paraId="67552A96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52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972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55" w:type="dxa"/>
          </w:tcPr>
          <w:p w14:paraId="494FBD4B" w14:textId="77777777" w:rsidR="007F257B" w:rsidRPr="00E60ED9" w:rsidRDefault="00FF3C28">
            <w:pPr>
              <w:pStyle w:val="TableParagraph"/>
              <w:ind w:right="15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877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224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600</w:t>
            </w:r>
          </w:p>
        </w:tc>
        <w:tc>
          <w:tcPr>
            <w:tcW w:w="1649" w:type="dxa"/>
          </w:tcPr>
          <w:p w14:paraId="131DC94E" w14:textId="77777777" w:rsidR="007F257B" w:rsidRPr="00E60ED9" w:rsidRDefault="00FF3C28">
            <w:pPr>
              <w:pStyle w:val="TableParagraph"/>
              <w:ind w:right="345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52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972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</w:tr>
      <w:tr w:rsidR="007F257B" w:rsidRPr="00E60ED9" w14:paraId="35D3579B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093F7CB4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z w:val="21"/>
              </w:rPr>
              <w:t>Other</w:t>
            </w:r>
            <w:r w:rsidRPr="00E60ED9">
              <w:rPr>
                <w:spacing w:val="11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Europe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639FB4F8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826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371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439" w:type="dxa"/>
          </w:tcPr>
          <w:p w14:paraId="00EE750D" w14:textId="77777777" w:rsidR="007F257B" w:rsidRPr="00E60ED9" w:rsidRDefault="00FF3C28">
            <w:pPr>
              <w:pStyle w:val="TableParagraph"/>
              <w:ind w:right="288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Increasing</w:t>
            </w:r>
          </w:p>
        </w:tc>
        <w:tc>
          <w:tcPr>
            <w:tcW w:w="1453" w:type="dxa"/>
          </w:tcPr>
          <w:p w14:paraId="570D16DD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113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008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455" w:type="dxa"/>
          </w:tcPr>
          <w:p w14:paraId="2C32FD65" w14:textId="77777777" w:rsidR="007F257B" w:rsidRPr="00E60ED9" w:rsidRDefault="00FF3C28">
            <w:pPr>
              <w:pStyle w:val="TableParagraph"/>
              <w:ind w:right="15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537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585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435</w:t>
            </w:r>
          </w:p>
        </w:tc>
        <w:tc>
          <w:tcPr>
            <w:tcW w:w="1649" w:type="dxa"/>
          </w:tcPr>
          <w:p w14:paraId="3B2FDA38" w14:textId="77777777" w:rsidR="007F257B" w:rsidRPr="00E60ED9" w:rsidRDefault="00FF3C28">
            <w:pPr>
              <w:pStyle w:val="TableParagraph"/>
              <w:ind w:right="345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351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992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621</w:t>
            </w:r>
          </w:p>
        </w:tc>
      </w:tr>
      <w:tr w:rsidR="007F257B" w:rsidRPr="00E60ED9" w14:paraId="7651537B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07D4B72B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Pakistan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0683A8A4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416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717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439" w:type="dxa"/>
          </w:tcPr>
          <w:p w14:paraId="03E96204" w14:textId="77777777" w:rsidR="007F257B" w:rsidRPr="00E60ED9" w:rsidRDefault="00FF3C28">
            <w:pPr>
              <w:pStyle w:val="TableParagraph"/>
              <w:ind w:right="288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Increasing</w:t>
            </w:r>
          </w:p>
        </w:tc>
        <w:tc>
          <w:tcPr>
            <w:tcW w:w="1453" w:type="dxa"/>
          </w:tcPr>
          <w:p w14:paraId="2B61DD0A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116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539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55" w:type="dxa"/>
          </w:tcPr>
          <w:p w14:paraId="64699B34" w14:textId="77777777" w:rsidR="007F257B" w:rsidRPr="00E60ED9" w:rsidRDefault="00FF3C28">
            <w:pPr>
              <w:pStyle w:val="TableParagraph"/>
              <w:ind w:right="15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895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023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360</w:t>
            </w:r>
          </w:p>
        </w:tc>
        <w:tc>
          <w:tcPr>
            <w:tcW w:w="1649" w:type="dxa"/>
          </w:tcPr>
          <w:p w14:paraId="4273FA2C" w14:textId="77777777" w:rsidR="007F257B" w:rsidRPr="00E60ED9" w:rsidRDefault="00FF3C28">
            <w:pPr>
              <w:pStyle w:val="TableParagraph"/>
              <w:ind w:right="345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037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090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</w:tr>
      <w:tr w:rsidR="007F257B" w:rsidRPr="00E60ED9" w14:paraId="6DD9AAB2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28FC8C4C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z w:val="21"/>
              </w:rPr>
              <w:t>South</w:t>
            </w:r>
            <w:r w:rsidRPr="00E60ED9">
              <w:rPr>
                <w:spacing w:val="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Korea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7B9F07C3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936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514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439" w:type="dxa"/>
          </w:tcPr>
          <w:p w14:paraId="1EF9C0F9" w14:textId="77777777" w:rsidR="007F257B" w:rsidRPr="00E60ED9" w:rsidRDefault="00FF3C28">
            <w:pPr>
              <w:pStyle w:val="TableParagraph"/>
              <w:ind w:right="287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Constant</w:t>
            </w:r>
          </w:p>
        </w:tc>
        <w:tc>
          <w:tcPr>
            <w:tcW w:w="1453" w:type="dxa"/>
          </w:tcPr>
          <w:p w14:paraId="6E6CD11E" w14:textId="77777777" w:rsidR="007F257B" w:rsidRPr="00E60ED9" w:rsidRDefault="00FF3C28">
            <w:pPr>
              <w:pStyle w:val="TableParagraph"/>
              <w:ind w:right="149"/>
              <w:rPr>
                <w:sz w:val="21"/>
              </w:rPr>
            </w:pPr>
            <w:r w:rsidRPr="00E60ED9">
              <w:rPr>
                <w:spacing w:val="-10"/>
                <w:sz w:val="21"/>
              </w:rPr>
              <w:t>-</w:t>
            </w:r>
          </w:p>
        </w:tc>
        <w:tc>
          <w:tcPr>
            <w:tcW w:w="1455" w:type="dxa"/>
          </w:tcPr>
          <w:p w14:paraId="5F9F62BC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133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611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649" w:type="dxa"/>
          </w:tcPr>
          <w:p w14:paraId="009BA370" w14:textId="77777777" w:rsidR="007F257B" w:rsidRPr="00E60ED9" w:rsidRDefault="00FF3C28">
            <w:pPr>
              <w:pStyle w:val="TableParagraph"/>
              <w:ind w:right="344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577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403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333</w:t>
            </w:r>
          </w:p>
        </w:tc>
      </w:tr>
      <w:tr w:rsidR="007F257B" w:rsidRPr="00E60ED9" w14:paraId="0E15040B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5276528B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Spain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204988D2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773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398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39" w:type="dxa"/>
          </w:tcPr>
          <w:p w14:paraId="4012B076" w14:textId="77777777" w:rsidR="007F257B" w:rsidRPr="00E60ED9" w:rsidRDefault="00FF3C28">
            <w:pPr>
              <w:pStyle w:val="TableParagraph"/>
              <w:ind w:right="287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Constant</w:t>
            </w:r>
          </w:p>
        </w:tc>
        <w:tc>
          <w:tcPr>
            <w:tcW w:w="1453" w:type="dxa"/>
          </w:tcPr>
          <w:p w14:paraId="28088658" w14:textId="77777777" w:rsidR="007F257B" w:rsidRPr="00E60ED9" w:rsidRDefault="00FF3C28">
            <w:pPr>
              <w:pStyle w:val="TableParagraph"/>
              <w:ind w:right="149"/>
              <w:rPr>
                <w:sz w:val="21"/>
              </w:rPr>
            </w:pPr>
            <w:r w:rsidRPr="00E60ED9">
              <w:rPr>
                <w:spacing w:val="-10"/>
                <w:sz w:val="21"/>
              </w:rPr>
              <w:t>-</w:t>
            </w:r>
          </w:p>
        </w:tc>
        <w:tc>
          <w:tcPr>
            <w:tcW w:w="1455" w:type="dxa"/>
          </w:tcPr>
          <w:p w14:paraId="6A16B1E3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327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031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140</w:t>
            </w:r>
          </w:p>
        </w:tc>
        <w:tc>
          <w:tcPr>
            <w:tcW w:w="1649" w:type="dxa"/>
          </w:tcPr>
          <w:p w14:paraId="03B33C18" w14:textId="77777777" w:rsidR="007F257B" w:rsidRPr="00E60ED9" w:rsidRDefault="00FF3C28">
            <w:pPr>
              <w:pStyle w:val="TableParagraph"/>
              <w:ind w:right="344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265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326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427</w:t>
            </w:r>
          </w:p>
        </w:tc>
      </w:tr>
      <w:tr w:rsidR="007F257B" w:rsidRPr="00E60ED9" w14:paraId="3FACC323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5748CAA0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Taiwan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1E92318C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805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182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439" w:type="dxa"/>
          </w:tcPr>
          <w:p w14:paraId="69837E08" w14:textId="77777777" w:rsidR="007F257B" w:rsidRPr="00E60ED9" w:rsidRDefault="00FF3C28">
            <w:pPr>
              <w:pStyle w:val="TableParagraph"/>
              <w:ind w:right="288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Increasing</w:t>
            </w:r>
          </w:p>
        </w:tc>
        <w:tc>
          <w:tcPr>
            <w:tcW w:w="1453" w:type="dxa"/>
          </w:tcPr>
          <w:p w14:paraId="7486DF41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123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602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55" w:type="dxa"/>
          </w:tcPr>
          <w:p w14:paraId="752FC575" w14:textId="77777777" w:rsidR="007F257B" w:rsidRPr="00E60ED9" w:rsidRDefault="00FF3C28">
            <w:pPr>
              <w:pStyle w:val="TableParagraph"/>
              <w:ind w:right="15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579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731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040</w:t>
            </w:r>
          </w:p>
        </w:tc>
        <w:tc>
          <w:tcPr>
            <w:tcW w:w="1649" w:type="dxa"/>
          </w:tcPr>
          <w:p w14:paraId="44B71BA8" w14:textId="77777777" w:rsidR="007F257B" w:rsidRPr="00E60ED9" w:rsidRDefault="00FF3C28">
            <w:pPr>
              <w:pStyle w:val="TableParagraph"/>
              <w:ind w:right="345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037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090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</w:tr>
      <w:tr w:rsidR="007F257B" w:rsidRPr="00E60ED9" w14:paraId="424EAAEC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61C6FE03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z w:val="21"/>
              </w:rPr>
              <w:t>Total</w:t>
            </w:r>
            <w:r w:rsidRPr="00E60ED9">
              <w:rPr>
                <w:spacing w:val="18"/>
                <w:sz w:val="21"/>
              </w:rPr>
              <w:t xml:space="preserve"> </w:t>
            </w:r>
            <w:r w:rsidRPr="00E60ED9">
              <w:rPr>
                <w:sz w:val="21"/>
              </w:rPr>
              <w:t>ME</w:t>
            </w:r>
            <w:r w:rsidRPr="00E60ED9">
              <w:rPr>
                <w:spacing w:val="19"/>
                <w:sz w:val="21"/>
              </w:rPr>
              <w:t xml:space="preserve"> </w:t>
            </w:r>
            <w:r w:rsidRPr="00E60ED9">
              <w:rPr>
                <w:sz w:val="21"/>
              </w:rPr>
              <w:t>&amp;</w:t>
            </w:r>
            <w:r w:rsidRPr="00E60ED9">
              <w:rPr>
                <w:spacing w:val="19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Africa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2A0BB34D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335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492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39" w:type="dxa"/>
          </w:tcPr>
          <w:p w14:paraId="1DEA4E44" w14:textId="77777777" w:rsidR="007F257B" w:rsidRPr="00E60ED9" w:rsidRDefault="00FF3C28">
            <w:pPr>
              <w:pStyle w:val="TableParagraph"/>
              <w:ind w:right="288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Increasing</w:t>
            </w:r>
          </w:p>
        </w:tc>
        <w:tc>
          <w:tcPr>
            <w:tcW w:w="1453" w:type="dxa"/>
          </w:tcPr>
          <w:p w14:paraId="40C95082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282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520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455" w:type="dxa"/>
          </w:tcPr>
          <w:p w14:paraId="062261D9" w14:textId="77777777" w:rsidR="007F257B" w:rsidRPr="00E60ED9" w:rsidRDefault="00FF3C28">
            <w:pPr>
              <w:pStyle w:val="TableParagraph"/>
              <w:ind w:right="15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526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490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875</w:t>
            </w:r>
          </w:p>
        </w:tc>
        <w:tc>
          <w:tcPr>
            <w:tcW w:w="1649" w:type="dxa"/>
          </w:tcPr>
          <w:p w14:paraId="70107468" w14:textId="77777777" w:rsidR="007F257B" w:rsidRPr="00E60ED9" w:rsidRDefault="00FF3C28">
            <w:pPr>
              <w:pStyle w:val="TableParagraph"/>
              <w:ind w:right="345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566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223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333</w:t>
            </w:r>
          </w:p>
        </w:tc>
      </w:tr>
      <w:tr w:rsidR="007F257B" w:rsidRPr="00E60ED9" w14:paraId="76A4EDD7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5F00045D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z w:val="21"/>
              </w:rPr>
              <w:t>Total</w:t>
            </w:r>
            <w:r w:rsidRPr="00E60ED9">
              <w:rPr>
                <w:spacing w:val="10"/>
                <w:sz w:val="21"/>
              </w:rPr>
              <w:t xml:space="preserve"> </w:t>
            </w:r>
            <w:r w:rsidRPr="00E60ED9">
              <w:rPr>
                <w:sz w:val="21"/>
              </w:rPr>
              <w:t>N.</w:t>
            </w:r>
            <w:r w:rsidRPr="00E60ED9">
              <w:rPr>
                <w:spacing w:val="10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America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1EB43B74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303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709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439" w:type="dxa"/>
          </w:tcPr>
          <w:p w14:paraId="0359988D" w14:textId="77777777" w:rsidR="007F257B" w:rsidRPr="00E60ED9" w:rsidRDefault="00FF3C28">
            <w:pPr>
              <w:pStyle w:val="TableParagraph"/>
              <w:ind w:right="287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Constant</w:t>
            </w:r>
          </w:p>
        </w:tc>
        <w:tc>
          <w:tcPr>
            <w:tcW w:w="1453" w:type="dxa"/>
          </w:tcPr>
          <w:p w14:paraId="1F3E10AC" w14:textId="77777777" w:rsidR="007F257B" w:rsidRPr="00E60ED9" w:rsidRDefault="00FF3C28">
            <w:pPr>
              <w:pStyle w:val="TableParagraph"/>
              <w:ind w:right="149"/>
              <w:rPr>
                <w:sz w:val="21"/>
              </w:rPr>
            </w:pPr>
            <w:r w:rsidRPr="00E60ED9">
              <w:rPr>
                <w:spacing w:val="-10"/>
                <w:sz w:val="21"/>
              </w:rPr>
              <w:t>-</w:t>
            </w:r>
          </w:p>
        </w:tc>
        <w:tc>
          <w:tcPr>
            <w:tcW w:w="1455" w:type="dxa"/>
          </w:tcPr>
          <w:p w14:paraId="2B1259D9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364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450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800</w:t>
            </w:r>
          </w:p>
        </w:tc>
        <w:tc>
          <w:tcPr>
            <w:tcW w:w="1649" w:type="dxa"/>
          </w:tcPr>
          <w:p w14:paraId="7A0D989E" w14:textId="77777777" w:rsidR="007F257B" w:rsidRPr="00E60ED9" w:rsidRDefault="00FF3C28">
            <w:pPr>
              <w:pStyle w:val="TableParagraph"/>
              <w:ind w:right="344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353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150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</w:tr>
      <w:tr w:rsidR="007F257B" w:rsidRPr="00E60ED9" w14:paraId="7388D9A3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30454878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z w:val="21"/>
              </w:rPr>
              <w:t>Total</w:t>
            </w:r>
            <w:r w:rsidRPr="00E60ED9">
              <w:rPr>
                <w:spacing w:val="21"/>
                <w:sz w:val="21"/>
              </w:rPr>
              <w:t xml:space="preserve"> </w:t>
            </w:r>
            <w:r w:rsidRPr="00E60ED9">
              <w:rPr>
                <w:sz w:val="21"/>
              </w:rPr>
              <w:t>S.</w:t>
            </w:r>
            <w:r w:rsidRPr="00E60ED9">
              <w:rPr>
                <w:spacing w:val="21"/>
                <w:sz w:val="21"/>
              </w:rPr>
              <w:t xml:space="preserve"> </w:t>
            </w:r>
            <w:r w:rsidRPr="00E60ED9">
              <w:rPr>
                <w:sz w:val="21"/>
              </w:rPr>
              <w:t>&amp;</w:t>
            </w:r>
            <w:r w:rsidRPr="00E60ED9">
              <w:rPr>
                <w:spacing w:val="21"/>
                <w:sz w:val="21"/>
              </w:rPr>
              <w:t xml:space="preserve"> </w:t>
            </w:r>
            <w:r w:rsidRPr="00E60ED9">
              <w:rPr>
                <w:sz w:val="21"/>
              </w:rPr>
              <w:t>C.</w:t>
            </w:r>
            <w:r w:rsidRPr="00E60ED9">
              <w:rPr>
                <w:spacing w:val="21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America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6CF9E4B4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462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626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39" w:type="dxa"/>
          </w:tcPr>
          <w:p w14:paraId="49C7C7AC" w14:textId="77777777" w:rsidR="007F257B" w:rsidRPr="00E60ED9" w:rsidRDefault="00FF3C28">
            <w:pPr>
              <w:pStyle w:val="TableParagraph"/>
              <w:ind w:right="288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Increasing</w:t>
            </w:r>
          </w:p>
        </w:tc>
        <w:tc>
          <w:tcPr>
            <w:tcW w:w="1453" w:type="dxa"/>
          </w:tcPr>
          <w:p w14:paraId="1043FC1C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123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602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55" w:type="dxa"/>
          </w:tcPr>
          <w:p w14:paraId="1B2B83DC" w14:textId="77777777" w:rsidR="007F257B" w:rsidRPr="00E60ED9" w:rsidRDefault="00FF3C28">
            <w:pPr>
              <w:pStyle w:val="TableParagraph"/>
              <w:ind w:right="15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757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683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325</w:t>
            </w:r>
          </w:p>
        </w:tc>
        <w:tc>
          <w:tcPr>
            <w:tcW w:w="1649" w:type="dxa"/>
          </w:tcPr>
          <w:p w14:paraId="6F6E3F8C" w14:textId="77777777" w:rsidR="007F257B" w:rsidRPr="00E60ED9" w:rsidRDefault="00FF3C28">
            <w:pPr>
              <w:pStyle w:val="TableParagraph"/>
              <w:ind w:right="345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283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111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667</w:t>
            </w:r>
          </w:p>
        </w:tc>
      </w:tr>
      <w:tr w:rsidR="007F257B" w:rsidRPr="00E60ED9" w14:paraId="247ABD2A" w14:textId="77777777">
        <w:trPr>
          <w:trHeight w:val="377"/>
        </w:trPr>
        <w:tc>
          <w:tcPr>
            <w:tcW w:w="2306" w:type="dxa"/>
            <w:tcBorders>
              <w:right w:val="single" w:sz="4" w:space="0" w:color="000000"/>
            </w:tcBorders>
          </w:tcPr>
          <w:p w14:paraId="6412451D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Turkey</w:t>
            </w:r>
          </w:p>
        </w:tc>
        <w:tc>
          <w:tcPr>
            <w:tcW w:w="1567" w:type="dxa"/>
            <w:tcBorders>
              <w:left w:val="single" w:sz="4" w:space="0" w:color="000000"/>
            </w:tcBorders>
          </w:tcPr>
          <w:p w14:paraId="2BF24FF7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455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563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39" w:type="dxa"/>
          </w:tcPr>
          <w:p w14:paraId="09F275D3" w14:textId="77777777" w:rsidR="007F257B" w:rsidRPr="00E60ED9" w:rsidRDefault="00FF3C28">
            <w:pPr>
              <w:pStyle w:val="TableParagraph"/>
              <w:ind w:right="288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Increasing</w:t>
            </w:r>
          </w:p>
        </w:tc>
        <w:tc>
          <w:tcPr>
            <w:tcW w:w="1453" w:type="dxa"/>
          </w:tcPr>
          <w:p w14:paraId="359ED0E2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116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539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500</w:t>
            </w:r>
          </w:p>
        </w:tc>
        <w:tc>
          <w:tcPr>
            <w:tcW w:w="1455" w:type="dxa"/>
          </w:tcPr>
          <w:p w14:paraId="28C02E8B" w14:textId="77777777" w:rsidR="007F257B" w:rsidRPr="00E60ED9" w:rsidRDefault="00FF3C28">
            <w:pPr>
              <w:pStyle w:val="TableParagraph"/>
              <w:ind w:right="15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352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072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513</w:t>
            </w:r>
          </w:p>
        </w:tc>
        <w:tc>
          <w:tcPr>
            <w:tcW w:w="1649" w:type="dxa"/>
          </w:tcPr>
          <w:p w14:paraId="6FC64610" w14:textId="77777777" w:rsidR="007F257B" w:rsidRPr="00E60ED9" w:rsidRDefault="00FF3C28">
            <w:pPr>
              <w:pStyle w:val="TableParagraph"/>
              <w:ind w:right="345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745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329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265</w:t>
            </w:r>
          </w:p>
        </w:tc>
      </w:tr>
      <w:tr w:rsidR="007F257B" w:rsidRPr="00E60ED9" w14:paraId="6DED487E" w14:textId="77777777">
        <w:trPr>
          <w:trHeight w:val="353"/>
        </w:trPr>
        <w:tc>
          <w:tcPr>
            <w:tcW w:w="2306" w:type="dxa"/>
            <w:tcBorders>
              <w:bottom w:val="single" w:sz="8" w:space="0" w:color="000000"/>
              <w:right w:val="single" w:sz="4" w:space="0" w:color="000000"/>
            </w:tcBorders>
          </w:tcPr>
          <w:p w14:paraId="13B7B6B9" w14:textId="77777777" w:rsidR="007F257B" w:rsidRPr="00E60ED9" w:rsidRDefault="00FF3C28">
            <w:pPr>
              <w:pStyle w:val="TableParagraph"/>
              <w:ind w:left="114"/>
              <w:jc w:val="left"/>
              <w:rPr>
                <w:sz w:val="21"/>
              </w:rPr>
            </w:pPr>
            <w:r w:rsidRPr="00E60ED9">
              <w:rPr>
                <w:spacing w:val="-5"/>
                <w:sz w:val="21"/>
              </w:rPr>
              <w:t>UK</w:t>
            </w:r>
          </w:p>
        </w:tc>
        <w:tc>
          <w:tcPr>
            <w:tcW w:w="1567" w:type="dxa"/>
            <w:tcBorders>
              <w:left w:val="single" w:sz="4" w:space="0" w:color="000000"/>
              <w:bottom w:val="single" w:sz="8" w:space="0" w:color="000000"/>
            </w:tcBorders>
          </w:tcPr>
          <w:p w14:paraId="09E98F1B" w14:textId="77777777" w:rsidR="007F257B" w:rsidRPr="00E60ED9" w:rsidRDefault="00FF3C28">
            <w:pPr>
              <w:pStyle w:val="TableParagraph"/>
              <w:ind w:right="221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635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670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000</w:t>
            </w:r>
          </w:p>
        </w:tc>
        <w:tc>
          <w:tcPr>
            <w:tcW w:w="1439" w:type="dxa"/>
            <w:tcBorders>
              <w:bottom w:val="single" w:sz="8" w:space="0" w:color="000000"/>
            </w:tcBorders>
          </w:tcPr>
          <w:p w14:paraId="6023C59D" w14:textId="77777777" w:rsidR="007F257B" w:rsidRPr="00E60ED9" w:rsidRDefault="00FF3C28">
            <w:pPr>
              <w:pStyle w:val="TableParagraph"/>
              <w:ind w:right="287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Constant</w:t>
            </w:r>
          </w:p>
        </w:tc>
        <w:tc>
          <w:tcPr>
            <w:tcW w:w="1453" w:type="dxa"/>
            <w:tcBorders>
              <w:bottom w:val="single" w:sz="8" w:space="0" w:color="000000"/>
            </w:tcBorders>
          </w:tcPr>
          <w:p w14:paraId="57610AD3" w14:textId="77777777" w:rsidR="007F257B" w:rsidRPr="00E60ED9" w:rsidRDefault="00FF3C28">
            <w:pPr>
              <w:pStyle w:val="TableParagraph"/>
              <w:ind w:right="149"/>
              <w:rPr>
                <w:sz w:val="21"/>
              </w:rPr>
            </w:pPr>
            <w:r w:rsidRPr="00E60ED9">
              <w:rPr>
                <w:spacing w:val="-10"/>
                <w:sz w:val="21"/>
              </w:rPr>
              <w:t>-</w:t>
            </w:r>
          </w:p>
        </w:tc>
        <w:tc>
          <w:tcPr>
            <w:tcW w:w="1455" w:type="dxa"/>
            <w:tcBorders>
              <w:bottom w:val="single" w:sz="8" w:space="0" w:color="000000"/>
            </w:tcBorders>
          </w:tcPr>
          <w:p w14:paraId="40E924FB" w14:textId="77777777" w:rsidR="007F257B" w:rsidRPr="00E60ED9" w:rsidRDefault="00FF3C28">
            <w:pPr>
              <w:pStyle w:val="TableParagraph"/>
              <w:ind w:right="150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268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792</w:t>
            </w:r>
            <w:r w:rsidRPr="00E60ED9">
              <w:rPr>
                <w:spacing w:val="-15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718</w:t>
            </w:r>
          </w:p>
        </w:tc>
        <w:tc>
          <w:tcPr>
            <w:tcW w:w="1649" w:type="dxa"/>
            <w:tcBorders>
              <w:bottom w:val="single" w:sz="8" w:space="0" w:color="000000"/>
            </w:tcBorders>
          </w:tcPr>
          <w:p w14:paraId="4B3C9357" w14:textId="77777777" w:rsidR="007F257B" w:rsidRPr="00E60ED9" w:rsidRDefault="00FF3C28">
            <w:pPr>
              <w:pStyle w:val="TableParagraph"/>
              <w:ind w:right="344"/>
              <w:rPr>
                <w:sz w:val="21"/>
              </w:rPr>
            </w:pPr>
            <w:r w:rsidRPr="00E60ED9">
              <w:rPr>
                <w:spacing w:val="-2"/>
                <w:sz w:val="21"/>
              </w:rPr>
              <w:t>1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039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2"/>
                <w:sz w:val="21"/>
              </w:rPr>
              <w:t>994</w:t>
            </w:r>
            <w:r w:rsidRPr="00E60ED9">
              <w:rPr>
                <w:spacing w:val="-16"/>
                <w:sz w:val="21"/>
              </w:rPr>
              <w:t xml:space="preserve"> </w:t>
            </w:r>
            <w:r w:rsidRPr="00E60ED9">
              <w:rPr>
                <w:spacing w:val="-5"/>
                <w:sz w:val="21"/>
              </w:rPr>
              <w:t>324</w:t>
            </w:r>
          </w:p>
        </w:tc>
      </w:tr>
    </w:tbl>
    <w:p w14:paraId="43030C73" w14:textId="77777777" w:rsidR="007F257B" w:rsidRPr="00E60ED9" w:rsidRDefault="00FF3C28">
      <w:pPr>
        <w:pStyle w:val="Textkrper"/>
        <w:spacing w:before="189"/>
        <w:ind w:left="437"/>
      </w:pPr>
      <w:r w:rsidRPr="00E60ED9">
        <w:t>Table</w:t>
      </w:r>
      <w:r w:rsidRPr="00E60ED9">
        <w:rPr>
          <w:spacing w:val="-1"/>
        </w:rPr>
        <w:t xml:space="preserve"> </w:t>
      </w:r>
      <w:r w:rsidRPr="00E60ED9">
        <w:t>7:</w:t>
      </w:r>
      <w:r w:rsidRPr="00E60ED9">
        <w:rPr>
          <w:spacing w:val="19"/>
        </w:rPr>
        <w:t xml:space="preserve"> </w:t>
      </w:r>
      <w:r w:rsidRPr="00E60ED9">
        <w:t>LNG demand in the</w:t>
      </w:r>
      <w:r w:rsidRPr="00E60ED9">
        <w:rPr>
          <w:spacing w:val="-1"/>
        </w:rPr>
        <w:t xml:space="preserve"> </w:t>
      </w:r>
      <w:r w:rsidRPr="00E60ED9">
        <w:t>model’s importer nodes</w:t>
      </w:r>
      <w:r w:rsidRPr="00E60ED9">
        <w:rPr>
          <w:spacing w:val="-1"/>
        </w:rPr>
        <w:t xml:space="preserve"> </w:t>
      </w:r>
      <w:r w:rsidRPr="00E60ED9">
        <w:t>in 2019, 2030, and 2040.</w:t>
      </w:r>
      <w:r w:rsidRPr="00E60ED9">
        <w:rPr>
          <w:spacing w:val="18"/>
        </w:rPr>
        <w:t xml:space="preserve"> </w:t>
      </w:r>
      <w:r w:rsidRPr="00E60ED9">
        <w:t xml:space="preserve">Based on </w:t>
      </w:r>
      <w:hyperlink w:anchor="_bookmark98" w:history="1">
        <w:r w:rsidRPr="00E60ED9">
          <w:t>[58,</w:t>
        </w:r>
      </w:hyperlink>
      <w:r w:rsidRPr="00E60ED9">
        <w:t xml:space="preserve"> </w:t>
      </w:r>
      <w:hyperlink w:anchor="_bookmark99" w:history="1">
        <w:r w:rsidRPr="00E60ED9">
          <w:rPr>
            <w:spacing w:val="-4"/>
          </w:rPr>
          <w:t>59].</w:t>
        </w:r>
      </w:hyperlink>
    </w:p>
    <w:p w14:paraId="67016939" w14:textId="77777777" w:rsidR="007F257B" w:rsidRPr="00E60ED9" w:rsidRDefault="007F257B">
      <w:pPr>
        <w:pStyle w:val="Textkrper"/>
      </w:pPr>
    </w:p>
    <w:p w14:paraId="3C2E9A8E" w14:textId="77777777" w:rsidR="007F257B" w:rsidRPr="00E60ED9" w:rsidRDefault="007F257B">
      <w:pPr>
        <w:pStyle w:val="Textkrper"/>
        <w:spacing w:before="79"/>
      </w:pPr>
    </w:p>
    <w:p w14:paraId="62EC142C" w14:textId="77777777" w:rsidR="007F257B" w:rsidRPr="00E60ED9" w:rsidRDefault="00FF3C28" w:rsidP="003741D5">
      <w:pPr>
        <w:pStyle w:val="berschrift2"/>
        <w:numPr>
          <w:ilvl w:val="1"/>
          <w:numId w:val="1"/>
        </w:numPr>
        <w:tabs>
          <w:tab w:val="left" w:pos="781"/>
        </w:tabs>
        <w:spacing w:line="230" w:lineRule="auto"/>
        <w:ind w:right="612"/>
      </w:pPr>
      <w:bookmarkStart w:id="1681" w:name="European_domestic_natural_gas_production"/>
      <w:bookmarkEnd w:id="1681"/>
      <w:r w:rsidRPr="00E60ED9">
        <w:rPr>
          <w:w w:val="105"/>
        </w:rPr>
        <w:t>European</w:t>
      </w:r>
      <w:r w:rsidRPr="00E60ED9">
        <w:rPr>
          <w:spacing w:val="36"/>
          <w:w w:val="105"/>
        </w:rPr>
        <w:t xml:space="preserve"> </w:t>
      </w:r>
      <w:r w:rsidRPr="00E60ED9">
        <w:rPr>
          <w:w w:val="105"/>
        </w:rPr>
        <w:t>domestic</w:t>
      </w:r>
      <w:r w:rsidRPr="00E60ED9">
        <w:rPr>
          <w:spacing w:val="36"/>
          <w:w w:val="105"/>
        </w:rPr>
        <w:t xml:space="preserve"> </w:t>
      </w:r>
      <w:r w:rsidRPr="00E60ED9">
        <w:rPr>
          <w:w w:val="105"/>
        </w:rPr>
        <w:t>natural</w:t>
      </w:r>
      <w:r w:rsidRPr="00E60ED9">
        <w:rPr>
          <w:spacing w:val="36"/>
          <w:w w:val="105"/>
        </w:rPr>
        <w:t xml:space="preserve"> </w:t>
      </w:r>
      <w:r w:rsidRPr="00E60ED9">
        <w:rPr>
          <w:w w:val="105"/>
        </w:rPr>
        <w:t>gas</w:t>
      </w:r>
      <w:r w:rsidRPr="00E60ED9">
        <w:rPr>
          <w:spacing w:val="36"/>
          <w:w w:val="105"/>
        </w:rPr>
        <w:t xml:space="preserve"> </w:t>
      </w:r>
      <w:r w:rsidRPr="00E60ED9">
        <w:rPr>
          <w:w w:val="105"/>
        </w:rPr>
        <w:t>production</w:t>
      </w:r>
      <w:r w:rsidRPr="00E60ED9">
        <w:rPr>
          <w:spacing w:val="36"/>
          <w:w w:val="105"/>
        </w:rPr>
        <w:t xml:space="preserve"> </w:t>
      </w:r>
      <w:r w:rsidRPr="00E60ED9">
        <w:rPr>
          <w:w w:val="105"/>
        </w:rPr>
        <w:t>equipped</w:t>
      </w:r>
      <w:r w:rsidRPr="00E60ED9">
        <w:rPr>
          <w:spacing w:val="36"/>
          <w:w w:val="105"/>
        </w:rPr>
        <w:t xml:space="preserve"> </w:t>
      </w:r>
      <w:r w:rsidRPr="00E60ED9">
        <w:rPr>
          <w:w w:val="105"/>
        </w:rPr>
        <w:t>with</w:t>
      </w:r>
      <w:r w:rsidRPr="00E60ED9">
        <w:rPr>
          <w:spacing w:val="36"/>
          <w:w w:val="105"/>
        </w:rPr>
        <w:t xml:space="preserve"> </w:t>
      </w:r>
      <w:r w:rsidRPr="00E60ED9">
        <w:rPr>
          <w:w w:val="105"/>
        </w:rPr>
        <w:t>carbon</w:t>
      </w:r>
      <w:r w:rsidRPr="00E60ED9">
        <w:rPr>
          <w:spacing w:val="36"/>
          <w:w w:val="105"/>
        </w:rPr>
        <w:t xml:space="preserve"> </w:t>
      </w:r>
      <w:r w:rsidRPr="00E60ED9">
        <w:rPr>
          <w:w w:val="105"/>
        </w:rPr>
        <w:t>capture</w:t>
      </w:r>
      <w:r w:rsidRPr="00E60ED9">
        <w:rPr>
          <w:spacing w:val="37"/>
          <w:w w:val="105"/>
        </w:rPr>
        <w:t xml:space="preserve"> </w:t>
      </w:r>
      <w:r w:rsidRPr="00E60ED9">
        <w:rPr>
          <w:w w:val="105"/>
        </w:rPr>
        <w:t xml:space="preserve">and </w:t>
      </w:r>
      <w:r w:rsidRPr="00E60ED9">
        <w:rPr>
          <w:spacing w:val="-2"/>
          <w:w w:val="105"/>
        </w:rPr>
        <w:t>storage</w:t>
      </w:r>
    </w:p>
    <w:p w14:paraId="15CECCFB" w14:textId="77777777" w:rsidR="007F257B" w:rsidRPr="00E60ED9" w:rsidRDefault="00FF3C28">
      <w:pPr>
        <w:pStyle w:val="Textkrper"/>
        <w:spacing w:before="143" w:line="237" w:lineRule="auto"/>
        <w:ind w:left="111" w:right="608"/>
        <w:jc w:val="both"/>
      </w:pPr>
      <w:r w:rsidRPr="00E60ED9">
        <w:t>We</w:t>
      </w:r>
      <w:r w:rsidRPr="00E60ED9">
        <w:rPr>
          <w:spacing w:val="-12"/>
        </w:rPr>
        <w:t xml:space="preserve"> </w:t>
      </w:r>
      <w:r w:rsidRPr="00E60ED9">
        <w:t>assume</w:t>
      </w:r>
      <w:r w:rsidRPr="00E60ED9">
        <w:rPr>
          <w:spacing w:val="-12"/>
        </w:rPr>
        <w:t xml:space="preserve"> </w:t>
      </w:r>
      <w:r w:rsidRPr="00E60ED9">
        <w:t>the</w:t>
      </w:r>
      <w:r w:rsidRPr="00E60ED9">
        <w:rPr>
          <w:spacing w:val="-12"/>
        </w:rPr>
        <w:t xml:space="preserve"> </w:t>
      </w:r>
      <w:r w:rsidRPr="00E60ED9">
        <w:t>following</w:t>
      </w:r>
      <w:r w:rsidRPr="00E60ED9">
        <w:rPr>
          <w:spacing w:val="-12"/>
        </w:rPr>
        <w:t xml:space="preserve"> </w:t>
      </w:r>
      <w:r w:rsidRPr="00E60ED9">
        <w:t>to</w:t>
      </w:r>
      <w:r w:rsidRPr="00E60ED9">
        <w:rPr>
          <w:spacing w:val="-12"/>
        </w:rPr>
        <w:t xml:space="preserve"> </w:t>
      </w:r>
      <w:r w:rsidRPr="00E60ED9">
        <w:t>calculate</w:t>
      </w:r>
      <w:r w:rsidRPr="00E60ED9">
        <w:rPr>
          <w:spacing w:val="-12"/>
        </w:rPr>
        <w:t xml:space="preserve"> </w:t>
      </w:r>
      <w:r w:rsidRPr="00E60ED9">
        <w:t>the</w:t>
      </w:r>
      <w:r w:rsidRPr="00E60ED9">
        <w:rPr>
          <w:spacing w:val="-12"/>
        </w:rPr>
        <w:t xml:space="preserve"> </w:t>
      </w:r>
      <w:r w:rsidRPr="00E60ED9">
        <w:t>supply</w:t>
      </w:r>
      <w:r w:rsidRPr="00E60ED9">
        <w:rPr>
          <w:spacing w:val="-12"/>
        </w:rPr>
        <w:t xml:space="preserve"> </w:t>
      </w:r>
      <w:r w:rsidRPr="00E60ED9">
        <w:t>costs</w:t>
      </w:r>
      <w:r w:rsidRPr="00E60ED9">
        <w:rPr>
          <w:spacing w:val="-12"/>
        </w:rPr>
        <w:t xml:space="preserve"> </w:t>
      </w:r>
      <w:r w:rsidRPr="00E60ED9">
        <w:t>of</w:t>
      </w:r>
      <w:r w:rsidRPr="00E60ED9">
        <w:rPr>
          <w:spacing w:val="-12"/>
        </w:rPr>
        <w:t xml:space="preserve"> </w:t>
      </w:r>
      <w:r w:rsidRPr="00E60ED9">
        <w:t>the</w:t>
      </w:r>
      <w:r w:rsidRPr="00E60ED9">
        <w:rPr>
          <w:spacing w:val="-12"/>
        </w:rPr>
        <w:t xml:space="preserve"> </w:t>
      </w:r>
      <w:r w:rsidRPr="00E60ED9">
        <w:t>European</w:t>
      </w:r>
      <w:r w:rsidRPr="00E60ED9">
        <w:rPr>
          <w:spacing w:val="-12"/>
        </w:rPr>
        <w:t xml:space="preserve"> </w:t>
      </w:r>
      <w:r w:rsidRPr="00E60ED9">
        <w:t>domestic</w:t>
      </w:r>
      <w:r w:rsidRPr="00E60ED9">
        <w:rPr>
          <w:spacing w:val="-12"/>
        </w:rPr>
        <w:t xml:space="preserve"> </w:t>
      </w:r>
      <w:r w:rsidRPr="00E60ED9">
        <w:t>natural</w:t>
      </w:r>
      <w:r w:rsidRPr="00E60ED9">
        <w:rPr>
          <w:spacing w:val="-12"/>
        </w:rPr>
        <w:t xml:space="preserve"> </w:t>
      </w:r>
      <w:r w:rsidRPr="00E60ED9">
        <w:t>gas</w:t>
      </w:r>
      <w:r w:rsidRPr="00E60ED9">
        <w:rPr>
          <w:spacing w:val="-12"/>
        </w:rPr>
        <w:t xml:space="preserve"> </w:t>
      </w:r>
      <w:r w:rsidRPr="00E60ED9">
        <w:t>production with</w:t>
      </w:r>
      <w:r w:rsidRPr="00E60ED9">
        <w:rPr>
          <w:spacing w:val="-13"/>
        </w:rPr>
        <w:t xml:space="preserve"> </w:t>
      </w:r>
      <w:r w:rsidRPr="00E60ED9">
        <w:t>carbon</w:t>
      </w:r>
      <w:r w:rsidRPr="00E60ED9">
        <w:rPr>
          <w:spacing w:val="-13"/>
        </w:rPr>
        <w:t xml:space="preserve"> </w:t>
      </w:r>
      <w:r w:rsidRPr="00E60ED9">
        <w:t>capture</w:t>
      </w:r>
      <w:r w:rsidRPr="00E60ED9">
        <w:rPr>
          <w:spacing w:val="-13"/>
        </w:rPr>
        <w:t xml:space="preserve"> </w:t>
      </w:r>
      <w:r w:rsidRPr="00E60ED9">
        <w:t>and</w:t>
      </w:r>
      <w:r w:rsidRPr="00E60ED9">
        <w:rPr>
          <w:spacing w:val="-13"/>
        </w:rPr>
        <w:t xml:space="preserve"> </w:t>
      </w:r>
      <w:r w:rsidRPr="00E60ED9">
        <w:t>storage,</w:t>
      </w:r>
      <w:r w:rsidRPr="00E60ED9">
        <w:rPr>
          <w:spacing w:val="-12"/>
        </w:rPr>
        <w:t xml:space="preserve"> </w:t>
      </w:r>
      <w:r w:rsidRPr="00E60ED9">
        <w:t>which</w:t>
      </w:r>
      <w:r w:rsidRPr="00E60ED9">
        <w:rPr>
          <w:spacing w:val="-13"/>
        </w:rPr>
        <w:t xml:space="preserve"> </w:t>
      </w:r>
      <w:r w:rsidRPr="00E60ED9">
        <w:t>can</w:t>
      </w:r>
      <w:r w:rsidRPr="00E60ED9">
        <w:rPr>
          <w:spacing w:val="-13"/>
        </w:rPr>
        <w:t xml:space="preserve"> </w:t>
      </w:r>
      <w:r w:rsidRPr="00E60ED9">
        <w:t>be</w:t>
      </w:r>
      <w:r w:rsidRPr="00E60ED9">
        <w:rPr>
          <w:spacing w:val="-13"/>
        </w:rPr>
        <w:t xml:space="preserve"> </w:t>
      </w:r>
      <w:del w:id="1682" w:author="Author" w:date="2024-02-01T10:43:00Z">
        <w:r w:rsidR="00581875">
          <w:delText>used</w:delText>
        </w:r>
      </w:del>
      <w:ins w:id="1683" w:author="Author" w:date="2024-02-01T10:43:00Z">
        <w:r w:rsidR="00A42194">
          <w:t>utilized</w:t>
        </w:r>
      </w:ins>
      <w:r w:rsidR="00A42194" w:rsidRPr="00E60ED9">
        <w:rPr>
          <w:spacing w:val="-13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the</w:t>
      </w:r>
      <w:r w:rsidRPr="00E60ED9">
        <w:rPr>
          <w:spacing w:val="-13"/>
        </w:rPr>
        <w:t xml:space="preserve"> </w:t>
      </w:r>
      <w:r w:rsidRPr="00E60ED9">
        <w:t>model</w:t>
      </w:r>
      <w:r w:rsidRPr="00E60ED9">
        <w:rPr>
          <w:spacing w:val="-13"/>
        </w:rPr>
        <w:t xml:space="preserve"> </w:t>
      </w:r>
      <w:r w:rsidRPr="00E60ED9">
        <w:t>to</w:t>
      </w:r>
      <w:r w:rsidRPr="00E60ED9">
        <w:rPr>
          <w:spacing w:val="-13"/>
        </w:rPr>
        <w:t xml:space="preserve"> </w:t>
      </w:r>
      <w:r w:rsidRPr="00E60ED9">
        <w:t>substitute</w:t>
      </w:r>
      <w:r w:rsidRPr="00E60ED9">
        <w:rPr>
          <w:spacing w:val="-13"/>
        </w:rPr>
        <w:t xml:space="preserve"> </w:t>
      </w:r>
      <w:r w:rsidRPr="00E60ED9">
        <w:t>LNG</w:t>
      </w:r>
      <w:r w:rsidRPr="00E60ED9">
        <w:rPr>
          <w:spacing w:val="-13"/>
        </w:rPr>
        <w:t xml:space="preserve"> </w:t>
      </w:r>
      <w:r w:rsidRPr="00E60ED9">
        <w:t>imports.</w:t>
      </w:r>
      <w:r w:rsidRPr="00E60ED9">
        <w:rPr>
          <w:spacing w:val="7"/>
        </w:rPr>
        <w:t xml:space="preserve"> </w:t>
      </w:r>
      <w:r w:rsidRPr="00E60ED9">
        <w:t>In</w:t>
      </w:r>
      <w:r w:rsidRPr="00E60ED9">
        <w:rPr>
          <w:spacing w:val="-13"/>
        </w:rPr>
        <w:t xml:space="preserve"> </w:t>
      </w:r>
      <w:r w:rsidRPr="00E60ED9">
        <w:t>general,</w:t>
      </w:r>
      <w:r w:rsidR="00A42194">
        <w:t xml:space="preserve"> </w:t>
      </w:r>
      <w:del w:id="1684" w:author="Author" w:date="2024-02-01T10:43:00Z">
        <w:r w:rsidR="00581875">
          <w:delText>said</w:delText>
        </w:r>
      </w:del>
      <w:ins w:id="1685" w:author="Author" w:date="2024-02-01T10:43:00Z">
        <w:r w:rsidR="00A42194">
          <w:t>the aforementioned</w:t>
        </w:r>
      </w:ins>
      <w:r w:rsidRPr="00E60ED9">
        <w:t xml:space="preserve"> supply costs consist of the production </w:t>
      </w:r>
      <w:del w:id="1686" w:author="Author" w:date="2024-02-01T10:43:00Z">
        <w:r w:rsidR="00581875">
          <w:delText>costs</w:delText>
        </w:r>
      </w:del>
      <w:ins w:id="1687" w:author="Author" w:date="2024-02-01T10:43:00Z">
        <w:r w:rsidRPr="00E60ED9">
          <w:t>cost</w:t>
        </w:r>
      </w:ins>
      <w:r w:rsidRPr="00E60ED9">
        <w:t xml:space="preserve"> for natural gas and the carbon capture and storage </w:t>
      </w:r>
      <w:del w:id="1688" w:author="Author" w:date="2024-02-01T10:43:00Z">
        <w:r w:rsidR="00581875">
          <w:delText>costs</w:delText>
        </w:r>
      </w:del>
      <w:ins w:id="1689" w:author="Author" w:date="2024-02-01T10:43:00Z">
        <w:r w:rsidRPr="00E60ED9">
          <w:t>cost</w:t>
        </w:r>
      </w:ins>
      <w:r w:rsidRPr="00E60ED9">
        <w:t>.</w:t>
      </w:r>
      <w:r w:rsidRPr="00E60ED9">
        <w:rPr>
          <w:spacing w:val="-1"/>
        </w:rPr>
        <w:t xml:space="preserve"> </w:t>
      </w:r>
      <w:r w:rsidRPr="00E60ED9">
        <w:t>For</w:t>
      </w:r>
      <w:r w:rsidRPr="00E60ED9">
        <w:rPr>
          <w:spacing w:val="-5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production</w:t>
      </w:r>
      <w:r w:rsidRPr="00E60ED9">
        <w:rPr>
          <w:spacing w:val="-6"/>
        </w:rPr>
        <w:t xml:space="preserve"> </w:t>
      </w:r>
      <w:del w:id="1690" w:author="Author" w:date="2024-02-01T10:43:00Z">
        <w:r w:rsidR="00581875">
          <w:delText>costs</w:delText>
        </w:r>
      </w:del>
      <w:ins w:id="1691" w:author="Author" w:date="2024-02-01T10:43:00Z">
        <w:r w:rsidRPr="00E60ED9">
          <w:t>cost</w:t>
        </w:r>
      </w:ins>
      <w:r w:rsidRPr="00E60ED9">
        <w:t>,</w:t>
      </w:r>
      <w:r w:rsidRPr="00E60ED9">
        <w:rPr>
          <w:spacing w:val="-5"/>
        </w:rPr>
        <w:t xml:space="preserve"> </w:t>
      </w:r>
      <w:r w:rsidRPr="00E60ED9">
        <w:t>we</w:t>
      </w:r>
      <w:r w:rsidRPr="00E60ED9">
        <w:rPr>
          <w:spacing w:val="-6"/>
        </w:rPr>
        <w:t xml:space="preserve"> </w:t>
      </w:r>
      <w:r w:rsidRPr="00E60ED9">
        <w:t>assume</w:t>
      </w:r>
      <w:r w:rsidRPr="00E60ED9">
        <w:rPr>
          <w:spacing w:val="-6"/>
        </w:rPr>
        <w:t xml:space="preserve"> </w:t>
      </w:r>
      <w:r w:rsidRPr="00E60ED9">
        <w:t>1</w:t>
      </w:r>
      <w:r w:rsidRPr="00E60ED9">
        <w:rPr>
          <w:rFonts w:ascii="Bookman Old Style"/>
          <w:i/>
        </w:rPr>
        <w:t>.</w:t>
      </w:r>
      <w:r w:rsidRPr="00E60ED9">
        <w:t>5</w:t>
      </w:r>
      <w:del w:id="1692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$</w:t>
      </w:r>
      <w:r w:rsidRPr="00E60ED9">
        <w:rPr>
          <w:rFonts w:ascii="Bookman Old Style"/>
          <w:i/>
        </w:rPr>
        <w:t>/</w:t>
      </w:r>
      <w:r w:rsidRPr="00E60ED9">
        <w:t>MMBtu,</w:t>
      </w:r>
      <w:r w:rsidRPr="00E60ED9">
        <w:rPr>
          <w:spacing w:val="-5"/>
        </w:rPr>
        <w:t xml:space="preserve"> </w:t>
      </w:r>
      <w:r w:rsidRPr="00E60ED9">
        <w:t>which</w:t>
      </w:r>
      <w:r w:rsidRPr="00E60ED9">
        <w:rPr>
          <w:spacing w:val="-6"/>
        </w:rPr>
        <w:t xml:space="preserve"> </w:t>
      </w:r>
      <w:r w:rsidRPr="00E60ED9">
        <w:t>is</w:t>
      </w:r>
      <w:r w:rsidRPr="00E60ED9">
        <w:rPr>
          <w:spacing w:val="-6"/>
        </w:rPr>
        <w:t xml:space="preserve"> </w:t>
      </w:r>
      <w:r w:rsidRPr="00E60ED9">
        <w:t>around</w:t>
      </w:r>
      <w:r w:rsidRPr="00E60ED9">
        <w:rPr>
          <w:spacing w:val="-6"/>
        </w:rPr>
        <w:t xml:space="preserve"> </w:t>
      </w:r>
      <w:r w:rsidRPr="00E60ED9">
        <w:t>double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production</w:t>
      </w:r>
      <w:r w:rsidRPr="00E60ED9">
        <w:rPr>
          <w:spacing w:val="-6"/>
        </w:rPr>
        <w:t xml:space="preserve"> </w:t>
      </w:r>
      <w:del w:id="1693" w:author="Author" w:date="2024-02-01T10:43:00Z">
        <w:r w:rsidR="00581875">
          <w:delText>costs</w:delText>
        </w:r>
      </w:del>
      <w:ins w:id="1694" w:author="Author" w:date="2024-02-01T10:43:00Z">
        <w:r w:rsidRPr="00E60ED9">
          <w:t>cost</w:t>
        </w:r>
      </w:ins>
      <w:r w:rsidRPr="00E60ED9">
        <w:t xml:space="preserve"> of</w:t>
      </w:r>
      <w:r w:rsidRPr="00E60ED9">
        <w:rPr>
          <w:spacing w:val="-14"/>
        </w:rPr>
        <w:t xml:space="preserve"> </w:t>
      </w:r>
      <w:r w:rsidRPr="00E60ED9">
        <w:t>Russian</w:t>
      </w:r>
      <w:r w:rsidRPr="00E60ED9">
        <w:rPr>
          <w:spacing w:val="-2"/>
        </w:rPr>
        <w:t xml:space="preserve"> </w:t>
      </w:r>
      <w:r w:rsidRPr="00E60ED9">
        <w:t>piped</w:t>
      </w:r>
      <w:r w:rsidRPr="00E60ED9">
        <w:rPr>
          <w:spacing w:val="-1"/>
        </w:rPr>
        <w:t xml:space="preserve"> </w:t>
      </w:r>
      <w:r w:rsidRPr="00E60ED9">
        <w:t>gas</w:t>
      </w:r>
      <w:hyperlink w:anchor="_bookmark117" w:history="1">
        <w:r w:rsidRPr="00E60ED9">
          <w:rPr>
            <w:rFonts w:ascii="Bookman Old Style"/>
            <w:vertAlign w:val="superscript"/>
          </w:rPr>
          <w:t>4</w:t>
        </w:r>
      </w:hyperlink>
      <w:r w:rsidRPr="00E60ED9">
        <w:rPr>
          <w:rFonts w:ascii="Bookman Old Style"/>
          <w:spacing w:val="-9"/>
        </w:rPr>
        <w:t xml:space="preserve"> </w:t>
      </w:r>
      <w:r w:rsidRPr="00E60ED9">
        <w:t>The</w:t>
      </w:r>
      <w:r w:rsidRPr="00E60ED9">
        <w:rPr>
          <w:spacing w:val="-1"/>
        </w:rPr>
        <w:t xml:space="preserve"> </w:t>
      </w:r>
      <w:del w:id="1695" w:author="Author" w:date="2024-02-01T10:43:00Z">
        <w:r w:rsidR="00581875">
          <w:delText>costs</w:delText>
        </w:r>
      </w:del>
      <w:ins w:id="1696" w:author="Author" w:date="2024-02-01T10:43:00Z">
        <w:r w:rsidRPr="00E60ED9">
          <w:t>cost</w:t>
        </w:r>
      </w:ins>
      <w:r w:rsidRPr="00E60ED9">
        <w:rPr>
          <w:spacing w:val="-1"/>
        </w:rPr>
        <w:t xml:space="preserve"> </w:t>
      </w:r>
      <w:r w:rsidRPr="00E60ED9">
        <w:t>of</w:t>
      </w:r>
      <w:r w:rsidRPr="00E60ED9">
        <w:rPr>
          <w:spacing w:val="-1"/>
        </w:rPr>
        <w:t xml:space="preserve"> </w:t>
      </w:r>
      <w:r w:rsidRPr="00E60ED9">
        <w:t>carbon</w:t>
      </w:r>
      <w:r w:rsidRPr="00E60ED9">
        <w:rPr>
          <w:spacing w:val="-1"/>
        </w:rPr>
        <w:t xml:space="preserve"> </w:t>
      </w:r>
      <w:r w:rsidRPr="00E60ED9">
        <w:t>capture</w:t>
      </w:r>
      <w:r w:rsidRPr="00E60ED9">
        <w:rPr>
          <w:spacing w:val="-1"/>
        </w:rPr>
        <w:t xml:space="preserve"> </w:t>
      </w:r>
      <w:r w:rsidRPr="00E60ED9">
        <w:t>and</w:t>
      </w:r>
      <w:r w:rsidRPr="00E60ED9">
        <w:rPr>
          <w:spacing w:val="-1"/>
        </w:rPr>
        <w:t xml:space="preserve"> </w:t>
      </w:r>
      <w:r w:rsidRPr="00E60ED9">
        <w:t>storage</w:t>
      </w:r>
      <w:r w:rsidRPr="00E60ED9">
        <w:rPr>
          <w:spacing w:val="-1"/>
        </w:rPr>
        <w:t xml:space="preserve"> </w:t>
      </w:r>
      <w:del w:id="1697" w:author="Author" w:date="2024-02-01T10:43:00Z">
        <w:r w:rsidR="00581875">
          <w:delText>are</w:delText>
        </w:r>
      </w:del>
      <w:ins w:id="1698" w:author="Author" w:date="2024-02-01T10:43:00Z">
        <w:r w:rsidR="00A42194">
          <w:t>is</w:t>
        </w:r>
      </w:ins>
      <w:r w:rsidR="00A42194" w:rsidRPr="00E60ED9">
        <w:rPr>
          <w:spacing w:val="-1"/>
        </w:rPr>
        <w:t xml:space="preserve"> </w:t>
      </w:r>
      <w:r w:rsidRPr="00E60ED9">
        <w:t>assumed</w:t>
      </w:r>
      <w:r w:rsidRPr="00E60ED9">
        <w:rPr>
          <w:spacing w:val="-1"/>
        </w:rPr>
        <w:t xml:space="preserve"> </w:t>
      </w:r>
      <w:r w:rsidRPr="00E60ED9">
        <w:t>to</w:t>
      </w:r>
      <w:r w:rsidRPr="00E60ED9">
        <w:rPr>
          <w:spacing w:val="-2"/>
        </w:rPr>
        <w:t xml:space="preserve"> </w:t>
      </w:r>
      <w:r w:rsidRPr="00E60ED9">
        <w:t>be</w:t>
      </w:r>
      <w:r w:rsidRPr="00E60ED9">
        <w:rPr>
          <w:spacing w:val="-1"/>
        </w:rPr>
        <w:t xml:space="preserve"> </w:t>
      </w:r>
      <w:r w:rsidRPr="00E60ED9">
        <w:t>138</w:t>
      </w:r>
      <w:del w:id="1699" w:author="Author" w:date="2024-02-01T10:43:00Z">
        <w:r w:rsidR="00581875">
          <w:rPr>
            <w:spacing w:val="-14"/>
          </w:rPr>
          <w:delText xml:space="preserve"> </w:delText>
        </w:r>
      </w:del>
      <w:r w:rsidRPr="00E60ED9">
        <w:t>$</w:t>
      </w:r>
      <w:r w:rsidRPr="00E60ED9">
        <w:rPr>
          <w:rFonts w:ascii="Bookman Old Style"/>
          <w:i/>
        </w:rPr>
        <w:t>/</w:t>
      </w:r>
      <w:r w:rsidRPr="00E60ED9">
        <w:t>tCO2</w:t>
      </w:r>
      <w:r w:rsidRPr="00E60ED9">
        <w:rPr>
          <w:spacing w:val="-1"/>
        </w:rPr>
        <w:t xml:space="preserve"> </w:t>
      </w:r>
      <w:hyperlink w:anchor="_bookmark110" w:history="1">
        <w:r w:rsidRPr="00E60ED9">
          <w:t>[70].</w:t>
        </w:r>
      </w:hyperlink>
      <w:r w:rsidRPr="00E60ED9">
        <w:rPr>
          <w:spacing w:val="19"/>
        </w:rPr>
        <w:t xml:space="preserve"> </w:t>
      </w:r>
      <w:r w:rsidRPr="00E60ED9">
        <w:t>The content of CO</w:t>
      </w:r>
      <w:r w:rsidRPr="003741D5">
        <w:rPr>
          <w:vertAlign w:val="subscript"/>
        </w:rPr>
        <w:t>2</w:t>
      </w:r>
      <w:r w:rsidRPr="00E60ED9">
        <w:t xml:space="preserve"> in LNG is assumed to be 0</w:t>
      </w:r>
      <w:r w:rsidRPr="00E60ED9">
        <w:rPr>
          <w:rFonts w:ascii="Bookman Old Style"/>
          <w:i/>
        </w:rPr>
        <w:t>.</w:t>
      </w:r>
      <w:r w:rsidRPr="00E60ED9">
        <w:t>053</w:t>
      </w:r>
      <w:r w:rsidRPr="00E60ED9">
        <w:rPr>
          <w:spacing w:val="-14"/>
        </w:rPr>
        <w:t xml:space="preserve"> </w:t>
      </w:r>
      <w:r w:rsidRPr="00E60ED9">
        <w:t>tCO2</w:t>
      </w:r>
      <w:r w:rsidRPr="00E60ED9">
        <w:rPr>
          <w:rFonts w:ascii="Bookman Old Style"/>
          <w:i/>
        </w:rPr>
        <w:t>/</w:t>
      </w:r>
      <w:r w:rsidRPr="00E60ED9">
        <w:t>MMBtu.</w:t>
      </w:r>
      <w:hyperlink w:anchor="_bookmark118" w:history="1">
        <w:r w:rsidRPr="00E60ED9">
          <w:rPr>
            <w:rFonts w:ascii="Bookman Old Style"/>
            <w:vertAlign w:val="superscript"/>
          </w:rPr>
          <w:t>5</w:t>
        </w:r>
      </w:hyperlink>
      <w:r w:rsidRPr="00E60ED9">
        <w:rPr>
          <w:rFonts w:ascii="Bookman Old Style"/>
          <w:spacing w:val="40"/>
        </w:rPr>
        <w:t xml:space="preserve"> </w:t>
      </w:r>
      <w:r w:rsidRPr="00E60ED9">
        <w:t>Based on the historical natural gas production</w:t>
      </w:r>
      <w:r w:rsidRPr="00E60ED9">
        <w:rPr>
          <w:spacing w:val="-6"/>
        </w:rPr>
        <w:t xml:space="preserve"> </w:t>
      </w:r>
      <w:r w:rsidRPr="00E60ED9">
        <w:t>in</w:t>
      </w:r>
      <w:r w:rsidRPr="00E60ED9">
        <w:rPr>
          <w:spacing w:val="-6"/>
        </w:rPr>
        <w:t xml:space="preserve"> </w:t>
      </w:r>
      <w:r w:rsidRPr="00E60ED9">
        <w:t>Europe,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del w:id="1700" w:author="Author" w:date="2024-02-01T10:43:00Z">
        <w:r w:rsidR="00581875">
          <w:delText>max</w:delText>
        </w:r>
      </w:del>
      <w:ins w:id="1701" w:author="Author" w:date="2024-02-01T10:43:00Z">
        <w:r w:rsidRPr="00E60ED9">
          <w:t>max</w:t>
        </w:r>
        <w:r w:rsidR="00A42194">
          <w:t>imum</w:t>
        </w:r>
      </w:ins>
      <w:r w:rsidRPr="00E60ED9">
        <w:rPr>
          <w:spacing w:val="-6"/>
        </w:rPr>
        <w:t xml:space="preserve"> </w:t>
      </w:r>
      <w:r w:rsidRPr="00E60ED9">
        <w:t>capacity</w:t>
      </w:r>
      <w:r w:rsidRPr="00E60ED9">
        <w:rPr>
          <w:spacing w:val="-6"/>
        </w:rPr>
        <w:t xml:space="preserve"> </w:t>
      </w:r>
      <w:r w:rsidRPr="00E60ED9">
        <w:t>of</w:t>
      </w:r>
      <w:r w:rsidRPr="00E60ED9">
        <w:rPr>
          <w:spacing w:val="-6"/>
        </w:rPr>
        <w:t xml:space="preserve"> </w:t>
      </w:r>
      <w:r w:rsidRPr="00E60ED9">
        <w:t>the</w:t>
      </w:r>
      <w:r w:rsidRPr="00E60ED9">
        <w:rPr>
          <w:spacing w:val="-6"/>
        </w:rPr>
        <w:t xml:space="preserve"> </w:t>
      </w:r>
      <w:r w:rsidRPr="00E60ED9">
        <w:t>European</w:t>
      </w:r>
      <w:r w:rsidRPr="00E60ED9">
        <w:rPr>
          <w:spacing w:val="-6"/>
        </w:rPr>
        <w:t xml:space="preserve"> </w:t>
      </w:r>
      <w:r w:rsidRPr="00E60ED9">
        <w:t>domestic</w:t>
      </w:r>
      <w:r w:rsidRPr="00E60ED9">
        <w:rPr>
          <w:spacing w:val="-6"/>
        </w:rPr>
        <w:t xml:space="preserve"> </w:t>
      </w:r>
      <w:r w:rsidRPr="00E60ED9">
        <w:t>production</w:t>
      </w:r>
      <w:r w:rsidRPr="00E60ED9">
        <w:rPr>
          <w:spacing w:val="-6"/>
        </w:rPr>
        <w:t xml:space="preserve"> </w:t>
      </w:r>
      <w:r w:rsidRPr="00E60ED9">
        <w:t>with</w:t>
      </w:r>
      <w:r w:rsidRPr="00E60ED9">
        <w:rPr>
          <w:spacing w:val="-6"/>
        </w:rPr>
        <w:t xml:space="preserve"> </w:t>
      </w:r>
      <w:r w:rsidRPr="00E60ED9">
        <w:t>carbon</w:t>
      </w:r>
      <w:r w:rsidRPr="00E60ED9">
        <w:rPr>
          <w:spacing w:val="-6"/>
        </w:rPr>
        <w:t xml:space="preserve"> </w:t>
      </w:r>
      <w:r w:rsidRPr="00E60ED9">
        <w:t>capture</w:t>
      </w:r>
      <w:r w:rsidRPr="00E60ED9">
        <w:rPr>
          <w:spacing w:val="-6"/>
        </w:rPr>
        <w:t xml:space="preserve"> </w:t>
      </w:r>
      <w:r w:rsidRPr="00E60ED9">
        <w:t>and storage</w:t>
      </w:r>
      <w:r w:rsidRPr="00E60ED9">
        <w:rPr>
          <w:spacing w:val="-13"/>
        </w:rPr>
        <w:t xml:space="preserve"> </w:t>
      </w:r>
      <w:r w:rsidRPr="00E60ED9">
        <w:t>(</w:t>
      </w:r>
      <w:r w:rsidRPr="00E60ED9">
        <w:rPr>
          <w:rFonts w:ascii="Bookman Old Style"/>
          <w:i/>
        </w:rPr>
        <w:t>Q</w:t>
      </w:r>
      <w:r w:rsidRPr="00E60ED9">
        <w:rPr>
          <w:rFonts w:ascii="Bookman Old Style"/>
          <w:i/>
          <w:vertAlign w:val="superscript"/>
        </w:rPr>
        <w:t>EDP</w:t>
      </w:r>
      <w:r w:rsidRPr="00E60ED9">
        <w:rPr>
          <w:rFonts w:ascii="Bookman Old Style"/>
          <w:i/>
          <w:spacing w:val="-33"/>
        </w:rPr>
        <w:t xml:space="preserve"> </w:t>
      </w:r>
      <w:r w:rsidRPr="00E60ED9">
        <w:t>)</w:t>
      </w:r>
      <w:r w:rsidRPr="00E60ED9">
        <w:rPr>
          <w:spacing w:val="-13"/>
        </w:rPr>
        <w:t xml:space="preserve"> </w:t>
      </w:r>
      <w:r w:rsidRPr="00E60ED9">
        <w:t>has</w:t>
      </w:r>
      <w:r w:rsidRPr="00E60ED9">
        <w:rPr>
          <w:spacing w:val="-13"/>
        </w:rPr>
        <w:t xml:space="preserve"> </w:t>
      </w:r>
      <w:r w:rsidRPr="00E60ED9">
        <w:t>been</w:t>
      </w:r>
      <w:r w:rsidRPr="00E60ED9">
        <w:rPr>
          <w:spacing w:val="-5"/>
        </w:rPr>
        <w:t xml:space="preserve"> </w:t>
      </w:r>
      <w:r w:rsidRPr="00E60ED9">
        <w:t>set</w:t>
      </w:r>
      <w:r w:rsidRPr="00E60ED9">
        <w:rPr>
          <w:spacing w:val="-2"/>
        </w:rPr>
        <w:t xml:space="preserve"> </w:t>
      </w:r>
      <w:r w:rsidRPr="00E60ED9">
        <w:t>to</w:t>
      </w:r>
      <w:r w:rsidRPr="00E60ED9">
        <w:rPr>
          <w:spacing w:val="-2"/>
        </w:rPr>
        <w:t xml:space="preserve"> </w:t>
      </w:r>
      <w:r w:rsidRPr="00E60ED9">
        <w:t>1</w:t>
      </w:r>
      <w:r w:rsidRPr="00E60ED9">
        <w:rPr>
          <w:spacing w:val="-19"/>
        </w:rPr>
        <w:t xml:space="preserve"> </w:t>
      </w:r>
      <w:r w:rsidRPr="00E60ED9">
        <w:t>236</w:t>
      </w:r>
      <w:r w:rsidRPr="00E60ED9">
        <w:rPr>
          <w:spacing w:val="-19"/>
        </w:rPr>
        <w:t xml:space="preserve"> </w:t>
      </w:r>
      <w:r w:rsidRPr="00E60ED9">
        <w:t>025</w:t>
      </w:r>
      <w:r w:rsidRPr="00E60ED9">
        <w:rPr>
          <w:spacing w:val="-19"/>
        </w:rPr>
        <w:t xml:space="preserve"> </w:t>
      </w:r>
      <w:r w:rsidRPr="00E60ED9">
        <w:t>000</w:t>
      </w:r>
      <w:r w:rsidRPr="00E60ED9">
        <w:rPr>
          <w:spacing w:val="-19"/>
        </w:rPr>
        <w:t xml:space="preserve"> </w:t>
      </w:r>
      <w:r w:rsidRPr="00E60ED9">
        <w:t>MMBtu</w:t>
      </w:r>
      <w:r w:rsidRPr="00E60ED9">
        <w:rPr>
          <w:rFonts w:ascii="Bookman Old Style"/>
          <w:i/>
        </w:rPr>
        <w:t>/</w:t>
      </w:r>
      <w:r w:rsidRPr="00E60ED9">
        <w:t>year</w:t>
      </w:r>
      <w:r w:rsidRPr="00E60ED9">
        <w:rPr>
          <w:spacing w:val="-3"/>
        </w:rPr>
        <w:t xml:space="preserve"> </w:t>
      </w:r>
      <w:hyperlink w:anchor="_bookmark111" w:history="1">
        <w:r w:rsidRPr="00E60ED9">
          <w:t>[71].</w:t>
        </w:r>
      </w:hyperlink>
      <w:r w:rsidRPr="00E60ED9">
        <w:rPr>
          <w:spacing w:val="22"/>
        </w:rPr>
        <w:t xml:space="preserve"> </w:t>
      </w:r>
      <w:r w:rsidRPr="00E60ED9">
        <w:t>This</w:t>
      </w:r>
      <w:r w:rsidRPr="00E60ED9">
        <w:rPr>
          <w:spacing w:val="-3"/>
        </w:rPr>
        <w:t xml:space="preserve"> </w:t>
      </w:r>
      <w:r w:rsidRPr="00E60ED9">
        <w:t>value</w:t>
      </w:r>
      <w:r w:rsidRPr="00E60ED9">
        <w:rPr>
          <w:spacing w:val="-2"/>
        </w:rPr>
        <w:t xml:space="preserve"> </w:t>
      </w:r>
      <w:r w:rsidRPr="00E60ED9">
        <w:t>is</w:t>
      </w:r>
      <w:r w:rsidRPr="00E60ED9">
        <w:rPr>
          <w:spacing w:val="-2"/>
        </w:rPr>
        <w:t xml:space="preserve"> </w:t>
      </w:r>
      <w:r w:rsidRPr="00E60ED9">
        <w:t>approximately</w:t>
      </w:r>
      <w:r w:rsidRPr="00E60ED9">
        <w:rPr>
          <w:spacing w:val="-3"/>
        </w:rPr>
        <w:t xml:space="preserve"> </w:t>
      </w:r>
      <w:r w:rsidRPr="00E60ED9">
        <w:t>equal</w:t>
      </w:r>
      <w:r w:rsidRPr="00E60ED9">
        <w:rPr>
          <w:spacing w:val="-2"/>
        </w:rPr>
        <w:t xml:space="preserve"> </w:t>
      </w:r>
      <w:r w:rsidRPr="00E60ED9">
        <w:t>to</w:t>
      </w:r>
      <w:r w:rsidRPr="00E60ED9">
        <w:rPr>
          <w:spacing w:val="-3"/>
        </w:rPr>
        <w:t xml:space="preserve"> </w:t>
      </w:r>
      <w:r w:rsidRPr="00E60ED9">
        <w:rPr>
          <w:spacing w:val="-5"/>
        </w:rPr>
        <w:t>the</w:t>
      </w:r>
    </w:p>
    <w:p w14:paraId="399A695D" w14:textId="77777777" w:rsidR="007F257B" w:rsidRPr="00E60ED9" w:rsidRDefault="00FF3C28">
      <w:pPr>
        <w:spacing w:before="23" w:line="177" w:lineRule="auto"/>
        <w:ind w:left="111" w:right="608"/>
        <w:jc w:val="both"/>
      </w:pPr>
      <w:proofErr w:type="gramStart"/>
      <w:r w:rsidRPr="00E60ED9">
        <w:t>total</w:t>
      </w:r>
      <w:proofErr w:type="gramEnd"/>
      <w:r w:rsidRPr="00E60ED9">
        <w:rPr>
          <w:spacing w:val="-14"/>
        </w:rPr>
        <w:t xml:space="preserve"> </w:t>
      </w:r>
      <w:r w:rsidRPr="00E60ED9">
        <w:t>European</w:t>
      </w:r>
      <w:r w:rsidRPr="00E60ED9">
        <w:rPr>
          <w:spacing w:val="-9"/>
        </w:rPr>
        <w:t xml:space="preserve"> </w:t>
      </w:r>
      <w:r w:rsidRPr="00E60ED9">
        <w:t>demand</w:t>
      </w:r>
      <w:r w:rsidRPr="00E60ED9">
        <w:rPr>
          <w:spacing w:val="-9"/>
        </w:rPr>
        <w:t xml:space="preserve"> </w:t>
      </w:r>
      <w:r w:rsidRPr="00E60ED9">
        <w:t>in</w:t>
      </w:r>
      <w:r w:rsidRPr="00E60ED9">
        <w:rPr>
          <w:spacing w:val="-9"/>
        </w:rPr>
        <w:t xml:space="preserve"> </w:t>
      </w:r>
      <w:r w:rsidRPr="00E60ED9">
        <w:t>the</w:t>
      </w:r>
      <w:r w:rsidRPr="00E60ED9">
        <w:rPr>
          <w:spacing w:val="-10"/>
        </w:rPr>
        <w:t xml:space="preserve"> </w:t>
      </w:r>
      <w:r w:rsidRPr="00E60ED9">
        <w:rPr>
          <w:rFonts w:ascii="Euclid"/>
          <w:i/>
        </w:rPr>
        <w:t>Net</w:t>
      </w:r>
      <w:r w:rsidRPr="00E60ED9">
        <w:rPr>
          <w:rFonts w:ascii="Euclid"/>
          <w:i/>
          <w:spacing w:val="-19"/>
        </w:rPr>
        <w:t xml:space="preserve"> </w:t>
      </w:r>
      <w:r w:rsidRPr="00E60ED9">
        <w:rPr>
          <w:rFonts w:ascii="Euclid"/>
          <w:i/>
        </w:rPr>
        <w:t>Zero</w:t>
      </w:r>
      <w:r w:rsidRPr="00E60ED9">
        <w:rPr>
          <w:rFonts w:ascii="Euclid"/>
          <w:i/>
          <w:spacing w:val="-18"/>
        </w:rPr>
        <w:t xml:space="preserve"> </w:t>
      </w:r>
      <w:r w:rsidRPr="00E60ED9">
        <w:t>scenario</w:t>
      </w:r>
      <w:r w:rsidRPr="00E60ED9">
        <w:rPr>
          <w:spacing w:val="-9"/>
        </w:rPr>
        <w:t xml:space="preserve"> </w:t>
      </w:r>
      <w:r w:rsidRPr="00E60ED9">
        <w:t>and</w:t>
      </w:r>
      <w:r w:rsidRPr="00E60ED9">
        <w:rPr>
          <w:spacing w:val="-9"/>
        </w:rPr>
        <w:t xml:space="preserve"> </w:t>
      </w:r>
      <w:r w:rsidRPr="00E60ED9">
        <w:t>around</w:t>
      </w:r>
      <w:r w:rsidRPr="00E60ED9">
        <w:rPr>
          <w:spacing w:val="-9"/>
        </w:rPr>
        <w:t xml:space="preserve"> </w:t>
      </w:r>
      <w:r w:rsidRPr="00E60ED9">
        <w:t>one-quarter</w:t>
      </w:r>
      <w:r w:rsidRPr="00E60ED9">
        <w:rPr>
          <w:spacing w:val="-9"/>
        </w:rPr>
        <w:t xml:space="preserve"> </w:t>
      </w:r>
      <w:r w:rsidRPr="00E60ED9">
        <w:t>of</w:t>
      </w:r>
      <w:r w:rsidRPr="00E60ED9">
        <w:rPr>
          <w:spacing w:val="-9"/>
        </w:rPr>
        <w:t xml:space="preserve"> </w:t>
      </w:r>
      <w:r w:rsidRPr="00E60ED9">
        <w:t>the</w:t>
      </w:r>
      <w:r w:rsidRPr="00E60ED9">
        <w:rPr>
          <w:spacing w:val="-9"/>
        </w:rPr>
        <w:t xml:space="preserve"> </w:t>
      </w:r>
      <w:r w:rsidRPr="00E60ED9">
        <w:t>total</w:t>
      </w:r>
      <w:r w:rsidRPr="00E60ED9">
        <w:rPr>
          <w:spacing w:val="-9"/>
        </w:rPr>
        <w:t xml:space="preserve"> </w:t>
      </w:r>
      <w:r w:rsidRPr="00E60ED9">
        <w:t>European</w:t>
      </w:r>
      <w:r w:rsidRPr="00E60ED9">
        <w:rPr>
          <w:spacing w:val="-9"/>
        </w:rPr>
        <w:t xml:space="preserve"> </w:t>
      </w:r>
      <w:r w:rsidRPr="00E60ED9">
        <w:t xml:space="preserve">demand in the </w:t>
      </w:r>
      <w:r w:rsidRPr="00E60ED9">
        <w:rPr>
          <w:rFonts w:ascii="Euclid"/>
          <w:i/>
        </w:rPr>
        <w:t xml:space="preserve">Persisting Fossil Demand </w:t>
      </w:r>
      <w:r w:rsidRPr="00E60ED9">
        <w:t>scenario.</w:t>
      </w:r>
    </w:p>
    <w:p w14:paraId="73C8E6C1" w14:textId="77777777" w:rsidR="007F257B" w:rsidRPr="00E60ED9" w:rsidRDefault="007F257B">
      <w:pPr>
        <w:pStyle w:val="Textkrper"/>
        <w:rPr>
          <w:sz w:val="20"/>
        </w:rPr>
      </w:pPr>
    </w:p>
    <w:p w14:paraId="7D496F5F" w14:textId="77777777" w:rsidR="007F257B" w:rsidRPr="00E60ED9" w:rsidRDefault="00FF3C28">
      <w:pPr>
        <w:pStyle w:val="Textkrper"/>
        <w:spacing w:before="53"/>
        <w:rPr>
          <w:sz w:val="20"/>
        </w:rPr>
      </w:pPr>
      <w:r w:rsidRPr="00E60ED9"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2C0FA2D2" wp14:editId="6EE616EC">
                <wp:simplePos x="0" y="0"/>
                <wp:positionH relativeFrom="page">
                  <wp:posOffset>731519</wp:posOffset>
                </wp:positionH>
                <wp:positionV relativeFrom="paragraph">
                  <wp:posOffset>207325</wp:posOffset>
                </wp:positionV>
                <wp:extent cx="2524125" cy="1270"/>
                <wp:effectExtent l="0" t="0" r="0" b="0"/>
                <wp:wrapTopAndBottom/>
                <wp:docPr id="1529" name="Graphic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4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4125">
                              <a:moveTo>
                                <a:pt x="0" y="0"/>
                              </a:moveTo>
                              <a:lnTo>
                                <a:pt x="252370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75399" id="Graphic 882" o:spid="_x0000_s1026" style="position:absolute;margin-left:57.6pt;margin-top:16.3pt;width:198.75pt;height:.1pt;z-index:-1565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4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" path="m,l2523705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05429A0F" w14:textId="77777777" w:rsidR="007F257B" w:rsidRPr="00E60ED9" w:rsidRDefault="00FF3C28">
      <w:pPr>
        <w:spacing w:before="50"/>
        <w:ind w:left="297"/>
        <w:rPr>
          <w:rFonts w:ascii="Bookman Old Style"/>
          <w:sz w:val="12"/>
        </w:rPr>
      </w:pPr>
      <w:r w:rsidRPr="00E60ED9">
        <w:rPr>
          <w:rFonts w:ascii="Lucida Handwriting"/>
          <w:position w:val="5"/>
          <w:sz w:val="10"/>
        </w:rPr>
        <w:t>4</w:t>
      </w:r>
      <w:r w:rsidRPr="00E60ED9">
        <w:rPr>
          <w:rFonts w:ascii="Lucida Handwriting"/>
          <w:spacing w:val="-3"/>
          <w:position w:val="5"/>
          <w:sz w:val="10"/>
        </w:rPr>
        <w:t xml:space="preserve"> </w:t>
      </w:r>
      <w:bookmarkStart w:id="1702" w:name="_bookmark117"/>
      <w:bookmarkEnd w:id="1702"/>
      <w:del w:id="1703" w:author="Author" w:date="2024-02-01T10:43:00Z">
        <w:r w:rsidR="00581875">
          <w:rPr>
            <w:rFonts w:ascii="Bookman Old Style"/>
            <w:sz w:val="12"/>
          </w:rPr>
          <w:delText>Production</w:delText>
        </w:r>
        <w:r w:rsidR="00581875">
          <w:rPr>
            <w:rFonts w:ascii="Bookman Old Style"/>
            <w:spacing w:val="72"/>
            <w:sz w:val="12"/>
          </w:rPr>
          <w:delText xml:space="preserve"> </w:delText>
        </w:r>
        <w:r w:rsidR="00581875">
          <w:rPr>
            <w:rFonts w:ascii="Bookman Old Style"/>
            <w:sz w:val="12"/>
          </w:rPr>
          <w:delText>costs</w:delText>
        </w:r>
      </w:del>
      <w:ins w:id="1704" w:author="Author" w:date="2024-02-01T10:43:00Z">
        <w:r w:rsidR="00A42194">
          <w:rPr>
            <w:rFonts w:ascii="Bookman Old Style"/>
            <w:sz w:val="12"/>
          </w:rPr>
          <w:t>The p</w:t>
        </w:r>
        <w:r w:rsidRPr="00E60ED9">
          <w:rPr>
            <w:rFonts w:ascii="Bookman Old Style"/>
            <w:sz w:val="12"/>
          </w:rPr>
          <w:t>roduction</w:t>
        </w:r>
        <w:r w:rsidRPr="00E60ED9">
          <w:rPr>
            <w:rFonts w:ascii="Bookman Old Style"/>
            <w:spacing w:val="72"/>
            <w:sz w:val="12"/>
          </w:rPr>
          <w:t xml:space="preserve"> </w:t>
        </w:r>
        <w:r w:rsidRPr="00E60ED9">
          <w:rPr>
            <w:rFonts w:ascii="Bookman Old Style"/>
            <w:sz w:val="12"/>
          </w:rPr>
          <w:t>cost</w:t>
        </w:r>
      </w:ins>
      <w:r w:rsidRPr="00E60ED9">
        <w:rPr>
          <w:rFonts w:ascii="Bookman Old Style"/>
          <w:spacing w:val="71"/>
          <w:sz w:val="12"/>
        </w:rPr>
        <w:t xml:space="preserve"> </w:t>
      </w:r>
      <w:r w:rsidRPr="00E60ED9">
        <w:rPr>
          <w:rFonts w:ascii="Bookman Old Style"/>
          <w:sz w:val="12"/>
        </w:rPr>
        <w:t>of</w:t>
      </w:r>
      <w:r w:rsidRPr="00E60ED9">
        <w:rPr>
          <w:rFonts w:ascii="Bookman Old Style"/>
          <w:spacing w:val="68"/>
          <w:sz w:val="12"/>
        </w:rPr>
        <w:t xml:space="preserve"> </w:t>
      </w:r>
      <w:r w:rsidRPr="00E60ED9">
        <w:rPr>
          <w:rFonts w:ascii="Bookman Old Style"/>
          <w:sz w:val="12"/>
        </w:rPr>
        <w:t>Russian</w:t>
      </w:r>
      <w:r w:rsidRPr="00E60ED9">
        <w:rPr>
          <w:rFonts w:ascii="Bookman Old Style"/>
          <w:spacing w:val="72"/>
          <w:sz w:val="12"/>
        </w:rPr>
        <w:t xml:space="preserve"> </w:t>
      </w:r>
      <w:r w:rsidRPr="00E60ED9">
        <w:rPr>
          <w:rFonts w:ascii="Bookman Old Style"/>
          <w:sz w:val="12"/>
        </w:rPr>
        <w:t>piped</w:t>
      </w:r>
      <w:r w:rsidRPr="00E60ED9">
        <w:rPr>
          <w:rFonts w:ascii="Bookman Old Style"/>
          <w:spacing w:val="72"/>
          <w:sz w:val="12"/>
        </w:rPr>
        <w:t xml:space="preserve"> </w:t>
      </w:r>
      <w:r w:rsidRPr="00E60ED9">
        <w:rPr>
          <w:rFonts w:ascii="Bookman Old Style"/>
          <w:sz w:val="12"/>
        </w:rPr>
        <w:t>gas</w:t>
      </w:r>
      <w:r w:rsidRPr="00E60ED9">
        <w:rPr>
          <w:rFonts w:ascii="Bookman Old Style"/>
          <w:spacing w:val="71"/>
          <w:sz w:val="12"/>
        </w:rPr>
        <w:t xml:space="preserve"> </w:t>
      </w:r>
      <w:r w:rsidRPr="00E60ED9">
        <w:rPr>
          <w:rFonts w:ascii="Bookman Old Style"/>
          <w:sz w:val="12"/>
        </w:rPr>
        <w:t>is</w:t>
      </w:r>
      <w:r w:rsidRPr="00E60ED9">
        <w:rPr>
          <w:rFonts w:ascii="Bookman Old Style"/>
          <w:spacing w:val="72"/>
          <w:sz w:val="12"/>
        </w:rPr>
        <w:t xml:space="preserve"> </w:t>
      </w:r>
      <w:r w:rsidRPr="00E60ED9">
        <w:rPr>
          <w:rFonts w:ascii="Bookman Old Style"/>
          <w:sz w:val="12"/>
        </w:rPr>
        <w:t>estimated</w:t>
      </w:r>
      <w:r w:rsidRPr="00E60ED9">
        <w:rPr>
          <w:rFonts w:ascii="Bookman Old Style"/>
          <w:spacing w:val="71"/>
          <w:sz w:val="12"/>
        </w:rPr>
        <w:t xml:space="preserve"> </w:t>
      </w:r>
      <w:del w:id="1705" w:author="Author" w:date="2024-02-01T10:43:00Z">
        <w:r w:rsidR="00581875">
          <w:rPr>
            <w:rFonts w:ascii="Bookman Old Style"/>
            <w:sz w:val="12"/>
          </w:rPr>
          <w:delText>by</w:delText>
        </w:r>
      </w:del>
      <w:ins w:id="1706" w:author="Author" w:date="2024-02-01T10:43:00Z">
        <w:r w:rsidR="00A42194">
          <w:rPr>
            <w:rFonts w:ascii="Bookman Old Style"/>
            <w:sz w:val="12"/>
          </w:rPr>
          <w:t>to be</w:t>
        </w:r>
      </w:ins>
      <w:r w:rsidR="00A42194" w:rsidRPr="00E60ED9">
        <w:rPr>
          <w:rFonts w:ascii="Bookman Old Style"/>
          <w:spacing w:val="72"/>
          <w:sz w:val="12"/>
        </w:rPr>
        <w:t xml:space="preserve"> </w:t>
      </w:r>
      <w:r w:rsidRPr="00E60ED9">
        <w:rPr>
          <w:rFonts w:ascii="Bookman Old Style"/>
          <w:sz w:val="12"/>
        </w:rPr>
        <w:t>0</w:t>
      </w:r>
      <w:r w:rsidRPr="00E60ED9">
        <w:rPr>
          <w:rFonts w:ascii="Trebuchet MS"/>
          <w:i/>
          <w:sz w:val="12"/>
        </w:rPr>
        <w:t>.</w:t>
      </w:r>
      <w:r w:rsidRPr="00E60ED9">
        <w:rPr>
          <w:rFonts w:ascii="Bookman Old Style"/>
          <w:sz w:val="12"/>
        </w:rPr>
        <w:t>75</w:t>
      </w:r>
      <w:del w:id="1707" w:author="Author" w:date="2024-02-01T10:43:00Z">
        <w:r w:rsidR="00581875">
          <w:rPr>
            <w:rFonts w:ascii="Bookman Old Style"/>
            <w:spacing w:val="40"/>
            <w:sz w:val="12"/>
          </w:rPr>
          <w:delText xml:space="preserve"> </w:delText>
        </w:r>
      </w:del>
      <w:r w:rsidRPr="00E60ED9">
        <w:rPr>
          <w:rFonts w:ascii="Bookman Old Style"/>
          <w:sz w:val="12"/>
        </w:rPr>
        <w:t>$</w:t>
      </w:r>
      <w:r w:rsidRPr="00E60ED9">
        <w:rPr>
          <w:rFonts w:ascii="Trebuchet MS"/>
          <w:i/>
          <w:sz w:val="12"/>
        </w:rPr>
        <w:t>/</w:t>
      </w:r>
      <w:r w:rsidRPr="00E60ED9">
        <w:rPr>
          <w:rFonts w:ascii="Bookman Old Style"/>
          <w:sz w:val="12"/>
        </w:rPr>
        <w:t>MMBtu</w:t>
      </w:r>
      <w:r w:rsidRPr="00E60ED9">
        <w:rPr>
          <w:rFonts w:ascii="Bookman Old Style"/>
          <w:spacing w:val="71"/>
          <w:sz w:val="12"/>
        </w:rPr>
        <w:t xml:space="preserve"> </w:t>
      </w:r>
      <w:r w:rsidRPr="00E60ED9">
        <w:rPr>
          <w:rFonts w:ascii="Bookman Old Style"/>
          <w:sz w:val="12"/>
        </w:rPr>
        <w:t>(</w:t>
      </w:r>
      <w:hyperlink r:id="rId56">
        <w:r w:rsidRPr="00E60ED9">
          <w:rPr>
            <w:rFonts w:ascii="Georgia"/>
            <w:sz w:val="12"/>
          </w:rPr>
          <w:t>https://ceenergynews.com/voices/the-myth-and-reality-behind-high-european-energy-</w:t>
        </w:r>
        <w:r w:rsidRPr="00E60ED9">
          <w:rPr>
            <w:rFonts w:ascii="Georgia"/>
            <w:spacing w:val="-2"/>
            <w:sz w:val="12"/>
          </w:rPr>
          <w:t>prices/</w:t>
        </w:r>
      </w:hyperlink>
      <w:r w:rsidRPr="00E60ED9">
        <w:rPr>
          <w:rFonts w:ascii="Bookman Old Style"/>
          <w:spacing w:val="-2"/>
          <w:sz w:val="12"/>
        </w:rPr>
        <w:t>).</w:t>
      </w:r>
    </w:p>
    <w:p w14:paraId="671CDF61" w14:textId="77777777" w:rsidR="007F257B" w:rsidRPr="00E60ED9" w:rsidRDefault="00FF3C28">
      <w:pPr>
        <w:spacing w:before="12"/>
        <w:ind w:left="297"/>
        <w:rPr>
          <w:rFonts w:ascii="Georgia"/>
          <w:sz w:val="12"/>
        </w:rPr>
      </w:pPr>
      <w:proofErr w:type="gramStart"/>
      <w:r w:rsidRPr="00E60ED9">
        <w:rPr>
          <w:rFonts w:ascii="Lucida Handwriting"/>
          <w:position w:val="5"/>
          <w:sz w:val="10"/>
        </w:rPr>
        <w:lastRenderedPageBreak/>
        <w:t>5</w:t>
      </w:r>
      <w:r w:rsidRPr="00E60ED9">
        <w:rPr>
          <w:rFonts w:ascii="Lucida Handwriting"/>
          <w:spacing w:val="36"/>
          <w:position w:val="5"/>
          <w:sz w:val="10"/>
        </w:rPr>
        <w:t xml:space="preserve">  </w:t>
      </w:r>
      <w:bookmarkStart w:id="1708" w:name="_bookmark118"/>
      <w:bookmarkEnd w:id="1708"/>
      <w:proofErr w:type="gramEnd"/>
      <w:r w:rsidRPr="00E60ED9">
        <w:fldChar w:fldCharType="begin"/>
      </w:r>
      <w:r w:rsidRPr="00E60ED9">
        <w:instrText xml:space="preserve"> HYPERLINK "https://www.eia.gov/environment/emissions/co2_vol_mass.php" \h </w:instrText>
      </w:r>
      <w:r w:rsidRPr="00E60ED9">
        <w:fldChar w:fldCharType="separate"/>
      </w:r>
      <w:r w:rsidRPr="00E60ED9">
        <w:rPr>
          <w:rFonts w:ascii="Georgia"/>
          <w:spacing w:val="-2"/>
          <w:sz w:val="12"/>
        </w:rPr>
        <w:t>https://www.eia.gov/environment/emissions/co2_vol_mass.php</w:t>
      </w:r>
      <w:r w:rsidRPr="00E60ED9">
        <w:rPr>
          <w:rFonts w:ascii="Georgia"/>
          <w:spacing w:val="-2"/>
          <w:sz w:val="12"/>
        </w:rPr>
        <w:fldChar w:fldCharType="end"/>
      </w:r>
    </w:p>
    <w:sectPr w:rsidR="007F257B" w:rsidRPr="00E60ED9">
      <w:pgSz w:w="12240" w:h="15840"/>
      <w:pgMar w:top="1120" w:right="540" w:bottom="700" w:left="1040" w:header="0" w:footer="51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5" w:author="Author" w:date="2024-02-01T11:21:00Z" w:initials="A">
    <w:p w14:paraId="0D17F11C" w14:textId="77777777" w:rsidR="009D3118" w:rsidRDefault="009D3118" w:rsidP="003741D5">
      <w:pPr>
        <w:pStyle w:val="Kommentartext"/>
      </w:pPr>
      <w:r>
        <w:fldChar w:fldCharType="begin"/>
      </w:r>
      <w:r>
        <w:rPr>
          <w:rStyle w:val="Kommentarzeichen"/>
        </w:rPr>
        <w:instrText xml:space="preserve"> </w:instrText>
      </w:r>
      <w:r>
        <w:instrText>PAGE \# "'Page: '#'</w:instrText>
      </w:r>
      <w:r>
        <w:br/>
        <w:instrText>'"</w:instrText>
      </w:r>
      <w:r>
        <w:rPr>
          <w:rStyle w:val="Kommentarzeichen"/>
        </w:rPr>
        <w:instrText xml:space="preserve"> </w:instrText>
      </w:r>
      <w:r>
        <w:fldChar w:fldCharType="end"/>
      </w:r>
      <w:r>
        <w:rPr>
          <w:rStyle w:val="Kommentarzeichen"/>
        </w:rPr>
        <w:annotationRef/>
      </w:r>
      <w:r>
        <w:t>Remark:</w:t>
      </w:r>
      <w:r w:rsidRPr="003741D5">
        <w:t xml:space="preserve"> </w:t>
      </w:r>
      <w:r>
        <w:t>The term “while” is used when we have two continuous actions taking place at the same time wherein the terms “whereas” is used for showing a fact that is different.</w:t>
      </w:r>
    </w:p>
    <w:p w14:paraId="6A8970BC" w14:textId="77777777" w:rsidR="009D3118" w:rsidRDefault="009D3118" w:rsidP="003741D5">
      <w:pPr>
        <w:pStyle w:val="Kommentartext"/>
      </w:pPr>
      <w:r>
        <w:t>Note that these two words are not interchangeable.</w:t>
      </w:r>
    </w:p>
  </w:comment>
  <w:comment w:id="132" w:author="Author" w:date="2024-02-01T11:21:00Z" w:initials="A">
    <w:p w14:paraId="35B6CF46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This sentence is incomplete.</w:t>
      </w:r>
    </w:p>
  </w:comment>
  <w:comment w:id="133" w:author="Author" w:date="2024-02-01T11:21:00Z" w:initials="A">
    <w:p w14:paraId="413A9309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Please clarify who these authors are.</w:t>
      </w:r>
    </w:p>
  </w:comment>
  <w:comment w:id="136" w:author="Author" w:date="2024-02-01T11:21:00Z" w:initials="A">
    <w:p w14:paraId="7F279B9B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 xml:space="preserve">Remark: </w:t>
      </w:r>
      <w:r>
        <w:rPr>
          <w:rStyle w:val="Kommentarzeichen"/>
        </w:rPr>
        <w:annotationRef/>
      </w:r>
      <w:r>
        <w:t>Please clarify who these authors are.</w:t>
      </w:r>
    </w:p>
  </w:comment>
  <w:comment w:id="248" w:author="Author" w:date="2024-02-01T11:21:00Z" w:initials="A">
    <w:p w14:paraId="2D897342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Please check this phrase for clarity.</w:t>
      </w:r>
    </w:p>
  </w:comment>
  <w:comment w:id="271" w:author="Author" w:date="2024-02-01T11:21:00Z" w:initials="A">
    <w:p w14:paraId="0D177ED3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Please check if this can be changed to “researchers.”</w:t>
      </w:r>
    </w:p>
  </w:comment>
  <w:comment w:id="325" w:author="Author" w:date="2024-02-01T11:22:00Z" w:initials="A">
    <w:p w14:paraId="596921F1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Please check if this should be set to upright.</w:t>
      </w:r>
    </w:p>
  </w:comment>
  <w:comment w:id="327" w:author="Author" w:date="2024-02-01T11:22:00Z" w:initials="A">
    <w:p w14:paraId="31480AB8" w14:textId="77777777" w:rsidR="009D3118" w:rsidRDefault="009D3118">
      <w:pPr>
        <w:pStyle w:val="Kommentartext"/>
      </w:pPr>
      <w:r>
        <w:fldChar w:fldCharType="begin"/>
      </w:r>
      <w:r>
        <w:rPr>
          <w:rStyle w:val="Kommentarzeichen"/>
        </w:rPr>
        <w:instrText xml:space="preserve"> </w:instrText>
      </w:r>
      <w:r>
        <w:instrText>PAGE \# "'Page: '#'</w:instrText>
      </w:r>
      <w:r>
        <w:br/>
        <w:instrText>'"</w:instrText>
      </w:r>
      <w:r>
        <w:rPr>
          <w:rStyle w:val="Kommentarzeichen"/>
        </w:rPr>
        <w:instrText xml:space="preserve"> </w:instrText>
      </w:r>
      <w:r>
        <w:fldChar w:fldCharType="end"/>
      </w:r>
      <w:r>
        <w:rPr>
          <w:rStyle w:val="Kommentarzeichen"/>
        </w:rPr>
        <w:annotationRef/>
      </w:r>
      <w:r>
        <w:t>Remark: Please define all the undefined abbreviations at the first instance of their mention.</w:t>
      </w:r>
    </w:p>
  </w:comment>
  <w:comment w:id="400" w:author="Author" w:date="2024-02-01T11:23:00Z" w:initials="A">
    <w:p w14:paraId="33D00B76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Please clarify what this is referring to.</w:t>
      </w:r>
    </w:p>
  </w:comment>
  <w:comment w:id="421" w:author="Author" w:date="2024-02-01T10:43:00Z" w:initials="A">
    <w:p w14:paraId="4F5486CE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 w:rsidRPr="0085231E">
        <w:t>Remark: The intended meaning of the selected text is unclear. Please review and revise to improve clarity.</w:t>
      </w:r>
    </w:p>
  </w:comment>
  <w:comment w:id="426" w:author="Author" w:date="2024-02-01T11:23:00Z" w:initials="A">
    <w:p w14:paraId="78C47DF9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This sentence is incomplete. Please check.</w:t>
      </w:r>
    </w:p>
  </w:comment>
  <w:comment w:id="453" w:author="Author" w:date="2024-02-01T11:23:00Z" w:initials="A">
    <w:p w14:paraId="2521C44D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Please clarify what this is referring to.</w:t>
      </w:r>
    </w:p>
  </w:comment>
  <w:comment w:id="458" w:author="Author" w:date="2024-02-01T11:23:00Z" w:initials="A">
    <w:p w14:paraId="1B7487C8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Should this be “high-price”</w:t>
      </w:r>
    </w:p>
  </w:comment>
  <w:comment w:id="471" w:author="Author" w:date="2024-02-01T11:23:00Z" w:initials="A">
    <w:p w14:paraId="6089B3E9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Please define this abbreviation.</w:t>
      </w:r>
    </w:p>
  </w:comment>
  <w:comment w:id="508" w:author="Author" w:date="2024-02-01T11:23:00Z" w:initials="A">
    <w:p w14:paraId="1DC7CA96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 xml:space="preserve">Remark: Please clarify what this is referring to. </w:t>
      </w:r>
    </w:p>
  </w:comment>
  <w:comment w:id="514" w:author="Author" w:date="2024-02-01T11:23:00Z" w:initials="A">
    <w:p w14:paraId="14B3A746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Please check if this should be “High-price”. Please check other occurrences.</w:t>
      </w:r>
    </w:p>
  </w:comment>
  <w:comment w:id="523" w:author="Author" w:date="2024-02-01T11:24:00Z" w:initials="A">
    <w:p w14:paraId="4B24E68B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>Remark: Please check if this can be revised to:</w:t>
      </w:r>
    </w:p>
    <w:p w14:paraId="61AD5296" w14:textId="77777777" w:rsidR="009D3118" w:rsidRDefault="009D3118">
      <w:pPr>
        <w:pStyle w:val="Kommentartext"/>
      </w:pPr>
    </w:p>
    <w:p w14:paraId="51463A81" w14:textId="77777777" w:rsidR="009D3118" w:rsidRDefault="009D3118">
      <w:pPr>
        <w:pStyle w:val="Kommentartext"/>
      </w:pPr>
      <w:proofErr w:type="gramStart"/>
      <w:r>
        <w:t>questions</w:t>
      </w:r>
      <w:proofErr w:type="gramEnd"/>
      <w:r>
        <w:t xml:space="preserve"> raised in this study</w:t>
      </w:r>
    </w:p>
  </w:comment>
  <w:comment w:id="652" w:author="Author" w:date="2024-02-01T11:24:00Z" w:initials="A">
    <w:p w14:paraId="0E3F43ED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 xml:space="preserve">Remark: </w:t>
      </w:r>
      <w:r w:rsidRPr="00F640E0">
        <w:t>This phrase lacks clarity – please revise it to ensure reader comprehension.</w:t>
      </w:r>
    </w:p>
  </w:comment>
  <w:comment w:id="1238" w:author="Author" w:date="2024-02-01T11:24:00Z" w:initials="A">
    <w:p w14:paraId="08630781" w14:textId="77777777" w:rsidR="009D3118" w:rsidRDefault="009D3118" w:rsidP="00F47DC4">
      <w:pPr>
        <w:pStyle w:val="Kommentartext"/>
      </w:pPr>
      <w:r>
        <w:rPr>
          <w:rStyle w:val="Kommentarzeichen"/>
        </w:rPr>
        <w:annotationRef/>
      </w:r>
      <w:r>
        <w:t xml:space="preserve">Remark: </w:t>
      </w:r>
      <w:r>
        <w:rPr>
          <w:rStyle w:val="Kommentarzeichen"/>
        </w:rPr>
        <w:annotationRef/>
      </w:r>
      <w:r>
        <w:t xml:space="preserve">This seems unclear. </w:t>
      </w:r>
      <w:proofErr w:type="gramStart"/>
      <w:r>
        <w:t>significant</w:t>
      </w:r>
      <w:proofErr w:type="gramEnd"/>
      <w:r>
        <w:t xml:space="preserve"> in terms of what?</w:t>
      </w:r>
    </w:p>
    <w:p w14:paraId="5A2397D5" w14:textId="77777777" w:rsidR="009D3118" w:rsidRDefault="009D3118">
      <w:pPr>
        <w:pStyle w:val="Kommentartext"/>
      </w:pPr>
    </w:p>
  </w:comment>
  <w:comment w:id="1640" w:author="Author" w:date="2024-02-01T11:33:00Z" w:initials="A">
    <w:p w14:paraId="2284BA85" w14:textId="77777777" w:rsidR="009D3118" w:rsidRDefault="009D3118">
      <w:pPr>
        <w:pStyle w:val="Kommentartext"/>
      </w:pPr>
      <w:r>
        <w:rPr>
          <w:rStyle w:val="Kommentarzeichen"/>
        </w:rPr>
        <w:annotationRef/>
      </w:r>
      <w:r>
        <w:t xml:space="preserve">Remark: </w:t>
      </w:r>
      <w:r w:rsidRPr="00A42194">
        <w:t>This phrase lacks clarity – please revise it to ensure reader comprehension.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A8970BC" w15:done="0"/>
  <w15:commentEx w15:paraId="35B6CF46" w15:done="0"/>
  <w15:commentEx w15:paraId="413A9309" w15:done="0"/>
  <w15:commentEx w15:paraId="7F279B9B" w15:done="0"/>
  <w15:commentEx w15:paraId="2D897342" w15:done="0"/>
  <w15:commentEx w15:paraId="0D177ED3" w15:done="0"/>
  <w15:commentEx w15:paraId="596921F1" w15:done="0"/>
  <w15:commentEx w15:paraId="31480AB8" w15:done="0"/>
  <w15:commentEx w15:paraId="33D00B76" w15:done="0"/>
  <w15:commentEx w15:paraId="4F5486CE" w15:done="0"/>
  <w15:commentEx w15:paraId="78C47DF9" w15:done="0"/>
  <w15:commentEx w15:paraId="2521C44D" w15:done="0"/>
  <w15:commentEx w15:paraId="1B7487C8" w15:done="0"/>
  <w15:commentEx w15:paraId="6089B3E9" w15:done="0"/>
  <w15:commentEx w15:paraId="1DC7CA96" w15:done="0"/>
  <w15:commentEx w15:paraId="14B3A746" w15:done="0"/>
  <w15:commentEx w15:paraId="51463A81" w15:done="0"/>
  <w15:commentEx w15:paraId="0E3F43ED" w15:done="0"/>
  <w15:commentEx w15:paraId="5A2397D5" w15:done="0"/>
  <w15:commentEx w15:paraId="2284BA8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7E1C12" w14:textId="77777777" w:rsidR="00A023DB" w:rsidRDefault="00A023DB">
      <w:r>
        <w:separator/>
      </w:r>
    </w:p>
  </w:endnote>
  <w:endnote w:type="continuationSeparator" w:id="0">
    <w:p w14:paraId="72170B7B" w14:textId="77777777" w:rsidR="00A023DB" w:rsidRDefault="00A023DB">
      <w:r>
        <w:continuationSeparator/>
      </w:r>
    </w:p>
  </w:endnote>
  <w:endnote w:type="continuationNotice" w:id="1">
    <w:p w14:paraId="68AF170B" w14:textId="77777777" w:rsidR="00A023DB" w:rsidRDefault="00A023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uclid">
    <w:altName w:val="Times New Roman"/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F41F56" w14:textId="77777777" w:rsidR="009D3118" w:rsidRDefault="009D3118" w:rsidP="003741D5">
    <w:pPr>
      <w:pStyle w:val="Fuzeile"/>
      <w:rPr>
        <w:rPrChange w:id="0" w:author="Author" w:date="2024-02-01T10:43:00Z">
          <w:rPr>
            <w:sz w:val="20"/>
          </w:rPr>
        </w:rPrChange>
      </w:rPr>
    </w:pPr>
    <w:del w:id="1" w:author="Author" w:date="2024-02-01T10:43:00Z"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0235D35" wp14:editId="27BB7EBD">
                <wp:simplePos x="0" y="0"/>
                <wp:positionH relativeFrom="page">
                  <wp:posOffset>3778821</wp:posOffset>
                </wp:positionH>
                <wp:positionV relativeFrom="page">
                  <wp:posOffset>9589848</wp:posOffset>
                </wp:positionV>
                <wp:extent cx="227965" cy="164465"/>
                <wp:effectExtent l="0" t="0" r="0" b="0"/>
                <wp:wrapNone/>
                <wp:docPr id="153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965" cy="164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6D175E" w14:textId="77777777" w:rsidR="009D3118" w:rsidRDefault="009D3118">
                            <w:pPr>
                              <w:pStyle w:val="Textkrper"/>
                              <w:spacing w:line="246" w:lineRule="exact"/>
                              <w:ind w:left="60"/>
                              <w:rPr>
                                <w:del w:id="2" w:author="Author" w:date="2024-02-01T10:43:00Z"/>
                              </w:rPr>
                            </w:pPr>
                            <w:del w:id="3" w:author="Author" w:date="2024-02-01T10:43:00Z">
                              <w:r>
                                <w:rPr>
                                  <w:spacing w:val="-5"/>
                                </w:rPr>
                                <w:fldChar w:fldCharType="begin"/>
                              </w:r>
                              <w:r>
                                <w:rPr>
                                  <w:spacing w:val="-5"/>
                                </w:rPr>
                                <w:delInstrText xml:space="preserve"> PAGE </w:delInstrText>
                              </w:r>
                              <w:r>
                                <w:rPr>
                                  <w:spacing w:val="-5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pacing w:val="-5"/>
                                </w:rPr>
                                <w:delText>1</w:delText>
                              </w:r>
                              <w:r>
                                <w:rPr>
                                  <w:spacing w:val="-5"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235D35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2535" type="#_x0000_t202" style="position:absolute;margin-left:297.55pt;margin-top:755.1pt;width:17.95pt;height:12.9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" filled="f" stroked="f">
                <v:path arrowok="t"/>
                <v:textbox inset="0,0,0,0">
                  <w:txbxContent>
                    <w:p w14:paraId="086D175E" w14:textId="77777777" w:rsidR="009D3118" w:rsidRDefault="009D3118">
                      <w:pPr>
                        <w:pStyle w:val="Textkrper"/>
                        <w:spacing w:line="246" w:lineRule="exact"/>
                        <w:ind w:left="60"/>
                        <w:rPr>
                          <w:del w:id="4" w:author="Author" w:date="2024-02-01T10:43:00Z"/>
                        </w:rPr>
                      </w:pPr>
                      <w:del w:id="5" w:author="Author" w:date="2024-02-01T10:43:00Z">
                        <w:r>
                          <w:rPr>
                            <w:spacing w:val="-5"/>
                          </w:rPr>
                          <w:fldChar w:fldCharType="begin"/>
                        </w:r>
                        <w:r>
                          <w:rPr>
                            <w:spacing w:val="-5"/>
                          </w:rPr>
                          <w:delInstrText xml:space="preserve"> PAGE </w:delInstrText>
                        </w:r>
                        <w:r>
                          <w:rPr>
                            <w:spacing w:val="-5"/>
                          </w:rPr>
                          <w:fldChar w:fldCharType="separate"/>
                        </w:r>
                        <w:r>
                          <w:rPr>
                            <w:noProof/>
                            <w:spacing w:val="-5"/>
                          </w:rPr>
                          <w:delText>1</w:delText>
                        </w:r>
                        <w:r>
                          <w:rPr>
                            <w:spacing w:val="-5"/>
                          </w:rPr>
                          <w:fldChar w:fldCharType="end"/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BD308F" w14:textId="77777777" w:rsidR="00A023DB" w:rsidRDefault="00A023DB">
      <w:r>
        <w:separator/>
      </w:r>
    </w:p>
  </w:footnote>
  <w:footnote w:type="continuationSeparator" w:id="0">
    <w:p w14:paraId="2632486E" w14:textId="77777777" w:rsidR="00A023DB" w:rsidRDefault="00A023DB">
      <w:r>
        <w:continuationSeparator/>
      </w:r>
    </w:p>
  </w:footnote>
  <w:footnote w:type="continuationNotice" w:id="1">
    <w:p w14:paraId="219E6F78" w14:textId="77777777" w:rsidR="00A023DB" w:rsidRDefault="00A023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174A5B" w14:textId="77777777" w:rsidR="009D3118" w:rsidRDefault="009D311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35FE7"/>
    <w:multiLevelType w:val="hybridMultilevel"/>
    <w:tmpl w:val="E8AA4B78"/>
    <w:lvl w:ilvl="0" w:tplc="983A7EDA">
      <w:start w:val="1"/>
      <w:numFmt w:val="decimal"/>
      <w:lvlText w:val="[%1]"/>
      <w:lvlJc w:val="left"/>
      <w:pPr>
        <w:ind w:left="560" w:hanging="34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9"/>
        <w:sz w:val="22"/>
        <w:szCs w:val="22"/>
        <w:lang w:val="en-US" w:eastAsia="en-US" w:bidi="ar-SA"/>
      </w:rPr>
    </w:lvl>
    <w:lvl w:ilvl="1" w:tplc="EE30474A">
      <w:numFmt w:val="bullet"/>
      <w:lvlText w:val="•"/>
      <w:lvlJc w:val="left"/>
      <w:pPr>
        <w:ind w:left="1570" w:hanging="340"/>
      </w:pPr>
      <w:rPr>
        <w:rFonts w:hint="default"/>
        <w:lang w:val="en-US" w:eastAsia="en-US" w:bidi="ar-SA"/>
      </w:rPr>
    </w:lvl>
    <w:lvl w:ilvl="2" w:tplc="2F3098B4">
      <w:numFmt w:val="bullet"/>
      <w:lvlText w:val="•"/>
      <w:lvlJc w:val="left"/>
      <w:pPr>
        <w:ind w:left="2580" w:hanging="340"/>
      </w:pPr>
      <w:rPr>
        <w:rFonts w:hint="default"/>
        <w:lang w:val="en-US" w:eastAsia="en-US" w:bidi="ar-SA"/>
      </w:rPr>
    </w:lvl>
    <w:lvl w:ilvl="3" w:tplc="C5B43772">
      <w:numFmt w:val="bullet"/>
      <w:lvlText w:val="•"/>
      <w:lvlJc w:val="left"/>
      <w:pPr>
        <w:ind w:left="3590" w:hanging="340"/>
      </w:pPr>
      <w:rPr>
        <w:rFonts w:hint="default"/>
        <w:lang w:val="en-US" w:eastAsia="en-US" w:bidi="ar-SA"/>
      </w:rPr>
    </w:lvl>
    <w:lvl w:ilvl="4" w:tplc="65EC806A">
      <w:numFmt w:val="bullet"/>
      <w:lvlText w:val="•"/>
      <w:lvlJc w:val="left"/>
      <w:pPr>
        <w:ind w:left="4600" w:hanging="340"/>
      </w:pPr>
      <w:rPr>
        <w:rFonts w:hint="default"/>
        <w:lang w:val="en-US" w:eastAsia="en-US" w:bidi="ar-SA"/>
      </w:rPr>
    </w:lvl>
    <w:lvl w:ilvl="5" w:tplc="D3C84640">
      <w:numFmt w:val="bullet"/>
      <w:lvlText w:val="•"/>
      <w:lvlJc w:val="left"/>
      <w:pPr>
        <w:ind w:left="5610" w:hanging="340"/>
      </w:pPr>
      <w:rPr>
        <w:rFonts w:hint="default"/>
        <w:lang w:val="en-US" w:eastAsia="en-US" w:bidi="ar-SA"/>
      </w:rPr>
    </w:lvl>
    <w:lvl w:ilvl="6" w:tplc="93165514">
      <w:numFmt w:val="bullet"/>
      <w:lvlText w:val="•"/>
      <w:lvlJc w:val="left"/>
      <w:pPr>
        <w:ind w:left="6620" w:hanging="340"/>
      </w:pPr>
      <w:rPr>
        <w:rFonts w:hint="default"/>
        <w:lang w:val="en-US" w:eastAsia="en-US" w:bidi="ar-SA"/>
      </w:rPr>
    </w:lvl>
    <w:lvl w:ilvl="7" w:tplc="50622D5C">
      <w:numFmt w:val="bullet"/>
      <w:lvlText w:val="•"/>
      <w:lvlJc w:val="left"/>
      <w:pPr>
        <w:ind w:left="7630" w:hanging="340"/>
      </w:pPr>
      <w:rPr>
        <w:rFonts w:hint="default"/>
        <w:lang w:val="en-US" w:eastAsia="en-US" w:bidi="ar-SA"/>
      </w:rPr>
    </w:lvl>
    <w:lvl w:ilvl="8" w:tplc="74E02D68">
      <w:numFmt w:val="bullet"/>
      <w:lvlText w:val="•"/>
      <w:lvlJc w:val="left"/>
      <w:pPr>
        <w:ind w:left="8640" w:hanging="340"/>
      </w:pPr>
      <w:rPr>
        <w:rFonts w:hint="default"/>
        <w:lang w:val="en-US" w:eastAsia="en-US" w:bidi="ar-SA"/>
      </w:rPr>
    </w:lvl>
  </w:abstractNum>
  <w:abstractNum w:abstractNumId="1" w15:restartNumberingAfterBreak="0">
    <w:nsid w:val="03741E3C"/>
    <w:multiLevelType w:val="multilevel"/>
    <w:tmpl w:val="D2F0B9B2"/>
    <w:lvl w:ilvl="0">
      <w:start w:val="2"/>
      <w:numFmt w:val="upperLetter"/>
      <w:lvlText w:val="%1"/>
      <w:lvlJc w:val="left"/>
      <w:pPr>
        <w:ind w:left="781" w:hanging="67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1" w:hanging="670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657" w:hanging="2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2"/>
        <w:szCs w:val="22"/>
        <w:lang w:val="en-US" w:eastAsia="en-US" w:bidi="ar-SA"/>
      </w:rPr>
    </w:lvl>
    <w:lvl w:ilvl="3">
      <w:numFmt w:val="bullet"/>
      <w:lvlText w:val="–"/>
      <w:lvlJc w:val="left"/>
      <w:pPr>
        <w:ind w:left="1137" w:hanging="235"/>
      </w:pPr>
      <w:rPr>
        <w:rFonts w:ascii="Georgia" w:eastAsia="Georgia" w:hAnsi="Georgia" w:cs="Georgia" w:hint="default"/>
        <w:b/>
        <w:bCs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520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0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0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0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235"/>
      </w:pPr>
      <w:rPr>
        <w:rFonts w:hint="default"/>
        <w:lang w:val="en-US" w:eastAsia="en-US" w:bidi="ar-SA"/>
      </w:rPr>
    </w:lvl>
  </w:abstractNum>
  <w:abstractNum w:abstractNumId="2" w15:restartNumberingAfterBreak="0">
    <w:nsid w:val="072C51AD"/>
    <w:multiLevelType w:val="multilevel"/>
    <w:tmpl w:val="A2589316"/>
    <w:lvl w:ilvl="0">
      <w:start w:val="2"/>
      <w:numFmt w:val="upperLetter"/>
      <w:lvlText w:val="%1"/>
      <w:lvlJc w:val="left"/>
      <w:pPr>
        <w:ind w:left="781" w:hanging="67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1" w:hanging="670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657" w:hanging="2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2"/>
        <w:szCs w:val="22"/>
        <w:lang w:val="en-US" w:eastAsia="en-US" w:bidi="ar-SA"/>
      </w:rPr>
    </w:lvl>
    <w:lvl w:ilvl="3">
      <w:numFmt w:val="bullet"/>
      <w:lvlText w:val="–"/>
      <w:lvlJc w:val="left"/>
      <w:pPr>
        <w:ind w:left="1137" w:hanging="235"/>
      </w:pPr>
      <w:rPr>
        <w:rFonts w:ascii="Georgia" w:eastAsia="Georgia" w:hAnsi="Georgia" w:cs="Georgia" w:hint="default"/>
        <w:b/>
        <w:bCs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520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0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0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0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235"/>
      </w:pPr>
      <w:rPr>
        <w:rFonts w:hint="default"/>
        <w:lang w:val="en-US" w:eastAsia="en-US" w:bidi="ar-SA"/>
      </w:rPr>
    </w:lvl>
  </w:abstractNum>
  <w:abstractNum w:abstractNumId="3" w15:restartNumberingAfterBreak="0">
    <w:nsid w:val="12882E3C"/>
    <w:multiLevelType w:val="hybridMultilevel"/>
    <w:tmpl w:val="D918EDF2"/>
    <w:lvl w:ilvl="0" w:tplc="F8E29214">
      <w:numFmt w:val="bullet"/>
      <w:lvlText w:val="•"/>
      <w:lvlJc w:val="left"/>
      <w:pPr>
        <w:ind w:left="657" w:hanging="2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2"/>
        <w:szCs w:val="22"/>
        <w:lang w:val="en-US" w:eastAsia="en-US" w:bidi="ar-SA"/>
      </w:rPr>
    </w:lvl>
    <w:lvl w:ilvl="1" w:tplc="7E261ED2">
      <w:numFmt w:val="bullet"/>
      <w:lvlText w:val="•"/>
      <w:lvlJc w:val="left"/>
      <w:pPr>
        <w:ind w:left="1660" w:hanging="218"/>
      </w:pPr>
      <w:rPr>
        <w:rFonts w:hint="default"/>
        <w:lang w:val="en-US" w:eastAsia="en-US" w:bidi="ar-SA"/>
      </w:rPr>
    </w:lvl>
    <w:lvl w:ilvl="2" w:tplc="CBF6199E">
      <w:numFmt w:val="bullet"/>
      <w:lvlText w:val="•"/>
      <w:lvlJc w:val="left"/>
      <w:pPr>
        <w:ind w:left="2660" w:hanging="218"/>
      </w:pPr>
      <w:rPr>
        <w:rFonts w:hint="default"/>
        <w:lang w:val="en-US" w:eastAsia="en-US" w:bidi="ar-SA"/>
      </w:rPr>
    </w:lvl>
    <w:lvl w:ilvl="3" w:tplc="1F729F92">
      <w:numFmt w:val="bullet"/>
      <w:lvlText w:val="•"/>
      <w:lvlJc w:val="left"/>
      <w:pPr>
        <w:ind w:left="3660" w:hanging="218"/>
      </w:pPr>
      <w:rPr>
        <w:rFonts w:hint="default"/>
        <w:lang w:val="en-US" w:eastAsia="en-US" w:bidi="ar-SA"/>
      </w:rPr>
    </w:lvl>
    <w:lvl w:ilvl="4" w:tplc="44F6265E">
      <w:numFmt w:val="bullet"/>
      <w:lvlText w:val="•"/>
      <w:lvlJc w:val="left"/>
      <w:pPr>
        <w:ind w:left="4660" w:hanging="218"/>
      </w:pPr>
      <w:rPr>
        <w:rFonts w:hint="default"/>
        <w:lang w:val="en-US" w:eastAsia="en-US" w:bidi="ar-SA"/>
      </w:rPr>
    </w:lvl>
    <w:lvl w:ilvl="5" w:tplc="62ACDEF6">
      <w:numFmt w:val="bullet"/>
      <w:lvlText w:val="•"/>
      <w:lvlJc w:val="left"/>
      <w:pPr>
        <w:ind w:left="5660" w:hanging="218"/>
      </w:pPr>
      <w:rPr>
        <w:rFonts w:hint="default"/>
        <w:lang w:val="en-US" w:eastAsia="en-US" w:bidi="ar-SA"/>
      </w:rPr>
    </w:lvl>
    <w:lvl w:ilvl="6" w:tplc="4058BFA0">
      <w:numFmt w:val="bullet"/>
      <w:lvlText w:val="•"/>
      <w:lvlJc w:val="left"/>
      <w:pPr>
        <w:ind w:left="6660" w:hanging="218"/>
      </w:pPr>
      <w:rPr>
        <w:rFonts w:hint="default"/>
        <w:lang w:val="en-US" w:eastAsia="en-US" w:bidi="ar-SA"/>
      </w:rPr>
    </w:lvl>
    <w:lvl w:ilvl="7" w:tplc="DC7E628A">
      <w:numFmt w:val="bullet"/>
      <w:lvlText w:val="•"/>
      <w:lvlJc w:val="left"/>
      <w:pPr>
        <w:ind w:left="7660" w:hanging="218"/>
      </w:pPr>
      <w:rPr>
        <w:rFonts w:hint="default"/>
        <w:lang w:val="en-US" w:eastAsia="en-US" w:bidi="ar-SA"/>
      </w:rPr>
    </w:lvl>
    <w:lvl w:ilvl="8" w:tplc="B5CA9AB2">
      <w:numFmt w:val="bullet"/>
      <w:lvlText w:val="•"/>
      <w:lvlJc w:val="left"/>
      <w:pPr>
        <w:ind w:left="8660" w:hanging="218"/>
      </w:pPr>
      <w:rPr>
        <w:rFonts w:hint="default"/>
        <w:lang w:val="en-US" w:eastAsia="en-US" w:bidi="ar-SA"/>
      </w:rPr>
    </w:lvl>
  </w:abstractNum>
  <w:abstractNum w:abstractNumId="4" w15:restartNumberingAfterBreak="0">
    <w:nsid w:val="178C0679"/>
    <w:multiLevelType w:val="hybridMultilevel"/>
    <w:tmpl w:val="24C88D4E"/>
    <w:lvl w:ilvl="0" w:tplc="7B9236C0">
      <w:numFmt w:val="bullet"/>
      <w:lvlText w:val="□"/>
      <w:lvlJc w:val="left"/>
      <w:pPr>
        <w:ind w:left="657" w:hanging="279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27"/>
        <w:sz w:val="22"/>
        <w:szCs w:val="22"/>
        <w:lang w:val="en-US" w:eastAsia="en-US" w:bidi="ar-SA"/>
      </w:rPr>
    </w:lvl>
    <w:lvl w:ilvl="1" w:tplc="E02EFA18">
      <w:numFmt w:val="bullet"/>
      <w:lvlText w:val="•"/>
      <w:lvlJc w:val="left"/>
      <w:pPr>
        <w:ind w:left="1660" w:hanging="279"/>
      </w:pPr>
      <w:rPr>
        <w:rFonts w:hint="default"/>
        <w:lang w:val="en-US" w:eastAsia="en-US" w:bidi="ar-SA"/>
      </w:rPr>
    </w:lvl>
    <w:lvl w:ilvl="2" w:tplc="1AC6939A">
      <w:numFmt w:val="bullet"/>
      <w:lvlText w:val="•"/>
      <w:lvlJc w:val="left"/>
      <w:pPr>
        <w:ind w:left="2660" w:hanging="279"/>
      </w:pPr>
      <w:rPr>
        <w:rFonts w:hint="default"/>
        <w:lang w:val="en-US" w:eastAsia="en-US" w:bidi="ar-SA"/>
      </w:rPr>
    </w:lvl>
    <w:lvl w:ilvl="3" w:tplc="1C287612">
      <w:numFmt w:val="bullet"/>
      <w:lvlText w:val="•"/>
      <w:lvlJc w:val="left"/>
      <w:pPr>
        <w:ind w:left="3660" w:hanging="279"/>
      </w:pPr>
      <w:rPr>
        <w:rFonts w:hint="default"/>
        <w:lang w:val="en-US" w:eastAsia="en-US" w:bidi="ar-SA"/>
      </w:rPr>
    </w:lvl>
    <w:lvl w:ilvl="4" w:tplc="089A4510">
      <w:numFmt w:val="bullet"/>
      <w:lvlText w:val="•"/>
      <w:lvlJc w:val="left"/>
      <w:pPr>
        <w:ind w:left="4660" w:hanging="279"/>
      </w:pPr>
      <w:rPr>
        <w:rFonts w:hint="default"/>
        <w:lang w:val="en-US" w:eastAsia="en-US" w:bidi="ar-SA"/>
      </w:rPr>
    </w:lvl>
    <w:lvl w:ilvl="5" w:tplc="D1DA516C">
      <w:numFmt w:val="bullet"/>
      <w:lvlText w:val="•"/>
      <w:lvlJc w:val="left"/>
      <w:pPr>
        <w:ind w:left="5660" w:hanging="279"/>
      </w:pPr>
      <w:rPr>
        <w:rFonts w:hint="default"/>
        <w:lang w:val="en-US" w:eastAsia="en-US" w:bidi="ar-SA"/>
      </w:rPr>
    </w:lvl>
    <w:lvl w:ilvl="6" w:tplc="0E58C1B0">
      <w:numFmt w:val="bullet"/>
      <w:lvlText w:val="•"/>
      <w:lvlJc w:val="left"/>
      <w:pPr>
        <w:ind w:left="6660" w:hanging="279"/>
      </w:pPr>
      <w:rPr>
        <w:rFonts w:hint="default"/>
        <w:lang w:val="en-US" w:eastAsia="en-US" w:bidi="ar-SA"/>
      </w:rPr>
    </w:lvl>
    <w:lvl w:ilvl="7" w:tplc="03B8291A">
      <w:numFmt w:val="bullet"/>
      <w:lvlText w:val="•"/>
      <w:lvlJc w:val="left"/>
      <w:pPr>
        <w:ind w:left="7660" w:hanging="279"/>
      </w:pPr>
      <w:rPr>
        <w:rFonts w:hint="default"/>
        <w:lang w:val="en-US" w:eastAsia="en-US" w:bidi="ar-SA"/>
      </w:rPr>
    </w:lvl>
    <w:lvl w:ilvl="8" w:tplc="3934D23C">
      <w:numFmt w:val="bullet"/>
      <w:lvlText w:val="•"/>
      <w:lvlJc w:val="left"/>
      <w:pPr>
        <w:ind w:left="8660" w:hanging="279"/>
      </w:pPr>
      <w:rPr>
        <w:rFonts w:hint="default"/>
        <w:lang w:val="en-US" w:eastAsia="en-US" w:bidi="ar-SA"/>
      </w:rPr>
    </w:lvl>
  </w:abstractNum>
  <w:abstractNum w:abstractNumId="5" w15:restartNumberingAfterBreak="0">
    <w:nsid w:val="180F2BA3"/>
    <w:multiLevelType w:val="multilevel"/>
    <w:tmpl w:val="A56A6AA0"/>
    <w:lvl w:ilvl="0">
      <w:start w:val="1"/>
      <w:numFmt w:val="decimal"/>
      <w:lvlText w:val="%1"/>
      <w:lvlJc w:val="left"/>
      <w:pPr>
        <w:ind w:left="596" w:hanging="485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5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4" w:hanging="613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78" w:hanging="767"/>
      </w:pPr>
      <w:rPr>
        <w:rFonts w:ascii="Georgia" w:eastAsia="Georgia" w:hAnsi="Georgia" w:cs="Georgia" w:hint="default"/>
        <w:b/>
        <w:bCs/>
        <w:i w:val="0"/>
        <w:iCs w:val="0"/>
        <w:spacing w:val="0"/>
        <w:w w:val="103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4850" w:hanging="322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88" w:hanging="3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7" w:hanging="3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5" w:hanging="3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4" w:hanging="3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2" w:hanging="322"/>
      </w:pPr>
      <w:rPr>
        <w:rFonts w:hint="default"/>
        <w:lang w:val="en-US" w:eastAsia="en-US" w:bidi="ar-SA"/>
      </w:rPr>
    </w:lvl>
  </w:abstractNum>
  <w:abstractNum w:abstractNumId="6" w15:restartNumberingAfterBreak="0">
    <w:nsid w:val="197D0C9D"/>
    <w:multiLevelType w:val="hybridMultilevel"/>
    <w:tmpl w:val="0DA60E80"/>
    <w:lvl w:ilvl="0" w:tplc="98AC683A">
      <w:start w:val="1"/>
      <w:numFmt w:val="decimal"/>
      <w:lvlText w:val="[%1]"/>
      <w:lvlJc w:val="left"/>
      <w:pPr>
        <w:ind w:left="560" w:hanging="34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9"/>
        <w:sz w:val="22"/>
        <w:szCs w:val="22"/>
        <w:lang w:val="en-US" w:eastAsia="en-US" w:bidi="ar-SA"/>
      </w:rPr>
    </w:lvl>
    <w:lvl w:ilvl="1" w:tplc="0330A656">
      <w:numFmt w:val="bullet"/>
      <w:lvlText w:val="•"/>
      <w:lvlJc w:val="left"/>
      <w:pPr>
        <w:ind w:left="1570" w:hanging="340"/>
      </w:pPr>
      <w:rPr>
        <w:rFonts w:hint="default"/>
        <w:lang w:val="en-US" w:eastAsia="en-US" w:bidi="ar-SA"/>
      </w:rPr>
    </w:lvl>
    <w:lvl w:ilvl="2" w:tplc="BCCC5510">
      <w:numFmt w:val="bullet"/>
      <w:lvlText w:val="•"/>
      <w:lvlJc w:val="left"/>
      <w:pPr>
        <w:ind w:left="2580" w:hanging="340"/>
      </w:pPr>
      <w:rPr>
        <w:rFonts w:hint="default"/>
        <w:lang w:val="en-US" w:eastAsia="en-US" w:bidi="ar-SA"/>
      </w:rPr>
    </w:lvl>
    <w:lvl w:ilvl="3" w:tplc="B75E0572">
      <w:numFmt w:val="bullet"/>
      <w:lvlText w:val="•"/>
      <w:lvlJc w:val="left"/>
      <w:pPr>
        <w:ind w:left="3590" w:hanging="340"/>
      </w:pPr>
      <w:rPr>
        <w:rFonts w:hint="default"/>
        <w:lang w:val="en-US" w:eastAsia="en-US" w:bidi="ar-SA"/>
      </w:rPr>
    </w:lvl>
    <w:lvl w:ilvl="4" w:tplc="64C2F01C">
      <w:numFmt w:val="bullet"/>
      <w:lvlText w:val="•"/>
      <w:lvlJc w:val="left"/>
      <w:pPr>
        <w:ind w:left="4600" w:hanging="340"/>
      </w:pPr>
      <w:rPr>
        <w:rFonts w:hint="default"/>
        <w:lang w:val="en-US" w:eastAsia="en-US" w:bidi="ar-SA"/>
      </w:rPr>
    </w:lvl>
    <w:lvl w:ilvl="5" w:tplc="24AAF9C2">
      <w:numFmt w:val="bullet"/>
      <w:lvlText w:val="•"/>
      <w:lvlJc w:val="left"/>
      <w:pPr>
        <w:ind w:left="5610" w:hanging="340"/>
      </w:pPr>
      <w:rPr>
        <w:rFonts w:hint="default"/>
        <w:lang w:val="en-US" w:eastAsia="en-US" w:bidi="ar-SA"/>
      </w:rPr>
    </w:lvl>
    <w:lvl w:ilvl="6" w:tplc="0B6ED51A">
      <w:numFmt w:val="bullet"/>
      <w:lvlText w:val="•"/>
      <w:lvlJc w:val="left"/>
      <w:pPr>
        <w:ind w:left="6620" w:hanging="340"/>
      </w:pPr>
      <w:rPr>
        <w:rFonts w:hint="default"/>
        <w:lang w:val="en-US" w:eastAsia="en-US" w:bidi="ar-SA"/>
      </w:rPr>
    </w:lvl>
    <w:lvl w:ilvl="7" w:tplc="D38422DE">
      <w:numFmt w:val="bullet"/>
      <w:lvlText w:val="•"/>
      <w:lvlJc w:val="left"/>
      <w:pPr>
        <w:ind w:left="7630" w:hanging="340"/>
      </w:pPr>
      <w:rPr>
        <w:rFonts w:hint="default"/>
        <w:lang w:val="en-US" w:eastAsia="en-US" w:bidi="ar-SA"/>
      </w:rPr>
    </w:lvl>
    <w:lvl w:ilvl="8" w:tplc="04E8AFA8">
      <w:numFmt w:val="bullet"/>
      <w:lvlText w:val="•"/>
      <w:lvlJc w:val="left"/>
      <w:pPr>
        <w:ind w:left="8640" w:hanging="340"/>
      </w:pPr>
      <w:rPr>
        <w:rFonts w:hint="default"/>
        <w:lang w:val="en-US" w:eastAsia="en-US" w:bidi="ar-SA"/>
      </w:rPr>
    </w:lvl>
  </w:abstractNum>
  <w:abstractNum w:abstractNumId="7" w15:restartNumberingAfterBreak="0">
    <w:nsid w:val="1B007B9B"/>
    <w:multiLevelType w:val="hybridMultilevel"/>
    <w:tmpl w:val="6D34BEC4"/>
    <w:lvl w:ilvl="0" w:tplc="0762910C">
      <w:start w:val="1"/>
      <w:numFmt w:val="decimal"/>
      <w:lvlText w:val="(%1)"/>
      <w:lvlJc w:val="left"/>
      <w:pPr>
        <w:ind w:left="657" w:hanging="389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8"/>
        <w:sz w:val="22"/>
        <w:szCs w:val="22"/>
        <w:lang w:val="en-US" w:eastAsia="en-US" w:bidi="ar-SA"/>
      </w:rPr>
    </w:lvl>
    <w:lvl w:ilvl="1" w:tplc="DCCC11FC">
      <w:numFmt w:val="bullet"/>
      <w:lvlText w:val="•"/>
      <w:lvlJc w:val="left"/>
      <w:pPr>
        <w:ind w:left="1660" w:hanging="389"/>
      </w:pPr>
      <w:rPr>
        <w:rFonts w:hint="default"/>
        <w:lang w:val="en-US" w:eastAsia="en-US" w:bidi="ar-SA"/>
      </w:rPr>
    </w:lvl>
    <w:lvl w:ilvl="2" w:tplc="47725052">
      <w:numFmt w:val="bullet"/>
      <w:lvlText w:val="•"/>
      <w:lvlJc w:val="left"/>
      <w:pPr>
        <w:ind w:left="2660" w:hanging="389"/>
      </w:pPr>
      <w:rPr>
        <w:rFonts w:hint="default"/>
        <w:lang w:val="en-US" w:eastAsia="en-US" w:bidi="ar-SA"/>
      </w:rPr>
    </w:lvl>
    <w:lvl w:ilvl="3" w:tplc="E30E245E">
      <w:numFmt w:val="bullet"/>
      <w:lvlText w:val="•"/>
      <w:lvlJc w:val="left"/>
      <w:pPr>
        <w:ind w:left="3660" w:hanging="389"/>
      </w:pPr>
      <w:rPr>
        <w:rFonts w:hint="default"/>
        <w:lang w:val="en-US" w:eastAsia="en-US" w:bidi="ar-SA"/>
      </w:rPr>
    </w:lvl>
    <w:lvl w:ilvl="4" w:tplc="887436B4">
      <w:numFmt w:val="bullet"/>
      <w:lvlText w:val="•"/>
      <w:lvlJc w:val="left"/>
      <w:pPr>
        <w:ind w:left="4660" w:hanging="389"/>
      </w:pPr>
      <w:rPr>
        <w:rFonts w:hint="default"/>
        <w:lang w:val="en-US" w:eastAsia="en-US" w:bidi="ar-SA"/>
      </w:rPr>
    </w:lvl>
    <w:lvl w:ilvl="5" w:tplc="ED6279FC">
      <w:numFmt w:val="bullet"/>
      <w:lvlText w:val="•"/>
      <w:lvlJc w:val="left"/>
      <w:pPr>
        <w:ind w:left="5660" w:hanging="389"/>
      </w:pPr>
      <w:rPr>
        <w:rFonts w:hint="default"/>
        <w:lang w:val="en-US" w:eastAsia="en-US" w:bidi="ar-SA"/>
      </w:rPr>
    </w:lvl>
    <w:lvl w:ilvl="6" w:tplc="413E647C">
      <w:numFmt w:val="bullet"/>
      <w:lvlText w:val="•"/>
      <w:lvlJc w:val="left"/>
      <w:pPr>
        <w:ind w:left="6660" w:hanging="389"/>
      </w:pPr>
      <w:rPr>
        <w:rFonts w:hint="default"/>
        <w:lang w:val="en-US" w:eastAsia="en-US" w:bidi="ar-SA"/>
      </w:rPr>
    </w:lvl>
    <w:lvl w:ilvl="7" w:tplc="82986ECC">
      <w:numFmt w:val="bullet"/>
      <w:lvlText w:val="•"/>
      <w:lvlJc w:val="left"/>
      <w:pPr>
        <w:ind w:left="7660" w:hanging="389"/>
      </w:pPr>
      <w:rPr>
        <w:rFonts w:hint="default"/>
        <w:lang w:val="en-US" w:eastAsia="en-US" w:bidi="ar-SA"/>
      </w:rPr>
    </w:lvl>
    <w:lvl w:ilvl="8" w:tplc="2B2EF2DE">
      <w:numFmt w:val="bullet"/>
      <w:lvlText w:val="•"/>
      <w:lvlJc w:val="left"/>
      <w:pPr>
        <w:ind w:left="8660" w:hanging="389"/>
      </w:pPr>
      <w:rPr>
        <w:rFonts w:hint="default"/>
        <w:lang w:val="en-US" w:eastAsia="en-US" w:bidi="ar-SA"/>
      </w:rPr>
    </w:lvl>
  </w:abstractNum>
  <w:abstractNum w:abstractNumId="8" w15:restartNumberingAfterBreak="0">
    <w:nsid w:val="1D185442"/>
    <w:multiLevelType w:val="multilevel"/>
    <w:tmpl w:val="53C40244"/>
    <w:lvl w:ilvl="0">
      <w:start w:val="1"/>
      <w:numFmt w:val="decimal"/>
      <w:lvlText w:val="%1"/>
      <w:lvlJc w:val="left"/>
      <w:pPr>
        <w:ind w:left="596" w:hanging="485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5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4" w:hanging="613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78" w:hanging="767"/>
      </w:pPr>
      <w:rPr>
        <w:rFonts w:ascii="Georgia" w:eastAsia="Georgia" w:hAnsi="Georgia" w:cs="Georgia" w:hint="default"/>
        <w:b/>
        <w:bCs/>
        <w:i w:val="0"/>
        <w:iCs w:val="0"/>
        <w:spacing w:val="0"/>
        <w:w w:val="103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4850" w:hanging="322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88" w:hanging="3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7" w:hanging="3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5" w:hanging="3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4" w:hanging="3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2" w:hanging="322"/>
      </w:pPr>
      <w:rPr>
        <w:rFonts w:hint="default"/>
        <w:lang w:val="en-US" w:eastAsia="en-US" w:bidi="ar-SA"/>
      </w:rPr>
    </w:lvl>
  </w:abstractNum>
  <w:abstractNum w:abstractNumId="9" w15:restartNumberingAfterBreak="0">
    <w:nsid w:val="1EF675A8"/>
    <w:multiLevelType w:val="multilevel"/>
    <w:tmpl w:val="96EC7E8E"/>
    <w:lvl w:ilvl="0">
      <w:start w:val="1"/>
      <w:numFmt w:val="upperLetter"/>
      <w:lvlText w:val="%1"/>
      <w:lvlJc w:val="left"/>
      <w:pPr>
        <w:ind w:left="678" w:hanging="567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1"/>
        <w:sz w:val="28"/>
        <w:szCs w:val="28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93" w:hanging="682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2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95" w:hanging="6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1" w:hanging="6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6" w:hanging="6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2" w:hanging="6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7" w:hanging="6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6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682"/>
      </w:pPr>
      <w:rPr>
        <w:rFonts w:hint="default"/>
        <w:lang w:val="en-US" w:eastAsia="en-US" w:bidi="ar-SA"/>
      </w:rPr>
    </w:lvl>
  </w:abstractNum>
  <w:abstractNum w:abstractNumId="10" w15:restartNumberingAfterBreak="0">
    <w:nsid w:val="25573102"/>
    <w:multiLevelType w:val="hybridMultilevel"/>
    <w:tmpl w:val="A462D93A"/>
    <w:lvl w:ilvl="0" w:tplc="19B488B2">
      <w:start w:val="1"/>
      <w:numFmt w:val="lowerLetter"/>
      <w:lvlText w:val="(%1)"/>
      <w:lvlJc w:val="left"/>
      <w:pPr>
        <w:ind w:left="3507" w:hanging="322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9"/>
        <w:sz w:val="20"/>
        <w:szCs w:val="20"/>
        <w:lang w:val="en-US" w:eastAsia="en-US" w:bidi="ar-SA"/>
      </w:rPr>
    </w:lvl>
    <w:lvl w:ilvl="1" w:tplc="8174D0CC">
      <w:numFmt w:val="bullet"/>
      <w:lvlText w:val="•"/>
      <w:lvlJc w:val="left"/>
      <w:pPr>
        <w:ind w:left="4216" w:hanging="322"/>
      </w:pPr>
      <w:rPr>
        <w:rFonts w:hint="default"/>
        <w:lang w:val="en-US" w:eastAsia="en-US" w:bidi="ar-SA"/>
      </w:rPr>
    </w:lvl>
    <w:lvl w:ilvl="2" w:tplc="A1EED1CE">
      <w:numFmt w:val="bullet"/>
      <w:lvlText w:val="•"/>
      <w:lvlJc w:val="left"/>
      <w:pPr>
        <w:ind w:left="4932" w:hanging="322"/>
      </w:pPr>
      <w:rPr>
        <w:rFonts w:hint="default"/>
        <w:lang w:val="en-US" w:eastAsia="en-US" w:bidi="ar-SA"/>
      </w:rPr>
    </w:lvl>
    <w:lvl w:ilvl="3" w:tplc="7F1008DA">
      <w:numFmt w:val="bullet"/>
      <w:lvlText w:val="•"/>
      <w:lvlJc w:val="left"/>
      <w:pPr>
        <w:ind w:left="5648" w:hanging="322"/>
      </w:pPr>
      <w:rPr>
        <w:rFonts w:hint="default"/>
        <w:lang w:val="en-US" w:eastAsia="en-US" w:bidi="ar-SA"/>
      </w:rPr>
    </w:lvl>
    <w:lvl w:ilvl="4" w:tplc="DF0C697C">
      <w:numFmt w:val="bullet"/>
      <w:lvlText w:val="•"/>
      <w:lvlJc w:val="left"/>
      <w:pPr>
        <w:ind w:left="6364" w:hanging="322"/>
      </w:pPr>
      <w:rPr>
        <w:rFonts w:hint="default"/>
        <w:lang w:val="en-US" w:eastAsia="en-US" w:bidi="ar-SA"/>
      </w:rPr>
    </w:lvl>
    <w:lvl w:ilvl="5" w:tplc="2ECE1A62">
      <w:numFmt w:val="bullet"/>
      <w:lvlText w:val="•"/>
      <w:lvlJc w:val="left"/>
      <w:pPr>
        <w:ind w:left="7080" w:hanging="322"/>
      </w:pPr>
      <w:rPr>
        <w:rFonts w:hint="default"/>
        <w:lang w:val="en-US" w:eastAsia="en-US" w:bidi="ar-SA"/>
      </w:rPr>
    </w:lvl>
    <w:lvl w:ilvl="6" w:tplc="8536DD72">
      <w:numFmt w:val="bullet"/>
      <w:lvlText w:val="•"/>
      <w:lvlJc w:val="left"/>
      <w:pPr>
        <w:ind w:left="7796" w:hanging="322"/>
      </w:pPr>
      <w:rPr>
        <w:rFonts w:hint="default"/>
        <w:lang w:val="en-US" w:eastAsia="en-US" w:bidi="ar-SA"/>
      </w:rPr>
    </w:lvl>
    <w:lvl w:ilvl="7" w:tplc="F6A228C2">
      <w:numFmt w:val="bullet"/>
      <w:lvlText w:val="•"/>
      <w:lvlJc w:val="left"/>
      <w:pPr>
        <w:ind w:left="8512" w:hanging="322"/>
      </w:pPr>
      <w:rPr>
        <w:rFonts w:hint="default"/>
        <w:lang w:val="en-US" w:eastAsia="en-US" w:bidi="ar-SA"/>
      </w:rPr>
    </w:lvl>
    <w:lvl w:ilvl="8" w:tplc="10D87638">
      <w:numFmt w:val="bullet"/>
      <w:lvlText w:val="•"/>
      <w:lvlJc w:val="left"/>
      <w:pPr>
        <w:ind w:left="9228" w:hanging="322"/>
      </w:pPr>
      <w:rPr>
        <w:rFonts w:hint="default"/>
        <w:lang w:val="en-US" w:eastAsia="en-US" w:bidi="ar-SA"/>
      </w:rPr>
    </w:lvl>
  </w:abstractNum>
  <w:abstractNum w:abstractNumId="11" w15:restartNumberingAfterBreak="0">
    <w:nsid w:val="2FAD34A7"/>
    <w:multiLevelType w:val="hybridMultilevel"/>
    <w:tmpl w:val="5D74C37C"/>
    <w:lvl w:ilvl="0" w:tplc="1772C010">
      <w:numFmt w:val="bullet"/>
      <w:lvlText w:val="□"/>
      <w:lvlJc w:val="left"/>
      <w:pPr>
        <w:ind w:left="657" w:hanging="279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27"/>
        <w:sz w:val="22"/>
        <w:szCs w:val="22"/>
        <w:lang w:val="en-US" w:eastAsia="en-US" w:bidi="ar-SA"/>
      </w:rPr>
    </w:lvl>
    <w:lvl w:ilvl="1" w:tplc="C122AB36">
      <w:numFmt w:val="bullet"/>
      <w:lvlText w:val="•"/>
      <w:lvlJc w:val="left"/>
      <w:pPr>
        <w:ind w:left="1660" w:hanging="279"/>
      </w:pPr>
      <w:rPr>
        <w:rFonts w:hint="default"/>
        <w:lang w:val="en-US" w:eastAsia="en-US" w:bidi="ar-SA"/>
      </w:rPr>
    </w:lvl>
    <w:lvl w:ilvl="2" w:tplc="D1125C78">
      <w:numFmt w:val="bullet"/>
      <w:lvlText w:val="•"/>
      <w:lvlJc w:val="left"/>
      <w:pPr>
        <w:ind w:left="2660" w:hanging="279"/>
      </w:pPr>
      <w:rPr>
        <w:rFonts w:hint="default"/>
        <w:lang w:val="en-US" w:eastAsia="en-US" w:bidi="ar-SA"/>
      </w:rPr>
    </w:lvl>
    <w:lvl w:ilvl="3" w:tplc="EDDA73B2">
      <w:numFmt w:val="bullet"/>
      <w:lvlText w:val="•"/>
      <w:lvlJc w:val="left"/>
      <w:pPr>
        <w:ind w:left="3660" w:hanging="279"/>
      </w:pPr>
      <w:rPr>
        <w:rFonts w:hint="default"/>
        <w:lang w:val="en-US" w:eastAsia="en-US" w:bidi="ar-SA"/>
      </w:rPr>
    </w:lvl>
    <w:lvl w:ilvl="4" w:tplc="E6BEC362">
      <w:numFmt w:val="bullet"/>
      <w:lvlText w:val="•"/>
      <w:lvlJc w:val="left"/>
      <w:pPr>
        <w:ind w:left="4660" w:hanging="279"/>
      </w:pPr>
      <w:rPr>
        <w:rFonts w:hint="default"/>
        <w:lang w:val="en-US" w:eastAsia="en-US" w:bidi="ar-SA"/>
      </w:rPr>
    </w:lvl>
    <w:lvl w:ilvl="5" w:tplc="2BE0A094">
      <w:numFmt w:val="bullet"/>
      <w:lvlText w:val="•"/>
      <w:lvlJc w:val="left"/>
      <w:pPr>
        <w:ind w:left="5660" w:hanging="279"/>
      </w:pPr>
      <w:rPr>
        <w:rFonts w:hint="default"/>
        <w:lang w:val="en-US" w:eastAsia="en-US" w:bidi="ar-SA"/>
      </w:rPr>
    </w:lvl>
    <w:lvl w:ilvl="6" w:tplc="EEAE3AA8">
      <w:numFmt w:val="bullet"/>
      <w:lvlText w:val="•"/>
      <w:lvlJc w:val="left"/>
      <w:pPr>
        <w:ind w:left="6660" w:hanging="279"/>
      </w:pPr>
      <w:rPr>
        <w:rFonts w:hint="default"/>
        <w:lang w:val="en-US" w:eastAsia="en-US" w:bidi="ar-SA"/>
      </w:rPr>
    </w:lvl>
    <w:lvl w:ilvl="7" w:tplc="B0FA19C8">
      <w:numFmt w:val="bullet"/>
      <w:lvlText w:val="•"/>
      <w:lvlJc w:val="left"/>
      <w:pPr>
        <w:ind w:left="7660" w:hanging="279"/>
      </w:pPr>
      <w:rPr>
        <w:rFonts w:hint="default"/>
        <w:lang w:val="en-US" w:eastAsia="en-US" w:bidi="ar-SA"/>
      </w:rPr>
    </w:lvl>
    <w:lvl w:ilvl="8" w:tplc="51906326">
      <w:numFmt w:val="bullet"/>
      <w:lvlText w:val="•"/>
      <w:lvlJc w:val="left"/>
      <w:pPr>
        <w:ind w:left="8660" w:hanging="279"/>
      </w:pPr>
      <w:rPr>
        <w:rFonts w:hint="default"/>
        <w:lang w:val="en-US" w:eastAsia="en-US" w:bidi="ar-SA"/>
      </w:rPr>
    </w:lvl>
  </w:abstractNum>
  <w:abstractNum w:abstractNumId="12" w15:restartNumberingAfterBreak="0">
    <w:nsid w:val="3400200E"/>
    <w:multiLevelType w:val="hybridMultilevel"/>
    <w:tmpl w:val="F1FE64C0"/>
    <w:lvl w:ilvl="0" w:tplc="911C846E">
      <w:start w:val="1"/>
      <w:numFmt w:val="lowerLetter"/>
      <w:lvlText w:val="(%1)"/>
      <w:lvlJc w:val="left"/>
      <w:pPr>
        <w:ind w:left="3507" w:hanging="322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9"/>
        <w:sz w:val="20"/>
        <w:szCs w:val="20"/>
        <w:lang w:val="en-US" w:eastAsia="en-US" w:bidi="ar-SA"/>
      </w:rPr>
    </w:lvl>
    <w:lvl w:ilvl="1" w:tplc="D5E2E47C">
      <w:numFmt w:val="bullet"/>
      <w:lvlText w:val="•"/>
      <w:lvlJc w:val="left"/>
      <w:pPr>
        <w:ind w:left="4216" w:hanging="322"/>
      </w:pPr>
      <w:rPr>
        <w:rFonts w:hint="default"/>
        <w:lang w:val="en-US" w:eastAsia="en-US" w:bidi="ar-SA"/>
      </w:rPr>
    </w:lvl>
    <w:lvl w:ilvl="2" w:tplc="28A23082">
      <w:numFmt w:val="bullet"/>
      <w:lvlText w:val="•"/>
      <w:lvlJc w:val="left"/>
      <w:pPr>
        <w:ind w:left="4932" w:hanging="322"/>
      </w:pPr>
      <w:rPr>
        <w:rFonts w:hint="default"/>
        <w:lang w:val="en-US" w:eastAsia="en-US" w:bidi="ar-SA"/>
      </w:rPr>
    </w:lvl>
    <w:lvl w:ilvl="3" w:tplc="6010A464">
      <w:numFmt w:val="bullet"/>
      <w:lvlText w:val="•"/>
      <w:lvlJc w:val="left"/>
      <w:pPr>
        <w:ind w:left="5648" w:hanging="322"/>
      </w:pPr>
      <w:rPr>
        <w:rFonts w:hint="default"/>
        <w:lang w:val="en-US" w:eastAsia="en-US" w:bidi="ar-SA"/>
      </w:rPr>
    </w:lvl>
    <w:lvl w:ilvl="4" w:tplc="2CD664A2">
      <w:numFmt w:val="bullet"/>
      <w:lvlText w:val="•"/>
      <w:lvlJc w:val="left"/>
      <w:pPr>
        <w:ind w:left="6364" w:hanging="322"/>
      </w:pPr>
      <w:rPr>
        <w:rFonts w:hint="default"/>
        <w:lang w:val="en-US" w:eastAsia="en-US" w:bidi="ar-SA"/>
      </w:rPr>
    </w:lvl>
    <w:lvl w:ilvl="5" w:tplc="03181E04">
      <w:numFmt w:val="bullet"/>
      <w:lvlText w:val="•"/>
      <w:lvlJc w:val="left"/>
      <w:pPr>
        <w:ind w:left="7080" w:hanging="322"/>
      </w:pPr>
      <w:rPr>
        <w:rFonts w:hint="default"/>
        <w:lang w:val="en-US" w:eastAsia="en-US" w:bidi="ar-SA"/>
      </w:rPr>
    </w:lvl>
    <w:lvl w:ilvl="6" w:tplc="F1D4E212">
      <w:numFmt w:val="bullet"/>
      <w:lvlText w:val="•"/>
      <w:lvlJc w:val="left"/>
      <w:pPr>
        <w:ind w:left="7796" w:hanging="322"/>
      </w:pPr>
      <w:rPr>
        <w:rFonts w:hint="default"/>
        <w:lang w:val="en-US" w:eastAsia="en-US" w:bidi="ar-SA"/>
      </w:rPr>
    </w:lvl>
    <w:lvl w:ilvl="7" w:tplc="5F1C107A">
      <w:numFmt w:val="bullet"/>
      <w:lvlText w:val="•"/>
      <w:lvlJc w:val="left"/>
      <w:pPr>
        <w:ind w:left="8512" w:hanging="322"/>
      </w:pPr>
      <w:rPr>
        <w:rFonts w:hint="default"/>
        <w:lang w:val="en-US" w:eastAsia="en-US" w:bidi="ar-SA"/>
      </w:rPr>
    </w:lvl>
    <w:lvl w:ilvl="8" w:tplc="9320D268">
      <w:numFmt w:val="bullet"/>
      <w:lvlText w:val="•"/>
      <w:lvlJc w:val="left"/>
      <w:pPr>
        <w:ind w:left="9228" w:hanging="322"/>
      </w:pPr>
      <w:rPr>
        <w:rFonts w:hint="default"/>
        <w:lang w:val="en-US" w:eastAsia="en-US" w:bidi="ar-SA"/>
      </w:rPr>
    </w:lvl>
  </w:abstractNum>
  <w:abstractNum w:abstractNumId="13" w15:restartNumberingAfterBreak="0">
    <w:nsid w:val="363434BA"/>
    <w:multiLevelType w:val="hybridMultilevel"/>
    <w:tmpl w:val="1D548ED4"/>
    <w:lvl w:ilvl="0" w:tplc="EBFA60B4">
      <w:numFmt w:val="bullet"/>
      <w:lvlText w:val="•"/>
      <w:lvlJc w:val="left"/>
      <w:pPr>
        <w:ind w:left="657" w:hanging="2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2"/>
        <w:szCs w:val="22"/>
        <w:lang w:val="en-US" w:eastAsia="en-US" w:bidi="ar-SA"/>
      </w:rPr>
    </w:lvl>
    <w:lvl w:ilvl="1" w:tplc="5C98BFD0">
      <w:numFmt w:val="bullet"/>
      <w:lvlText w:val="•"/>
      <w:lvlJc w:val="left"/>
      <w:pPr>
        <w:ind w:left="1660" w:hanging="218"/>
      </w:pPr>
      <w:rPr>
        <w:rFonts w:hint="default"/>
        <w:lang w:val="en-US" w:eastAsia="en-US" w:bidi="ar-SA"/>
      </w:rPr>
    </w:lvl>
    <w:lvl w:ilvl="2" w:tplc="16B438DC">
      <w:numFmt w:val="bullet"/>
      <w:lvlText w:val="•"/>
      <w:lvlJc w:val="left"/>
      <w:pPr>
        <w:ind w:left="2660" w:hanging="218"/>
      </w:pPr>
      <w:rPr>
        <w:rFonts w:hint="default"/>
        <w:lang w:val="en-US" w:eastAsia="en-US" w:bidi="ar-SA"/>
      </w:rPr>
    </w:lvl>
    <w:lvl w:ilvl="3" w:tplc="BA36188A">
      <w:numFmt w:val="bullet"/>
      <w:lvlText w:val="•"/>
      <w:lvlJc w:val="left"/>
      <w:pPr>
        <w:ind w:left="3660" w:hanging="218"/>
      </w:pPr>
      <w:rPr>
        <w:rFonts w:hint="default"/>
        <w:lang w:val="en-US" w:eastAsia="en-US" w:bidi="ar-SA"/>
      </w:rPr>
    </w:lvl>
    <w:lvl w:ilvl="4" w:tplc="BDACF7CC">
      <w:numFmt w:val="bullet"/>
      <w:lvlText w:val="•"/>
      <w:lvlJc w:val="left"/>
      <w:pPr>
        <w:ind w:left="4660" w:hanging="218"/>
      </w:pPr>
      <w:rPr>
        <w:rFonts w:hint="default"/>
        <w:lang w:val="en-US" w:eastAsia="en-US" w:bidi="ar-SA"/>
      </w:rPr>
    </w:lvl>
    <w:lvl w:ilvl="5" w:tplc="D0305FAC">
      <w:numFmt w:val="bullet"/>
      <w:lvlText w:val="•"/>
      <w:lvlJc w:val="left"/>
      <w:pPr>
        <w:ind w:left="5660" w:hanging="218"/>
      </w:pPr>
      <w:rPr>
        <w:rFonts w:hint="default"/>
        <w:lang w:val="en-US" w:eastAsia="en-US" w:bidi="ar-SA"/>
      </w:rPr>
    </w:lvl>
    <w:lvl w:ilvl="6" w:tplc="E272CCE0">
      <w:numFmt w:val="bullet"/>
      <w:lvlText w:val="•"/>
      <w:lvlJc w:val="left"/>
      <w:pPr>
        <w:ind w:left="6660" w:hanging="218"/>
      </w:pPr>
      <w:rPr>
        <w:rFonts w:hint="default"/>
        <w:lang w:val="en-US" w:eastAsia="en-US" w:bidi="ar-SA"/>
      </w:rPr>
    </w:lvl>
    <w:lvl w:ilvl="7" w:tplc="29E6C184">
      <w:numFmt w:val="bullet"/>
      <w:lvlText w:val="•"/>
      <w:lvlJc w:val="left"/>
      <w:pPr>
        <w:ind w:left="7660" w:hanging="218"/>
      </w:pPr>
      <w:rPr>
        <w:rFonts w:hint="default"/>
        <w:lang w:val="en-US" w:eastAsia="en-US" w:bidi="ar-SA"/>
      </w:rPr>
    </w:lvl>
    <w:lvl w:ilvl="8" w:tplc="89482442">
      <w:numFmt w:val="bullet"/>
      <w:lvlText w:val="•"/>
      <w:lvlJc w:val="left"/>
      <w:pPr>
        <w:ind w:left="8660" w:hanging="218"/>
      </w:pPr>
      <w:rPr>
        <w:rFonts w:hint="default"/>
        <w:lang w:val="en-US" w:eastAsia="en-US" w:bidi="ar-SA"/>
      </w:rPr>
    </w:lvl>
  </w:abstractNum>
  <w:abstractNum w:abstractNumId="14" w15:restartNumberingAfterBreak="0">
    <w:nsid w:val="3853087A"/>
    <w:multiLevelType w:val="multilevel"/>
    <w:tmpl w:val="FE7EC662"/>
    <w:lvl w:ilvl="0">
      <w:start w:val="1"/>
      <w:numFmt w:val="upperLetter"/>
      <w:lvlText w:val="%1"/>
      <w:lvlJc w:val="left"/>
      <w:pPr>
        <w:ind w:left="678" w:hanging="567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1"/>
        <w:sz w:val="28"/>
        <w:szCs w:val="28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93" w:hanging="682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2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95" w:hanging="6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1" w:hanging="6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6" w:hanging="6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2" w:hanging="6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7" w:hanging="6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6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682"/>
      </w:pPr>
      <w:rPr>
        <w:rFonts w:hint="default"/>
        <w:lang w:val="en-US" w:eastAsia="en-US" w:bidi="ar-SA"/>
      </w:rPr>
    </w:lvl>
  </w:abstractNum>
  <w:abstractNum w:abstractNumId="15" w15:restartNumberingAfterBreak="0">
    <w:nsid w:val="3ACD0FE1"/>
    <w:multiLevelType w:val="multilevel"/>
    <w:tmpl w:val="4AEA8930"/>
    <w:lvl w:ilvl="0">
      <w:start w:val="1"/>
      <w:numFmt w:val="upperLetter"/>
      <w:lvlText w:val="%1"/>
      <w:lvlJc w:val="left"/>
      <w:pPr>
        <w:ind w:left="678" w:hanging="567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1"/>
        <w:sz w:val="28"/>
        <w:szCs w:val="28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93" w:hanging="682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2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95" w:hanging="6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1" w:hanging="6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6" w:hanging="6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2" w:hanging="6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7" w:hanging="6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6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682"/>
      </w:pPr>
      <w:rPr>
        <w:rFonts w:hint="default"/>
        <w:lang w:val="en-US" w:eastAsia="en-US" w:bidi="ar-SA"/>
      </w:rPr>
    </w:lvl>
  </w:abstractNum>
  <w:abstractNum w:abstractNumId="16" w15:restartNumberingAfterBreak="0">
    <w:nsid w:val="3D39721E"/>
    <w:multiLevelType w:val="hybridMultilevel"/>
    <w:tmpl w:val="6DFCFABA"/>
    <w:lvl w:ilvl="0" w:tplc="396E9254">
      <w:start w:val="1"/>
      <w:numFmt w:val="decimal"/>
      <w:lvlText w:val="[%1]"/>
      <w:lvlJc w:val="left"/>
      <w:pPr>
        <w:ind w:left="560" w:hanging="34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9"/>
        <w:sz w:val="22"/>
        <w:szCs w:val="22"/>
        <w:lang w:val="en-US" w:eastAsia="en-US" w:bidi="ar-SA"/>
      </w:rPr>
    </w:lvl>
    <w:lvl w:ilvl="1" w:tplc="348676C2">
      <w:numFmt w:val="bullet"/>
      <w:lvlText w:val="•"/>
      <w:lvlJc w:val="left"/>
      <w:pPr>
        <w:ind w:left="1570" w:hanging="340"/>
      </w:pPr>
      <w:rPr>
        <w:rFonts w:hint="default"/>
        <w:lang w:val="en-US" w:eastAsia="en-US" w:bidi="ar-SA"/>
      </w:rPr>
    </w:lvl>
    <w:lvl w:ilvl="2" w:tplc="7F2E7940">
      <w:numFmt w:val="bullet"/>
      <w:lvlText w:val="•"/>
      <w:lvlJc w:val="left"/>
      <w:pPr>
        <w:ind w:left="2580" w:hanging="340"/>
      </w:pPr>
      <w:rPr>
        <w:rFonts w:hint="default"/>
        <w:lang w:val="en-US" w:eastAsia="en-US" w:bidi="ar-SA"/>
      </w:rPr>
    </w:lvl>
    <w:lvl w:ilvl="3" w:tplc="19A41A46">
      <w:numFmt w:val="bullet"/>
      <w:lvlText w:val="•"/>
      <w:lvlJc w:val="left"/>
      <w:pPr>
        <w:ind w:left="3590" w:hanging="340"/>
      </w:pPr>
      <w:rPr>
        <w:rFonts w:hint="default"/>
        <w:lang w:val="en-US" w:eastAsia="en-US" w:bidi="ar-SA"/>
      </w:rPr>
    </w:lvl>
    <w:lvl w:ilvl="4" w:tplc="66DC6274">
      <w:numFmt w:val="bullet"/>
      <w:lvlText w:val="•"/>
      <w:lvlJc w:val="left"/>
      <w:pPr>
        <w:ind w:left="4600" w:hanging="340"/>
      </w:pPr>
      <w:rPr>
        <w:rFonts w:hint="default"/>
        <w:lang w:val="en-US" w:eastAsia="en-US" w:bidi="ar-SA"/>
      </w:rPr>
    </w:lvl>
    <w:lvl w:ilvl="5" w:tplc="737CDCE0">
      <w:numFmt w:val="bullet"/>
      <w:lvlText w:val="•"/>
      <w:lvlJc w:val="left"/>
      <w:pPr>
        <w:ind w:left="5610" w:hanging="340"/>
      </w:pPr>
      <w:rPr>
        <w:rFonts w:hint="default"/>
        <w:lang w:val="en-US" w:eastAsia="en-US" w:bidi="ar-SA"/>
      </w:rPr>
    </w:lvl>
    <w:lvl w:ilvl="6" w:tplc="3B409598">
      <w:numFmt w:val="bullet"/>
      <w:lvlText w:val="•"/>
      <w:lvlJc w:val="left"/>
      <w:pPr>
        <w:ind w:left="6620" w:hanging="340"/>
      </w:pPr>
      <w:rPr>
        <w:rFonts w:hint="default"/>
        <w:lang w:val="en-US" w:eastAsia="en-US" w:bidi="ar-SA"/>
      </w:rPr>
    </w:lvl>
    <w:lvl w:ilvl="7" w:tplc="63F4E43E">
      <w:numFmt w:val="bullet"/>
      <w:lvlText w:val="•"/>
      <w:lvlJc w:val="left"/>
      <w:pPr>
        <w:ind w:left="7630" w:hanging="340"/>
      </w:pPr>
      <w:rPr>
        <w:rFonts w:hint="default"/>
        <w:lang w:val="en-US" w:eastAsia="en-US" w:bidi="ar-SA"/>
      </w:rPr>
    </w:lvl>
    <w:lvl w:ilvl="8" w:tplc="A720109C">
      <w:numFmt w:val="bullet"/>
      <w:lvlText w:val="•"/>
      <w:lvlJc w:val="left"/>
      <w:pPr>
        <w:ind w:left="8640" w:hanging="340"/>
      </w:pPr>
      <w:rPr>
        <w:rFonts w:hint="default"/>
        <w:lang w:val="en-US" w:eastAsia="en-US" w:bidi="ar-SA"/>
      </w:rPr>
    </w:lvl>
  </w:abstractNum>
  <w:abstractNum w:abstractNumId="17" w15:restartNumberingAfterBreak="0">
    <w:nsid w:val="4C807E5F"/>
    <w:multiLevelType w:val="hybridMultilevel"/>
    <w:tmpl w:val="B0AE8F2A"/>
    <w:lvl w:ilvl="0" w:tplc="B7E41F86">
      <w:numFmt w:val="bullet"/>
      <w:lvlText w:val="□"/>
      <w:lvlJc w:val="left"/>
      <w:pPr>
        <w:ind w:left="657" w:hanging="279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27"/>
        <w:sz w:val="22"/>
        <w:szCs w:val="22"/>
        <w:lang w:val="en-US" w:eastAsia="en-US" w:bidi="ar-SA"/>
      </w:rPr>
    </w:lvl>
    <w:lvl w:ilvl="1" w:tplc="D7B6EE88">
      <w:numFmt w:val="bullet"/>
      <w:lvlText w:val="•"/>
      <w:lvlJc w:val="left"/>
      <w:pPr>
        <w:ind w:left="1660" w:hanging="279"/>
      </w:pPr>
      <w:rPr>
        <w:rFonts w:hint="default"/>
        <w:lang w:val="en-US" w:eastAsia="en-US" w:bidi="ar-SA"/>
      </w:rPr>
    </w:lvl>
    <w:lvl w:ilvl="2" w:tplc="8E62DADA">
      <w:numFmt w:val="bullet"/>
      <w:lvlText w:val="•"/>
      <w:lvlJc w:val="left"/>
      <w:pPr>
        <w:ind w:left="2660" w:hanging="279"/>
      </w:pPr>
      <w:rPr>
        <w:rFonts w:hint="default"/>
        <w:lang w:val="en-US" w:eastAsia="en-US" w:bidi="ar-SA"/>
      </w:rPr>
    </w:lvl>
    <w:lvl w:ilvl="3" w:tplc="6FA8FA44">
      <w:numFmt w:val="bullet"/>
      <w:lvlText w:val="•"/>
      <w:lvlJc w:val="left"/>
      <w:pPr>
        <w:ind w:left="3660" w:hanging="279"/>
      </w:pPr>
      <w:rPr>
        <w:rFonts w:hint="default"/>
        <w:lang w:val="en-US" w:eastAsia="en-US" w:bidi="ar-SA"/>
      </w:rPr>
    </w:lvl>
    <w:lvl w:ilvl="4" w:tplc="97D08EC8">
      <w:numFmt w:val="bullet"/>
      <w:lvlText w:val="•"/>
      <w:lvlJc w:val="left"/>
      <w:pPr>
        <w:ind w:left="4660" w:hanging="279"/>
      </w:pPr>
      <w:rPr>
        <w:rFonts w:hint="default"/>
        <w:lang w:val="en-US" w:eastAsia="en-US" w:bidi="ar-SA"/>
      </w:rPr>
    </w:lvl>
    <w:lvl w:ilvl="5" w:tplc="EFE0F6FE">
      <w:numFmt w:val="bullet"/>
      <w:lvlText w:val="•"/>
      <w:lvlJc w:val="left"/>
      <w:pPr>
        <w:ind w:left="5660" w:hanging="279"/>
      </w:pPr>
      <w:rPr>
        <w:rFonts w:hint="default"/>
        <w:lang w:val="en-US" w:eastAsia="en-US" w:bidi="ar-SA"/>
      </w:rPr>
    </w:lvl>
    <w:lvl w:ilvl="6" w:tplc="35402A8C">
      <w:numFmt w:val="bullet"/>
      <w:lvlText w:val="•"/>
      <w:lvlJc w:val="left"/>
      <w:pPr>
        <w:ind w:left="6660" w:hanging="279"/>
      </w:pPr>
      <w:rPr>
        <w:rFonts w:hint="default"/>
        <w:lang w:val="en-US" w:eastAsia="en-US" w:bidi="ar-SA"/>
      </w:rPr>
    </w:lvl>
    <w:lvl w:ilvl="7" w:tplc="B5D41B5C">
      <w:numFmt w:val="bullet"/>
      <w:lvlText w:val="•"/>
      <w:lvlJc w:val="left"/>
      <w:pPr>
        <w:ind w:left="7660" w:hanging="279"/>
      </w:pPr>
      <w:rPr>
        <w:rFonts w:hint="default"/>
        <w:lang w:val="en-US" w:eastAsia="en-US" w:bidi="ar-SA"/>
      </w:rPr>
    </w:lvl>
    <w:lvl w:ilvl="8" w:tplc="F8D21720">
      <w:numFmt w:val="bullet"/>
      <w:lvlText w:val="•"/>
      <w:lvlJc w:val="left"/>
      <w:pPr>
        <w:ind w:left="8660" w:hanging="279"/>
      </w:pPr>
      <w:rPr>
        <w:rFonts w:hint="default"/>
        <w:lang w:val="en-US" w:eastAsia="en-US" w:bidi="ar-SA"/>
      </w:rPr>
    </w:lvl>
  </w:abstractNum>
  <w:abstractNum w:abstractNumId="18" w15:restartNumberingAfterBreak="0">
    <w:nsid w:val="4F117202"/>
    <w:multiLevelType w:val="multilevel"/>
    <w:tmpl w:val="730C1400"/>
    <w:lvl w:ilvl="0">
      <w:start w:val="1"/>
      <w:numFmt w:val="decimal"/>
      <w:lvlText w:val="%1"/>
      <w:lvlJc w:val="left"/>
      <w:pPr>
        <w:ind w:left="596" w:hanging="485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5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4" w:hanging="613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78" w:hanging="767"/>
      </w:pPr>
      <w:rPr>
        <w:rFonts w:ascii="Georgia" w:eastAsia="Georgia" w:hAnsi="Georgia" w:cs="Georgia" w:hint="default"/>
        <w:b/>
        <w:bCs/>
        <w:i w:val="0"/>
        <w:iCs w:val="0"/>
        <w:spacing w:val="0"/>
        <w:w w:val="103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4850" w:hanging="322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88" w:hanging="3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7" w:hanging="3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5" w:hanging="3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4" w:hanging="3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2" w:hanging="322"/>
      </w:pPr>
      <w:rPr>
        <w:rFonts w:hint="default"/>
        <w:lang w:val="en-US" w:eastAsia="en-US" w:bidi="ar-SA"/>
      </w:rPr>
    </w:lvl>
  </w:abstractNum>
  <w:abstractNum w:abstractNumId="19" w15:restartNumberingAfterBreak="0">
    <w:nsid w:val="4F6650BB"/>
    <w:multiLevelType w:val="hybridMultilevel"/>
    <w:tmpl w:val="D78CD8B8"/>
    <w:lvl w:ilvl="0" w:tplc="BB10DFF0">
      <w:start w:val="1"/>
      <w:numFmt w:val="lowerLetter"/>
      <w:lvlText w:val="(%1)"/>
      <w:lvlJc w:val="left"/>
      <w:pPr>
        <w:ind w:left="3507" w:hanging="322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9"/>
        <w:sz w:val="20"/>
        <w:szCs w:val="20"/>
        <w:lang w:val="en-US" w:eastAsia="en-US" w:bidi="ar-SA"/>
      </w:rPr>
    </w:lvl>
    <w:lvl w:ilvl="1" w:tplc="B038E8A4">
      <w:numFmt w:val="bullet"/>
      <w:lvlText w:val="•"/>
      <w:lvlJc w:val="left"/>
      <w:pPr>
        <w:ind w:left="4216" w:hanging="322"/>
      </w:pPr>
      <w:rPr>
        <w:rFonts w:hint="default"/>
        <w:lang w:val="en-US" w:eastAsia="en-US" w:bidi="ar-SA"/>
      </w:rPr>
    </w:lvl>
    <w:lvl w:ilvl="2" w:tplc="809EA03C">
      <w:numFmt w:val="bullet"/>
      <w:lvlText w:val="•"/>
      <w:lvlJc w:val="left"/>
      <w:pPr>
        <w:ind w:left="4932" w:hanging="322"/>
      </w:pPr>
      <w:rPr>
        <w:rFonts w:hint="default"/>
        <w:lang w:val="en-US" w:eastAsia="en-US" w:bidi="ar-SA"/>
      </w:rPr>
    </w:lvl>
    <w:lvl w:ilvl="3" w:tplc="8C90EF54">
      <w:numFmt w:val="bullet"/>
      <w:lvlText w:val="•"/>
      <w:lvlJc w:val="left"/>
      <w:pPr>
        <w:ind w:left="5648" w:hanging="322"/>
      </w:pPr>
      <w:rPr>
        <w:rFonts w:hint="default"/>
        <w:lang w:val="en-US" w:eastAsia="en-US" w:bidi="ar-SA"/>
      </w:rPr>
    </w:lvl>
    <w:lvl w:ilvl="4" w:tplc="0F20A5D4">
      <w:numFmt w:val="bullet"/>
      <w:lvlText w:val="•"/>
      <w:lvlJc w:val="left"/>
      <w:pPr>
        <w:ind w:left="6364" w:hanging="322"/>
      </w:pPr>
      <w:rPr>
        <w:rFonts w:hint="default"/>
        <w:lang w:val="en-US" w:eastAsia="en-US" w:bidi="ar-SA"/>
      </w:rPr>
    </w:lvl>
    <w:lvl w:ilvl="5" w:tplc="4C2C95EC">
      <w:numFmt w:val="bullet"/>
      <w:lvlText w:val="•"/>
      <w:lvlJc w:val="left"/>
      <w:pPr>
        <w:ind w:left="7080" w:hanging="322"/>
      </w:pPr>
      <w:rPr>
        <w:rFonts w:hint="default"/>
        <w:lang w:val="en-US" w:eastAsia="en-US" w:bidi="ar-SA"/>
      </w:rPr>
    </w:lvl>
    <w:lvl w:ilvl="6" w:tplc="0C3CD01C">
      <w:numFmt w:val="bullet"/>
      <w:lvlText w:val="•"/>
      <w:lvlJc w:val="left"/>
      <w:pPr>
        <w:ind w:left="7796" w:hanging="322"/>
      </w:pPr>
      <w:rPr>
        <w:rFonts w:hint="default"/>
        <w:lang w:val="en-US" w:eastAsia="en-US" w:bidi="ar-SA"/>
      </w:rPr>
    </w:lvl>
    <w:lvl w:ilvl="7" w:tplc="383CC304">
      <w:numFmt w:val="bullet"/>
      <w:lvlText w:val="•"/>
      <w:lvlJc w:val="left"/>
      <w:pPr>
        <w:ind w:left="8512" w:hanging="322"/>
      </w:pPr>
      <w:rPr>
        <w:rFonts w:hint="default"/>
        <w:lang w:val="en-US" w:eastAsia="en-US" w:bidi="ar-SA"/>
      </w:rPr>
    </w:lvl>
    <w:lvl w:ilvl="8" w:tplc="E1F2B40A">
      <w:numFmt w:val="bullet"/>
      <w:lvlText w:val="•"/>
      <w:lvlJc w:val="left"/>
      <w:pPr>
        <w:ind w:left="9228" w:hanging="322"/>
      </w:pPr>
      <w:rPr>
        <w:rFonts w:hint="default"/>
        <w:lang w:val="en-US" w:eastAsia="en-US" w:bidi="ar-SA"/>
      </w:rPr>
    </w:lvl>
  </w:abstractNum>
  <w:abstractNum w:abstractNumId="20" w15:restartNumberingAfterBreak="0">
    <w:nsid w:val="503B3854"/>
    <w:multiLevelType w:val="hybridMultilevel"/>
    <w:tmpl w:val="6486C802"/>
    <w:lvl w:ilvl="0" w:tplc="8BF6DD4C">
      <w:numFmt w:val="bullet"/>
      <w:lvlText w:val="□"/>
      <w:lvlJc w:val="left"/>
      <w:pPr>
        <w:ind w:left="657" w:hanging="279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27"/>
        <w:sz w:val="22"/>
        <w:szCs w:val="22"/>
        <w:lang w:val="en-US" w:eastAsia="en-US" w:bidi="ar-SA"/>
      </w:rPr>
    </w:lvl>
    <w:lvl w:ilvl="1" w:tplc="4C8E6838">
      <w:numFmt w:val="bullet"/>
      <w:lvlText w:val="•"/>
      <w:lvlJc w:val="left"/>
      <w:pPr>
        <w:ind w:left="1660" w:hanging="279"/>
      </w:pPr>
      <w:rPr>
        <w:rFonts w:hint="default"/>
        <w:lang w:val="en-US" w:eastAsia="en-US" w:bidi="ar-SA"/>
      </w:rPr>
    </w:lvl>
    <w:lvl w:ilvl="2" w:tplc="8D8EFEA6">
      <w:numFmt w:val="bullet"/>
      <w:lvlText w:val="•"/>
      <w:lvlJc w:val="left"/>
      <w:pPr>
        <w:ind w:left="2660" w:hanging="279"/>
      </w:pPr>
      <w:rPr>
        <w:rFonts w:hint="default"/>
        <w:lang w:val="en-US" w:eastAsia="en-US" w:bidi="ar-SA"/>
      </w:rPr>
    </w:lvl>
    <w:lvl w:ilvl="3" w:tplc="D55E203C">
      <w:numFmt w:val="bullet"/>
      <w:lvlText w:val="•"/>
      <w:lvlJc w:val="left"/>
      <w:pPr>
        <w:ind w:left="3660" w:hanging="279"/>
      </w:pPr>
      <w:rPr>
        <w:rFonts w:hint="default"/>
        <w:lang w:val="en-US" w:eastAsia="en-US" w:bidi="ar-SA"/>
      </w:rPr>
    </w:lvl>
    <w:lvl w:ilvl="4" w:tplc="127A2F3E">
      <w:numFmt w:val="bullet"/>
      <w:lvlText w:val="•"/>
      <w:lvlJc w:val="left"/>
      <w:pPr>
        <w:ind w:left="4660" w:hanging="279"/>
      </w:pPr>
      <w:rPr>
        <w:rFonts w:hint="default"/>
        <w:lang w:val="en-US" w:eastAsia="en-US" w:bidi="ar-SA"/>
      </w:rPr>
    </w:lvl>
    <w:lvl w:ilvl="5" w:tplc="C4E05DFE">
      <w:numFmt w:val="bullet"/>
      <w:lvlText w:val="•"/>
      <w:lvlJc w:val="left"/>
      <w:pPr>
        <w:ind w:left="5660" w:hanging="279"/>
      </w:pPr>
      <w:rPr>
        <w:rFonts w:hint="default"/>
        <w:lang w:val="en-US" w:eastAsia="en-US" w:bidi="ar-SA"/>
      </w:rPr>
    </w:lvl>
    <w:lvl w:ilvl="6" w:tplc="3D30CC78">
      <w:numFmt w:val="bullet"/>
      <w:lvlText w:val="•"/>
      <w:lvlJc w:val="left"/>
      <w:pPr>
        <w:ind w:left="6660" w:hanging="279"/>
      </w:pPr>
      <w:rPr>
        <w:rFonts w:hint="default"/>
        <w:lang w:val="en-US" w:eastAsia="en-US" w:bidi="ar-SA"/>
      </w:rPr>
    </w:lvl>
    <w:lvl w:ilvl="7" w:tplc="CC8238BA">
      <w:numFmt w:val="bullet"/>
      <w:lvlText w:val="•"/>
      <w:lvlJc w:val="left"/>
      <w:pPr>
        <w:ind w:left="7660" w:hanging="279"/>
      </w:pPr>
      <w:rPr>
        <w:rFonts w:hint="default"/>
        <w:lang w:val="en-US" w:eastAsia="en-US" w:bidi="ar-SA"/>
      </w:rPr>
    </w:lvl>
    <w:lvl w:ilvl="8" w:tplc="CAF01616">
      <w:numFmt w:val="bullet"/>
      <w:lvlText w:val="•"/>
      <w:lvlJc w:val="left"/>
      <w:pPr>
        <w:ind w:left="8660" w:hanging="279"/>
      </w:pPr>
      <w:rPr>
        <w:rFonts w:hint="default"/>
        <w:lang w:val="en-US" w:eastAsia="en-US" w:bidi="ar-SA"/>
      </w:rPr>
    </w:lvl>
  </w:abstractNum>
  <w:abstractNum w:abstractNumId="21" w15:restartNumberingAfterBreak="0">
    <w:nsid w:val="5095313E"/>
    <w:multiLevelType w:val="multilevel"/>
    <w:tmpl w:val="27C05D32"/>
    <w:lvl w:ilvl="0">
      <w:start w:val="2"/>
      <w:numFmt w:val="upperLetter"/>
      <w:lvlText w:val="%1"/>
      <w:lvlJc w:val="left"/>
      <w:pPr>
        <w:ind w:left="781" w:hanging="67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1" w:hanging="670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657" w:hanging="2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2"/>
        <w:szCs w:val="22"/>
        <w:lang w:val="en-US" w:eastAsia="en-US" w:bidi="ar-SA"/>
      </w:rPr>
    </w:lvl>
    <w:lvl w:ilvl="3">
      <w:numFmt w:val="bullet"/>
      <w:lvlText w:val="–"/>
      <w:lvlJc w:val="left"/>
      <w:pPr>
        <w:ind w:left="1137" w:hanging="235"/>
      </w:pPr>
      <w:rPr>
        <w:rFonts w:ascii="Georgia" w:eastAsia="Georgia" w:hAnsi="Georgia" w:cs="Georgia" w:hint="default"/>
        <w:b/>
        <w:bCs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520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0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0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0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235"/>
      </w:pPr>
      <w:rPr>
        <w:rFonts w:hint="default"/>
        <w:lang w:val="en-US" w:eastAsia="en-US" w:bidi="ar-SA"/>
      </w:rPr>
    </w:lvl>
  </w:abstractNum>
  <w:abstractNum w:abstractNumId="22" w15:restartNumberingAfterBreak="0">
    <w:nsid w:val="5DB65863"/>
    <w:multiLevelType w:val="hybridMultilevel"/>
    <w:tmpl w:val="2E166378"/>
    <w:lvl w:ilvl="0" w:tplc="6A9C714E">
      <w:start w:val="1"/>
      <w:numFmt w:val="decimal"/>
      <w:lvlText w:val="(%1)"/>
      <w:lvlJc w:val="left"/>
      <w:pPr>
        <w:ind w:left="657" w:hanging="389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8"/>
        <w:sz w:val="22"/>
        <w:szCs w:val="22"/>
        <w:lang w:val="en-US" w:eastAsia="en-US" w:bidi="ar-SA"/>
      </w:rPr>
    </w:lvl>
    <w:lvl w:ilvl="1" w:tplc="2ECCBB78">
      <w:numFmt w:val="bullet"/>
      <w:lvlText w:val="•"/>
      <w:lvlJc w:val="left"/>
      <w:pPr>
        <w:ind w:left="1660" w:hanging="389"/>
      </w:pPr>
      <w:rPr>
        <w:rFonts w:hint="default"/>
        <w:lang w:val="en-US" w:eastAsia="en-US" w:bidi="ar-SA"/>
      </w:rPr>
    </w:lvl>
    <w:lvl w:ilvl="2" w:tplc="8062C04C">
      <w:numFmt w:val="bullet"/>
      <w:lvlText w:val="•"/>
      <w:lvlJc w:val="left"/>
      <w:pPr>
        <w:ind w:left="2660" w:hanging="389"/>
      </w:pPr>
      <w:rPr>
        <w:rFonts w:hint="default"/>
        <w:lang w:val="en-US" w:eastAsia="en-US" w:bidi="ar-SA"/>
      </w:rPr>
    </w:lvl>
    <w:lvl w:ilvl="3" w:tplc="C9A68AE0">
      <w:numFmt w:val="bullet"/>
      <w:lvlText w:val="•"/>
      <w:lvlJc w:val="left"/>
      <w:pPr>
        <w:ind w:left="3660" w:hanging="389"/>
      </w:pPr>
      <w:rPr>
        <w:rFonts w:hint="default"/>
        <w:lang w:val="en-US" w:eastAsia="en-US" w:bidi="ar-SA"/>
      </w:rPr>
    </w:lvl>
    <w:lvl w:ilvl="4" w:tplc="1CD45D50">
      <w:numFmt w:val="bullet"/>
      <w:lvlText w:val="•"/>
      <w:lvlJc w:val="left"/>
      <w:pPr>
        <w:ind w:left="4660" w:hanging="389"/>
      </w:pPr>
      <w:rPr>
        <w:rFonts w:hint="default"/>
        <w:lang w:val="en-US" w:eastAsia="en-US" w:bidi="ar-SA"/>
      </w:rPr>
    </w:lvl>
    <w:lvl w:ilvl="5" w:tplc="39A6F1C6">
      <w:numFmt w:val="bullet"/>
      <w:lvlText w:val="•"/>
      <w:lvlJc w:val="left"/>
      <w:pPr>
        <w:ind w:left="5660" w:hanging="389"/>
      </w:pPr>
      <w:rPr>
        <w:rFonts w:hint="default"/>
        <w:lang w:val="en-US" w:eastAsia="en-US" w:bidi="ar-SA"/>
      </w:rPr>
    </w:lvl>
    <w:lvl w:ilvl="6" w:tplc="D21C13C8">
      <w:numFmt w:val="bullet"/>
      <w:lvlText w:val="•"/>
      <w:lvlJc w:val="left"/>
      <w:pPr>
        <w:ind w:left="6660" w:hanging="389"/>
      </w:pPr>
      <w:rPr>
        <w:rFonts w:hint="default"/>
        <w:lang w:val="en-US" w:eastAsia="en-US" w:bidi="ar-SA"/>
      </w:rPr>
    </w:lvl>
    <w:lvl w:ilvl="7" w:tplc="26C4B65C">
      <w:numFmt w:val="bullet"/>
      <w:lvlText w:val="•"/>
      <w:lvlJc w:val="left"/>
      <w:pPr>
        <w:ind w:left="7660" w:hanging="389"/>
      </w:pPr>
      <w:rPr>
        <w:rFonts w:hint="default"/>
        <w:lang w:val="en-US" w:eastAsia="en-US" w:bidi="ar-SA"/>
      </w:rPr>
    </w:lvl>
    <w:lvl w:ilvl="8" w:tplc="60DAFE0E">
      <w:numFmt w:val="bullet"/>
      <w:lvlText w:val="•"/>
      <w:lvlJc w:val="left"/>
      <w:pPr>
        <w:ind w:left="8660" w:hanging="389"/>
      </w:pPr>
      <w:rPr>
        <w:rFonts w:hint="default"/>
        <w:lang w:val="en-US" w:eastAsia="en-US" w:bidi="ar-SA"/>
      </w:rPr>
    </w:lvl>
  </w:abstractNum>
  <w:abstractNum w:abstractNumId="23" w15:restartNumberingAfterBreak="0">
    <w:nsid w:val="5E5B168F"/>
    <w:multiLevelType w:val="hybridMultilevel"/>
    <w:tmpl w:val="635060F4"/>
    <w:lvl w:ilvl="0" w:tplc="C4628FE8">
      <w:start w:val="1"/>
      <w:numFmt w:val="lowerRoman"/>
      <w:lvlText w:val="%1"/>
      <w:lvlJc w:val="left"/>
      <w:pPr>
        <w:ind w:left="657" w:hanging="17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plc="45CC2AE4">
      <w:numFmt w:val="bullet"/>
      <w:lvlText w:val="•"/>
      <w:lvlJc w:val="left"/>
      <w:pPr>
        <w:ind w:left="1660" w:hanging="170"/>
      </w:pPr>
      <w:rPr>
        <w:rFonts w:hint="default"/>
        <w:lang w:val="en-US" w:eastAsia="en-US" w:bidi="ar-SA"/>
      </w:rPr>
    </w:lvl>
    <w:lvl w:ilvl="2" w:tplc="F45AA386">
      <w:numFmt w:val="bullet"/>
      <w:lvlText w:val="•"/>
      <w:lvlJc w:val="left"/>
      <w:pPr>
        <w:ind w:left="2660" w:hanging="170"/>
      </w:pPr>
      <w:rPr>
        <w:rFonts w:hint="default"/>
        <w:lang w:val="en-US" w:eastAsia="en-US" w:bidi="ar-SA"/>
      </w:rPr>
    </w:lvl>
    <w:lvl w:ilvl="3" w:tplc="B69AE888">
      <w:numFmt w:val="bullet"/>
      <w:lvlText w:val="•"/>
      <w:lvlJc w:val="left"/>
      <w:pPr>
        <w:ind w:left="3660" w:hanging="170"/>
      </w:pPr>
      <w:rPr>
        <w:rFonts w:hint="default"/>
        <w:lang w:val="en-US" w:eastAsia="en-US" w:bidi="ar-SA"/>
      </w:rPr>
    </w:lvl>
    <w:lvl w:ilvl="4" w:tplc="2D9E63C2">
      <w:numFmt w:val="bullet"/>
      <w:lvlText w:val="•"/>
      <w:lvlJc w:val="left"/>
      <w:pPr>
        <w:ind w:left="4660" w:hanging="170"/>
      </w:pPr>
      <w:rPr>
        <w:rFonts w:hint="default"/>
        <w:lang w:val="en-US" w:eastAsia="en-US" w:bidi="ar-SA"/>
      </w:rPr>
    </w:lvl>
    <w:lvl w:ilvl="5" w:tplc="777C6468">
      <w:numFmt w:val="bullet"/>
      <w:lvlText w:val="•"/>
      <w:lvlJc w:val="left"/>
      <w:pPr>
        <w:ind w:left="5660" w:hanging="170"/>
      </w:pPr>
      <w:rPr>
        <w:rFonts w:hint="default"/>
        <w:lang w:val="en-US" w:eastAsia="en-US" w:bidi="ar-SA"/>
      </w:rPr>
    </w:lvl>
    <w:lvl w:ilvl="6" w:tplc="648A6CC6">
      <w:numFmt w:val="bullet"/>
      <w:lvlText w:val="•"/>
      <w:lvlJc w:val="left"/>
      <w:pPr>
        <w:ind w:left="6660" w:hanging="170"/>
      </w:pPr>
      <w:rPr>
        <w:rFonts w:hint="default"/>
        <w:lang w:val="en-US" w:eastAsia="en-US" w:bidi="ar-SA"/>
      </w:rPr>
    </w:lvl>
    <w:lvl w:ilvl="7" w:tplc="584483F4">
      <w:numFmt w:val="bullet"/>
      <w:lvlText w:val="•"/>
      <w:lvlJc w:val="left"/>
      <w:pPr>
        <w:ind w:left="7660" w:hanging="170"/>
      </w:pPr>
      <w:rPr>
        <w:rFonts w:hint="default"/>
        <w:lang w:val="en-US" w:eastAsia="en-US" w:bidi="ar-SA"/>
      </w:rPr>
    </w:lvl>
    <w:lvl w:ilvl="8" w:tplc="C400D9B2">
      <w:numFmt w:val="bullet"/>
      <w:lvlText w:val="•"/>
      <w:lvlJc w:val="left"/>
      <w:pPr>
        <w:ind w:left="8660" w:hanging="170"/>
      </w:pPr>
      <w:rPr>
        <w:rFonts w:hint="default"/>
        <w:lang w:val="en-US" w:eastAsia="en-US" w:bidi="ar-SA"/>
      </w:rPr>
    </w:lvl>
  </w:abstractNum>
  <w:abstractNum w:abstractNumId="24" w15:restartNumberingAfterBreak="0">
    <w:nsid w:val="5E762AED"/>
    <w:multiLevelType w:val="hybridMultilevel"/>
    <w:tmpl w:val="10980DDC"/>
    <w:lvl w:ilvl="0" w:tplc="F91E9420">
      <w:numFmt w:val="bullet"/>
      <w:lvlText w:val="•"/>
      <w:lvlJc w:val="left"/>
      <w:pPr>
        <w:ind w:left="657" w:hanging="2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2"/>
        <w:szCs w:val="22"/>
        <w:lang w:val="en-US" w:eastAsia="en-US" w:bidi="ar-SA"/>
      </w:rPr>
    </w:lvl>
    <w:lvl w:ilvl="1" w:tplc="3E3255B0">
      <w:numFmt w:val="bullet"/>
      <w:lvlText w:val="•"/>
      <w:lvlJc w:val="left"/>
      <w:pPr>
        <w:ind w:left="1660" w:hanging="218"/>
      </w:pPr>
      <w:rPr>
        <w:rFonts w:hint="default"/>
        <w:lang w:val="en-US" w:eastAsia="en-US" w:bidi="ar-SA"/>
      </w:rPr>
    </w:lvl>
    <w:lvl w:ilvl="2" w:tplc="A8C2BA1E">
      <w:numFmt w:val="bullet"/>
      <w:lvlText w:val="•"/>
      <w:lvlJc w:val="left"/>
      <w:pPr>
        <w:ind w:left="2660" w:hanging="218"/>
      </w:pPr>
      <w:rPr>
        <w:rFonts w:hint="default"/>
        <w:lang w:val="en-US" w:eastAsia="en-US" w:bidi="ar-SA"/>
      </w:rPr>
    </w:lvl>
    <w:lvl w:ilvl="3" w:tplc="A73C2048">
      <w:numFmt w:val="bullet"/>
      <w:lvlText w:val="•"/>
      <w:lvlJc w:val="left"/>
      <w:pPr>
        <w:ind w:left="3660" w:hanging="218"/>
      </w:pPr>
      <w:rPr>
        <w:rFonts w:hint="default"/>
        <w:lang w:val="en-US" w:eastAsia="en-US" w:bidi="ar-SA"/>
      </w:rPr>
    </w:lvl>
    <w:lvl w:ilvl="4" w:tplc="B9B4A2AC">
      <w:numFmt w:val="bullet"/>
      <w:lvlText w:val="•"/>
      <w:lvlJc w:val="left"/>
      <w:pPr>
        <w:ind w:left="4660" w:hanging="218"/>
      </w:pPr>
      <w:rPr>
        <w:rFonts w:hint="default"/>
        <w:lang w:val="en-US" w:eastAsia="en-US" w:bidi="ar-SA"/>
      </w:rPr>
    </w:lvl>
    <w:lvl w:ilvl="5" w:tplc="41C8E8E2">
      <w:numFmt w:val="bullet"/>
      <w:lvlText w:val="•"/>
      <w:lvlJc w:val="left"/>
      <w:pPr>
        <w:ind w:left="5660" w:hanging="218"/>
      </w:pPr>
      <w:rPr>
        <w:rFonts w:hint="default"/>
        <w:lang w:val="en-US" w:eastAsia="en-US" w:bidi="ar-SA"/>
      </w:rPr>
    </w:lvl>
    <w:lvl w:ilvl="6" w:tplc="AEBC018E">
      <w:numFmt w:val="bullet"/>
      <w:lvlText w:val="•"/>
      <w:lvlJc w:val="left"/>
      <w:pPr>
        <w:ind w:left="6660" w:hanging="218"/>
      </w:pPr>
      <w:rPr>
        <w:rFonts w:hint="default"/>
        <w:lang w:val="en-US" w:eastAsia="en-US" w:bidi="ar-SA"/>
      </w:rPr>
    </w:lvl>
    <w:lvl w:ilvl="7" w:tplc="E10E71A6">
      <w:numFmt w:val="bullet"/>
      <w:lvlText w:val="•"/>
      <w:lvlJc w:val="left"/>
      <w:pPr>
        <w:ind w:left="7660" w:hanging="218"/>
      </w:pPr>
      <w:rPr>
        <w:rFonts w:hint="default"/>
        <w:lang w:val="en-US" w:eastAsia="en-US" w:bidi="ar-SA"/>
      </w:rPr>
    </w:lvl>
    <w:lvl w:ilvl="8" w:tplc="71984F38">
      <w:numFmt w:val="bullet"/>
      <w:lvlText w:val="•"/>
      <w:lvlJc w:val="left"/>
      <w:pPr>
        <w:ind w:left="8660" w:hanging="218"/>
      </w:pPr>
      <w:rPr>
        <w:rFonts w:hint="default"/>
        <w:lang w:val="en-US" w:eastAsia="en-US" w:bidi="ar-SA"/>
      </w:rPr>
    </w:lvl>
  </w:abstractNum>
  <w:abstractNum w:abstractNumId="25" w15:restartNumberingAfterBreak="0">
    <w:nsid w:val="5E924B4E"/>
    <w:multiLevelType w:val="hybridMultilevel"/>
    <w:tmpl w:val="614AB368"/>
    <w:lvl w:ilvl="0" w:tplc="221E5A0C">
      <w:numFmt w:val="bullet"/>
      <w:lvlText w:val="□"/>
      <w:lvlJc w:val="left"/>
      <w:pPr>
        <w:ind w:left="657" w:hanging="279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27"/>
        <w:sz w:val="22"/>
        <w:szCs w:val="22"/>
        <w:lang w:val="en-US" w:eastAsia="en-US" w:bidi="ar-SA"/>
      </w:rPr>
    </w:lvl>
    <w:lvl w:ilvl="1" w:tplc="D19E2A54">
      <w:numFmt w:val="bullet"/>
      <w:lvlText w:val="•"/>
      <w:lvlJc w:val="left"/>
      <w:pPr>
        <w:ind w:left="1660" w:hanging="279"/>
      </w:pPr>
      <w:rPr>
        <w:rFonts w:hint="default"/>
        <w:lang w:val="en-US" w:eastAsia="en-US" w:bidi="ar-SA"/>
      </w:rPr>
    </w:lvl>
    <w:lvl w:ilvl="2" w:tplc="2F6C8BF4">
      <w:numFmt w:val="bullet"/>
      <w:lvlText w:val="•"/>
      <w:lvlJc w:val="left"/>
      <w:pPr>
        <w:ind w:left="2660" w:hanging="279"/>
      </w:pPr>
      <w:rPr>
        <w:rFonts w:hint="default"/>
        <w:lang w:val="en-US" w:eastAsia="en-US" w:bidi="ar-SA"/>
      </w:rPr>
    </w:lvl>
    <w:lvl w:ilvl="3" w:tplc="7CC2A348">
      <w:numFmt w:val="bullet"/>
      <w:lvlText w:val="•"/>
      <w:lvlJc w:val="left"/>
      <w:pPr>
        <w:ind w:left="3660" w:hanging="279"/>
      </w:pPr>
      <w:rPr>
        <w:rFonts w:hint="default"/>
        <w:lang w:val="en-US" w:eastAsia="en-US" w:bidi="ar-SA"/>
      </w:rPr>
    </w:lvl>
    <w:lvl w:ilvl="4" w:tplc="8E32B23C">
      <w:numFmt w:val="bullet"/>
      <w:lvlText w:val="•"/>
      <w:lvlJc w:val="left"/>
      <w:pPr>
        <w:ind w:left="4660" w:hanging="279"/>
      </w:pPr>
      <w:rPr>
        <w:rFonts w:hint="default"/>
        <w:lang w:val="en-US" w:eastAsia="en-US" w:bidi="ar-SA"/>
      </w:rPr>
    </w:lvl>
    <w:lvl w:ilvl="5" w:tplc="22CC537A">
      <w:numFmt w:val="bullet"/>
      <w:lvlText w:val="•"/>
      <w:lvlJc w:val="left"/>
      <w:pPr>
        <w:ind w:left="5660" w:hanging="279"/>
      </w:pPr>
      <w:rPr>
        <w:rFonts w:hint="default"/>
        <w:lang w:val="en-US" w:eastAsia="en-US" w:bidi="ar-SA"/>
      </w:rPr>
    </w:lvl>
    <w:lvl w:ilvl="6" w:tplc="01A0A342">
      <w:numFmt w:val="bullet"/>
      <w:lvlText w:val="•"/>
      <w:lvlJc w:val="left"/>
      <w:pPr>
        <w:ind w:left="6660" w:hanging="279"/>
      </w:pPr>
      <w:rPr>
        <w:rFonts w:hint="default"/>
        <w:lang w:val="en-US" w:eastAsia="en-US" w:bidi="ar-SA"/>
      </w:rPr>
    </w:lvl>
    <w:lvl w:ilvl="7" w:tplc="97B0D808">
      <w:numFmt w:val="bullet"/>
      <w:lvlText w:val="•"/>
      <w:lvlJc w:val="left"/>
      <w:pPr>
        <w:ind w:left="7660" w:hanging="279"/>
      </w:pPr>
      <w:rPr>
        <w:rFonts w:hint="default"/>
        <w:lang w:val="en-US" w:eastAsia="en-US" w:bidi="ar-SA"/>
      </w:rPr>
    </w:lvl>
    <w:lvl w:ilvl="8" w:tplc="578A9DEE">
      <w:numFmt w:val="bullet"/>
      <w:lvlText w:val="•"/>
      <w:lvlJc w:val="left"/>
      <w:pPr>
        <w:ind w:left="8660" w:hanging="279"/>
      </w:pPr>
      <w:rPr>
        <w:rFonts w:hint="default"/>
        <w:lang w:val="en-US" w:eastAsia="en-US" w:bidi="ar-SA"/>
      </w:rPr>
    </w:lvl>
  </w:abstractNum>
  <w:abstractNum w:abstractNumId="26" w15:restartNumberingAfterBreak="0">
    <w:nsid w:val="5FD41754"/>
    <w:multiLevelType w:val="hybridMultilevel"/>
    <w:tmpl w:val="313C559C"/>
    <w:lvl w:ilvl="0" w:tplc="D88E5CC0">
      <w:numFmt w:val="bullet"/>
      <w:lvlText w:val="□"/>
      <w:lvlJc w:val="left"/>
      <w:pPr>
        <w:ind w:left="657" w:hanging="279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27"/>
        <w:sz w:val="22"/>
        <w:szCs w:val="22"/>
        <w:lang w:val="en-US" w:eastAsia="en-US" w:bidi="ar-SA"/>
      </w:rPr>
    </w:lvl>
    <w:lvl w:ilvl="1" w:tplc="9AD2DAD0">
      <w:numFmt w:val="bullet"/>
      <w:lvlText w:val="•"/>
      <w:lvlJc w:val="left"/>
      <w:pPr>
        <w:ind w:left="1660" w:hanging="279"/>
      </w:pPr>
      <w:rPr>
        <w:rFonts w:hint="default"/>
        <w:lang w:val="en-US" w:eastAsia="en-US" w:bidi="ar-SA"/>
      </w:rPr>
    </w:lvl>
    <w:lvl w:ilvl="2" w:tplc="FF74A082">
      <w:numFmt w:val="bullet"/>
      <w:lvlText w:val="•"/>
      <w:lvlJc w:val="left"/>
      <w:pPr>
        <w:ind w:left="2660" w:hanging="279"/>
      </w:pPr>
      <w:rPr>
        <w:rFonts w:hint="default"/>
        <w:lang w:val="en-US" w:eastAsia="en-US" w:bidi="ar-SA"/>
      </w:rPr>
    </w:lvl>
    <w:lvl w:ilvl="3" w:tplc="202C805C">
      <w:numFmt w:val="bullet"/>
      <w:lvlText w:val="•"/>
      <w:lvlJc w:val="left"/>
      <w:pPr>
        <w:ind w:left="3660" w:hanging="279"/>
      </w:pPr>
      <w:rPr>
        <w:rFonts w:hint="default"/>
        <w:lang w:val="en-US" w:eastAsia="en-US" w:bidi="ar-SA"/>
      </w:rPr>
    </w:lvl>
    <w:lvl w:ilvl="4" w:tplc="B5C262EE">
      <w:numFmt w:val="bullet"/>
      <w:lvlText w:val="•"/>
      <w:lvlJc w:val="left"/>
      <w:pPr>
        <w:ind w:left="4660" w:hanging="279"/>
      </w:pPr>
      <w:rPr>
        <w:rFonts w:hint="default"/>
        <w:lang w:val="en-US" w:eastAsia="en-US" w:bidi="ar-SA"/>
      </w:rPr>
    </w:lvl>
    <w:lvl w:ilvl="5" w:tplc="B396F0DE">
      <w:numFmt w:val="bullet"/>
      <w:lvlText w:val="•"/>
      <w:lvlJc w:val="left"/>
      <w:pPr>
        <w:ind w:left="5660" w:hanging="279"/>
      </w:pPr>
      <w:rPr>
        <w:rFonts w:hint="default"/>
        <w:lang w:val="en-US" w:eastAsia="en-US" w:bidi="ar-SA"/>
      </w:rPr>
    </w:lvl>
    <w:lvl w:ilvl="6" w:tplc="FA1CCE66">
      <w:numFmt w:val="bullet"/>
      <w:lvlText w:val="•"/>
      <w:lvlJc w:val="left"/>
      <w:pPr>
        <w:ind w:left="6660" w:hanging="279"/>
      </w:pPr>
      <w:rPr>
        <w:rFonts w:hint="default"/>
        <w:lang w:val="en-US" w:eastAsia="en-US" w:bidi="ar-SA"/>
      </w:rPr>
    </w:lvl>
    <w:lvl w:ilvl="7" w:tplc="AB1E1200">
      <w:numFmt w:val="bullet"/>
      <w:lvlText w:val="•"/>
      <w:lvlJc w:val="left"/>
      <w:pPr>
        <w:ind w:left="7660" w:hanging="279"/>
      </w:pPr>
      <w:rPr>
        <w:rFonts w:hint="default"/>
        <w:lang w:val="en-US" w:eastAsia="en-US" w:bidi="ar-SA"/>
      </w:rPr>
    </w:lvl>
    <w:lvl w:ilvl="8" w:tplc="ED7C4198">
      <w:numFmt w:val="bullet"/>
      <w:lvlText w:val="•"/>
      <w:lvlJc w:val="left"/>
      <w:pPr>
        <w:ind w:left="8660" w:hanging="279"/>
      </w:pPr>
      <w:rPr>
        <w:rFonts w:hint="default"/>
        <w:lang w:val="en-US" w:eastAsia="en-US" w:bidi="ar-SA"/>
      </w:rPr>
    </w:lvl>
  </w:abstractNum>
  <w:abstractNum w:abstractNumId="27" w15:restartNumberingAfterBreak="0">
    <w:nsid w:val="663D7374"/>
    <w:multiLevelType w:val="hybridMultilevel"/>
    <w:tmpl w:val="01B27A6E"/>
    <w:lvl w:ilvl="0" w:tplc="2D5A1A00">
      <w:start w:val="1"/>
      <w:numFmt w:val="decimal"/>
      <w:lvlText w:val="(%1)"/>
      <w:lvlJc w:val="left"/>
      <w:pPr>
        <w:ind w:left="657" w:hanging="389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8"/>
        <w:sz w:val="22"/>
        <w:szCs w:val="22"/>
        <w:lang w:val="en-US" w:eastAsia="en-US" w:bidi="ar-SA"/>
      </w:rPr>
    </w:lvl>
    <w:lvl w:ilvl="1" w:tplc="FAC8753E">
      <w:numFmt w:val="bullet"/>
      <w:lvlText w:val="•"/>
      <w:lvlJc w:val="left"/>
      <w:pPr>
        <w:ind w:left="1660" w:hanging="389"/>
      </w:pPr>
      <w:rPr>
        <w:rFonts w:hint="default"/>
        <w:lang w:val="en-US" w:eastAsia="en-US" w:bidi="ar-SA"/>
      </w:rPr>
    </w:lvl>
    <w:lvl w:ilvl="2" w:tplc="2A9863D6">
      <w:numFmt w:val="bullet"/>
      <w:lvlText w:val="•"/>
      <w:lvlJc w:val="left"/>
      <w:pPr>
        <w:ind w:left="2660" w:hanging="389"/>
      </w:pPr>
      <w:rPr>
        <w:rFonts w:hint="default"/>
        <w:lang w:val="en-US" w:eastAsia="en-US" w:bidi="ar-SA"/>
      </w:rPr>
    </w:lvl>
    <w:lvl w:ilvl="3" w:tplc="98BE538E">
      <w:numFmt w:val="bullet"/>
      <w:lvlText w:val="•"/>
      <w:lvlJc w:val="left"/>
      <w:pPr>
        <w:ind w:left="3660" w:hanging="389"/>
      </w:pPr>
      <w:rPr>
        <w:rFonts w:hint="default"/>
        <w:lang w:val="en-US" w:eastAsia="en-US" w:bidi="ar-SA"/>
      </w:rPr>
    </w:lvl>
    <w:lvl w:ilvl="4" w:tplc="C30676F4">
      <w:numFmt w:val="bullet"/>
      <w:lvlText w:val="•"/>
      <w:lvlJc w:val="left"/>
      <w:pPr>
        <w:ind w:left="4660" w:hanging="389"/>
      </w:pPr>
      <w:rPr>
        <w:rFonts w:hint="default"/>
        <w:lang w:val="en-US" w:eastAsia="en-US" w:bidi="ar-SA"/>
      </w:rPr>
    </w:lvl>
    <w:lvl w:ilvl="5" w:tplc="D39C9E50">
      <w:numFmt w:val="bullet"/>
      <w:lvlText w:val="•"/>
      <w:lvlJc w:val="left"/>
      <w:pPr>
        <w:ind w:left="5660" w:hanging="389"/>
      </w:pPr>
      <w:rPr>
        <w:rFonts w:hint="default"/>
        <w:lang w:val="en-US" w:eastAsia="en-US" w:bidi="ar-SA"/>
      </w:rPr>
    </w:lvl>
    <w:lvl w:ilvl="6" w:tplc="E1AC1824">
      <w:numFmt w:val="bullet"/>
      <w:lvlText w:val="•"/>
      <w:lvlJc w:val="left"/>
      <w:pPr>
        <w:ind w:left="6660" w:hanging="389"/>
      </w:pPr>
      <w:rPr>
        <w:rFonts w:hint="default"/>
        <w:lang w:val="en-US" w:eastAsia="en-US" w:bidi="ar-SA"/>
      </w:rPr>
    </w:lvl>
    <w:lvl w:ilvl="7" w:tplc="A1ACD988">
      <w:numFmt w:val="bullet"/>
      <w:lvlText w:val="•"/>
      <w:lvlJc w:val="left"/>
      <w:pPr>
        <w:ind w:left="7660" w:hanging="389"/>
      </w:pPr>
      <w:rPr>
        <w:rFonts w:hint="default"/>
        <w:lang w:val="en-US" w:eastAsia="en-US" w:bidi="ar-SA"/>
      </w:rPr>
    </w:lvl>
    <w:lvl w:ilvl="8" w:tplc="E982DAD6">
      <w:numFmt w:val="bullet"/>
      <w:lvlText w:val="•"/>
      <w:lvlJc w:val="left"/>
      <w:pPr>
        <w:ind w:left="8660" w:hanging="389"/>
      </w:pPr>
      <w:rPr>
        <w:rFonts w:hint="default"/>
        <w:lang w:val="en-US" w:eastAsia="en-US" w:bidi="ar-SA"/>
      </w:rPr>
    </w:lvl>
  </w:abstractNum>
  <w:abstractNum w:abstractNumId="28" w15:restartNumberingAfterBreak="0">
    <w:nsid w:val="70B22AD8"/>
    <w:multiLevelType w:val="hybridMultilevel"/>
    <w:tmpl w:val="C9DEDB96"/>
    <w:lvl w:ilvl="0" w:tplc="8FBA4AAA">
      <w:start w:val="1"/>
      <w:numFmt w:val="lowerRoman"/>
      <w:lvlText w:val="%1"/>
      <w:lvlJc w:val="left"/>
      <w:pPr>
        <w:ind w:left="657" w:hanging="17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plc="D2A6CD90">
      <w:numFmt w:val="bullet"/>
      <w:lvlText w:val="•"/>
      <w:lvlJc w:val="left"/>
      <w:pPr>
        <w:ind w:left="1660" w:hanging="170"/>
      </w:pPr>
      <w:rPr>
        <w:rFonts w:hint="default"/>
        <w:lang w:val="en-US" w:eastAsia="en-US" w:bidi="ar-SA"/>
      </w:rPr>
    </w:lvl>
    <w:lvl w:ilvl="2" w:tplc="84DC7158">
      <w:numFmt w:val="bullet"/>
      <w:lvlText w:val="•"/>
      <w:lvlJc w:val="left"/>
      <w:pPr>
        <w:ind w:left="2660" w:hanging="170"/>
      </w:pPr>
      <w:rPr>
        <w:rFonts w:hint="default"/>
        <w:lang w:val="en-US" w:eastAsia="en-US" w:bidi="ar-SA"/>
      </w:rPr>
    </w:lvl>
    <w:lvl w:ilvl="3" w:tplc="D6146E80">
      <w:numFmt w:val="bullet"/>
      <w:lvlText w:val="•"/>
      <w:lvlJc w:val="left"/>
      <w:pPr>
        <w:ind w:left="3660" w:hanging="170"/>
      </w:pPr>
      <w:rPr>
        <w:rFonts w:hint="default"/>
        <w:lang w:val="en-US" w:eastAsia="en-US" w:bidi="ar-SA"/>
      </w:rPr>
    </w:lvl>
    <w:lvl w:ilvl="4" w:tplc="B510B65C">
      <w:numFmt w:val="bullet"/>
      <w:lvlText w:val="•"/>
      <w:lvlJc w:val="left"/>
      <w:pPr>
        <w:ind w:left="4660" w:hanging="170"/>
      </w:pPr>
      <w:rPr>
        <w:rFonts w:hint="default"/>
        <w:lang w:val="en-US" w:eastAsia="en-US" w:bidi="ar-SA"/>
      </w:rPr>
    </w:lvl>
    <w:lvl w:ilvl="5" w:tplc="5AF83394">
      <w:numFmt w:val="bullet"/>
      <w:lvlText w:val="•"/>
      <w:lvlJc w:val="left"/>
      <w:pPr>
        <w:ind w:left="5660" w:hanging="170"/>
      </w:pPr>
      <w:rPr>
        <w:rFonts w:hint="default"/>
        <w:lang w:val="en-US" w:eastAsia="en-US" w:bidi="ar-SA"/>
      </w:rPr>
    </w:lvl>
    <w:lvl w:ilvl="6" w:tplc="43C2B75E">
      <w:numFmt w:val="bullet"/>
      <w:lvlText w:val="•"/>
      <w:lvlJc w:val="left"/>
      <w:pPr>
        <w:ind w:left="6660" w:hanging="170"/>
      </w:pPr>
      <w:rPr>
        <w:rFonts w:hint="default"/>
        <w:lang w:val="en-US" w:eastAsia="en-US" w:bidi="ar-SA"/>
      </w:rPr>
    </w:lvl>
    <w:lvl w:ilvl="7" w:tplc="49E41748">
      <w:numFmt w:val="bullet"/>
      <w:lvlText w:val="•"/>
      <w:lvlJc w:val="left"/>
      <w:pPr>
        <w:ind w:left="7660" w:hanging="170"/>
      </w:pPr>
      <w:rPr>
        <w:rFonts w:hint="default"/>
        <w:lang w:val="en-US" w:eastAsia="en-US" w:bidi="ar-SA"/>
      </w:rPr>
    </w:lvl>
    <w:lvl w:ilvl="8" w:tplc="6774315A">
      <w:numFmt w:val="bullet"/>
      <w:lvlText w:val="•"/>
      <w:lvlJc w:val="left"/>
      <w:pPr>
        <w:ind w:left="8660" w:hanging="170"/>
      </w:pPr>
      <w:rPr>
        <w:rFonts w:hint="default"/>
        <w:lang w:val="en-US" w:eastAsia="en-US" w:bidi="ar-SA"/>
      </w:rPr>
    </w:lvl>
  </w:abstractNum>
  <w:abstractNum w:abstractNumId="29" w15:restartNumberingAfterBreak="0">
    <w:nsid w:val="7E670C53"/>
    <w:multiLevelType w:val="hybridMultilevel"/>
    <w:tmpl w:val="1FC666BC"/>
    <w:lvl w:ilvl="0" w:tplc="B4F23080">
      <w:start w:val="1"/>
      <w:numFmt w:val="lowerRoman"/>
      <w:lvlText w:val="%1"/>
      <w:lvlJc w:val="left"/>
      <w:pPr>
        <w:ind w:left="657" w:hanging="17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plc="048019F2">
      <w:numFmt w:val="bullet"/>
      <w:lvlText w:val="•"/>
      <w:lvlJc w:val="left"/>
      <w:pPr>
        <w:ind w:left="1660" w:hanging="170"/>
      </w:pPr>
      <w:rPr>
        <w:rFonts w:hint="default"/>
        <w:lang w:val="en-US" w:eastAsia="en-US" w:bidi="ar-SA"/>
      </w:rPr>
    </w:lvl>
    <w:lvl w:ilvl="2" w:tplc="BA668712">
      <w:numFmt w:val="bullet"/>
      <w:lvlText w:val="•"/>
      <w:lvlJc w:val="left"/>
      <w:pPr>
        <w:ind w:left="2660" w:hanging="170"/>
      </w:pPr>
      <w:rPr>
        <w:rFonts w:hint="default"/>
        <w:lang w:val="en-US" w:eastAsia="en-US" w:bidi="ar-SA"/>
      </w:rPr>
    </w:lvl>
    <w:lvl w:ilvl="3" w:tplc="34B4541E">
      <w:numFmt w:val="bullet"/>
      <w:lvlText w:val="•"/>
      <w:lvlJc w:val="left"/>
      <w:pPr>
        <w:ind w:left="3660" w:hanging="170"/>
      </w:pPr>
      <w:rPr>
        <w:rFonts w:hint="default"/>
        <w:lang w:val="en-US" w:eastAsia="en-US" w:bidi="ar-SA"/>
      </w:rPr>
    </w:lvl>
    <w:lvl w:ilvl="4" w:tplc="6E52ADE6">
      <w:numFmt w:val="bullet"/>
      <w:lvlText w:val="•"/>
      <w:lvlJc w:val="left"/>
      <w:pPr>
        <w:ind w:left="4660" w:hanging="170"/>
      </w:pPr>
      <w:rPr>
        <w:rFonts w:hint="default"/>
        <w:lang w:val="en-US" w:eastAsia="en-US" w:bidi="ar-SA"/>
      </w:rPr>
    </w:lvl>
    <w:lvl w:ilvl="5" w:tplc="C4C8B3AE">
      <w:numFmt w:val="bullet"/>
      <w:lvlText w:val="•"/>
      <w:lvlJc w:val="left"/>
      <w:pPr>
        <w:ind w:left="5660" w:hanging="170"/>
      </w:pPr>
      <w:rPr>
        <w:rFonts w:hint="default"/>
        <w:lang w:val="en-US" w:eastAsia="en-US" w:bidi="ar-SA"/>
      </w:rPr>
    </w:lvl>
    <w:lvl w:ilvl="6" w:tplc="8DE4C958">
      <w:numFmt w:val="bullet"/>
      <w:lvlText w:val="•"/>
      <w:lvlJc w:val="left"/>
      <w:pPr>
        <w:ind w:left="6660" w:hanging="170"/>
      </w:pPr>
      <w:rPr>
        <w:rFonts w:hint="default"/>
        <w:lang w:val="en-US" w:eastAsia="en-US" w:bidi="ar-SA"/>
      </w:rPr>
    </w:lvl>
    <w:lvl w:ilvl="7" w:tplc="C174304A">
      <w:numFmt w:val="bullet"/>
      <w:lvlText w:val="•"/>
      <w:lvlJc w:val="left"/>
      <w:pPr>
        <w:ind w:left="7660" w:hanging="170"/>
      </w:pPr>
      <w:rPr>
        <w:rFonts w:hint="default"/>
        <w:lang w:val="en-US" w:eastAsia="en-US" w:bidi="ar-SA"/>
      </w:rPr>
    </w:lvl>
    <w:lvl w:ilvl="8" w:tplc="14685A4C">
      <w:numFmt w:val="bullet"/>
      <w:lvlText w:val="•"/>
      <w:lvlJc w:val="left"/>
      <w:pPr>
        <w:ind w:left="8660" w:hanging="170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14"/>
  </w:num>
  <w:num w:numId="3">
    <w:abstractNumId w:val="0"/>
  </w:num>
  <w:num w:numId="4">
    <w:abstractNumId w:val="10"/>
  </w:num>
  <w:num w:numId="5">
    <w:abstractNumId w:val="26"/>
  </w:num>
  <w:num w:numId="6">
    <w:abstractNumId w:val="25"/>
  </w:num>
  <w:num w:numId="7">
    <w:abstractNumId w:val="7"/>
  </w:num>
  <w:num w:numId="8">
    <w:abstractNumId w:val="23"/>
  </w:num>
  <w:num w:numId="9">
    <w:abstractNumId w:val="3"/>
  </w:num>
  <w:num w:numId="10">
    <w:abstractNumId w:val="5"/>
  </w:num>
  <w:num w:numId="11">
    <w:abstractNumId w:val="1"/>
  </w:num>
  <w:num w:numId="12">
    <w:abstractNumId w:val="9"/>
  </w:num>
  <w:num w:numId="13">
    <w:abstractNumId w:val="16"/>
  </w:num>
  <w:num w:numId="14">
    <w:abstractNumId w:val="19"/>
  </w:num>
  <w:num w:numId="15">
    <w:abstractNumId w:val="17"/>
  </w:num>
  <w:num w:numId="16">
    <w:abstractNumId w:val="20"/>
  </w:num>
  <w:num w:numId="17">
    <w:abstractNumId w:val="22"/>
  </w:num>
  <w:num w:numId="18">
    <w:abstractNumId w:val="28"/>
  </w:num>
  <w:num w:numId="19">
    <w:abstractNumId w:val="24"/>
  </w:num>
  <w:num w:numId="20">
    <w:abstractNumId w:val="18"/>
  </w:num>
  <w:num w:numId="21">
    <w:abstractNumId w:val="2"/>
  </w:num>
  <w:num w:numId="22">
    <w:abstractNumId w:val="15"/>
  </w:num>
  <w:num w:numId="23">
    <w:abstractNumId w:val="6"/>
  </w:num>
  <w:num w:numId="24">
    <w:abstractNumId w:val="12"/>
  </w:num>
  <w:num w:numId="25">
    <w:abstractNumId w:val="11"/>
  </w:num>
  <w:num w:numId="26">
    <w:abstractNumId w:val="4"/>
  </w:num>
  <w:num w:numId="27">
    <w:abstractNumId w:val="27"/>
  </w:num>
  <w:num w:numId="28">
    <w:abstractNumId w:val="29"/>
  </w:num>
  <w:num w:numId="29">
    <w:abstractNumId w:val="13"/>
  </w:num>
  <w:num w:numId="3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wickl-nb">
    <w15:presenceInfo w15:providerId="None" w15:userId="zwickl-n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de-AT" w:vendorID="64" w:dllVersion="131078" w:nlCheck="1" w:checkStyle="0"/>
  <w:activeWritingStyle w:appName="MSWord" w:lang="en-US" w:vendorID="64" w:dllVersion="131078" w:nlCheck="1" w:checkStyle="1"/>
  <w:proofState w:spelling="clean" w:grammar="clean"/>
  <w:trackRevisions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</w:compat>
  <w:docVars>
    <w:docVar w:name="UniqueDocId" w:val="f1bbe9a7-419b-4340-affc-e2691c95b2dd"/>
  </w:docVars>
  <w:rsids>
    <w:rsidRoot w:val="007F257B"/>
    <w:rsid w:val="00010D95"/>
    <w:rsid w:val="00020770"/>
    <w:rsid w:val="000255FD"/>
    <w:rsid w:val="0004041C"/>
    <w:rsid w:val="0004643D"/>
    <w:rsid w:val="00047E4D"/>
    <w:rsid w:val="00052142"/>
    <w:rsid w:val="00052F02"/>
    <w:rsid w:val="00055442"/>
    <w:rsid w:val="00055559"/>
    <w:rsid w:val="00056C96"/>
    <w:rsid w:val="00066416"/>
    <w:rsid w:val="00073BDB"/>
    <w:rsid w:val="000804BA"/>
    <w:rsid w:val="00082B86"/>
    <w:rsid w:val="000867A4"/>
    <w:rsid w:val="0009203F"/>
    <w:rsid w:val="00094EBD"/>
    <w:rsid w:val="0009675A"/>
    <w:rsid w:val="00097005"/>
    <w:rsid w:val="000A0251"/>
    <w:rsid w:val="000A066E"/>
    <w:rsid w:val="000A1F03"/>
    <w:rsid w:val="000A4044"/>
    <w:rsid w:val="000A586F"/>
    <w:rsid w:val="000B310B"/>
    <w:rsid w:val="000B4475"/>
    <w:rsid w:val="000C5076"/>
    <w:rsid w:val="000D1972"/>
    <w:rsid w:val="000E0129"/>
    <w:rsid w:val="000E4748"/>
    <w:rsid w:val="000F028B"/>
    <w:rsid w:val="000F128D"/>
    <w:rsid w:val="000F2932"/>
    <w:rsid w:val="000F43FE"/>
    <w:rsid w:val="000F574F"/>
    <w:rsid w:val="0010085F"/>
    <w:rsid w:val="0011049E"/>
    <w:rsid w:val="00125F3A"/>
    <w:rsid w:val="0013086D"/>
    <w:rsid w:val="00130D7B"/>
    <w:rsid w:val="00130F5E"/>
    <w:rsid w:val="00132FEA"/>
    <w:rsid w:val="00133159"/>
    <w:rsid w:val="00134E5C"/>
    <w:rsid w:val="00154B74"/>
    <w:rsid w:val="00167B4F"/>
    <w:rsid w:val="001709E6"/>
    <w:rsid w:val="001810A6"/>
    <w:rsid w:val="00181FFD"/>
    <w:rsid w:val="00187F56"/>
    <w:rsid w:val="00195AC0"/>
    <w:rsid w:val="00195FAF"/>
    <w:rsid w:val="00197E37"/>
    <w:rsid w:val="001A19FA"/>
    <w:rsid w:val="001A1BC0"/>
    <w:rsid w:val="001A3CBA"/>
    <w:rsid w:val="001A6551"/>
    <w:rsid w:val="001B313E"/>
    <w:rsid w:val="001B3FDA"/>
    <w:rsid w:val="001B6C3E"/>
    <w:rsid w:val="001B782B"/>
    <w:rsid w:val="001C0747"/>
    <w:rsid w:val="001C636B"/>
    <w:rsid w:val="001D0CC5"/>
    <w:rsid w:val="001D1DE3"/>
    <w:rsid w:val="001D55DA"/>
    <w:rsid w:val="001D7A4E"/>
    <w:rsid w:val="001E0F6C"/>
    <w:rsid w:val="001E15FE"/>
    <w:rsid w:val="001E205A"/>
    <w:rsid w:val="001E40B3"/>
    <w:rsid w:val="001F1046"/>
    <w:rsid w:val="001F1F6B"/>
    <w:rsid w:val="002014BB"/>
    <w:rsid w:val="00207DDC"/>
    <w:rsid w:val="00210E25"/>
    <w:rsid w:val="002153A2"/>
    <w:rsid w:val="00216346"/>
    <w:rsid w:val="00217C51"/>
    <w:rsid w:val="00246918"/>
    <w:rsid w:val="00250EB0"/>
    <w:rsid w:val="00267517"/>
    <w:rsid w:val="00285F82"/>
    <w:rsid w:val="0029093B"/>
    <w:rsid w:val="00292253"/>
    <w:rsid w:val="00293DAC"/>
    <w:rsid w:val="0029648C"/>
    <w:rsid w:val="002A0637"/>
    <w:rsid w:val="002A152A"/>
    <w:rsid w:val="002A35F2"/>
    <w:rsid w:val="002A61D3"/>
    <w:rsid w:val="002A68EA"/>
    <w:rsid w:val="002C7C3E"/>
    <w:rsid w:val="002D2FA1"/>
    <w:rsid w:val="002D3C8E"/>
    <w:rsid w:val="002D6C42"/>
    <w:rsid w:val="002E0A12"/>
    <w:rsid w:val="002E49B6"/>
    <w:rsid w:val="002F51AF"/>
    <w:rsid w:val="0030711D"/>
    <w:rsid w:val="00312368"/>
    <w:rsid w:val="00314FD7"/>
    <w:rsid w:val="0031644A"/>
    <w:rsid w:val="0033600A"/>
    <w:rsid w:val="003400E6"/>
    <w:rsid w:val="00353446"/>
    <w:rsid w:val="003643F6"/>
    <w:rsid w:val="0036541D"/>
    <w:rsid w:val="003741D5"/>
    <w:rsid w:val="00377888"/>
    <w:rsid w:val="00380522"/>
    <w:rsid w:val="003851DC"/>
    <w:rsid w:val="00386B5D"/>
    <w:rsid w:val="00390891"/>
    <w:rsid w:val="0039162F"/>
    <w:rsid w:val="0039705C"/>
    <w:rsid w:val="003A0239"/>
    <w:rsid w:val="003A07DE"/>
    <w:rsid w:val="003A2BF7"/>
    <w:rsid w:val="003A32B7"/>
    <w:rsid w:val="003A56C7"/>
    <w:rsid w:val="003B637B"/>
    <w:rsid w:val="003C1041"/>
    <w:rsid w:val="003C4B47"/>
    <w:rsid w:val="003C6BC9"/>
    <w:rsid w:val="003C6E20"/>
    <w:rsid w:val="003C785F"/>
    <w:rsid w:val="003D0375"/>
    <w:rsid w:val="003D3AEF"/>
    <w:rsid w:val="003D6A4A"/>
    <w:rsid w:val="003D7BE4"/>
    <w:rsid w:val="003E609F"/>
    <w:rsid w:val="003F10C1"/>
    <w:rsid w:val="003F2947"/>
    <w:rsid w:val="003F3DE1"/>
    <w:rsid w:val="003F420B"/>
    <w:rsid w:val="003F6400"/>
    <w:rsid w:val="003F7047"/>
    <w:rsid w:val="004213A2"/>
    <w:rsid w:val="004254F6"/>
    <w:rsid w:val="00425E4C"/>
    <w:rsid w:val="00430501"/>
    <w:rsid w:val="00455750"/>
    <w:rsid w:val="00465388"/>
    <w:rsid w:val="004673CD"/>
    <w:rsid w:val="00473A52"/>
    <w:rsid w:val="00475F05"/>
    <w:rsid w:val="004774B9"/>
    <w:rsid w:val="00482567"/>
    <w:rsid w:val="00485CF2"/>
    <w:rsid w:val="0049181D"/>
    <w:rsid w:val="00495A63"/>
    <w:rsid w:val="004A2AE7"/>
    <w:rsid w:val="004A3670"/>
    <w:rsid w:val="004A45BD"/>
    <w:rsid w:val="004B2B86"/>
    <w:rsid w:val="004B3F1A"/>
    <w:rsid w:val="004C0F0D"/>
    <w:rsid w:val="004C478A"/>
    <w:rsid w:val="004C5697"/>
    <w:rsid w:val="004D3E7E"/>
    <w:rsid w:val="004E2AF0"/>
    <w:rsid w:val="004E3A82"/>
    <w:rsid w:val="004E60A5"/>
    <w:rsid w:val="004F01D2"/>
    <w:rsid w:val="004F7A86"/>
    <w:rsid w:val="0050592A"/>
    <w:rsid w:val="00510629"/>
    <w:rsid w:val="00510D34"/>
    <w:rsid w:val="005116E7"/>
    <w:rsid w:val="00512407"/>
    <w:rsid w:val="00512941"/>
    <w:rsid w:val="005136C9"/>
    <w:rsid w:val="005139E0"/>
    <w:rsid w:val="00520D44"/>
    <w:rsid w:val="005334C1"/>
    <w:rsid w:val="005450F6"/>
    <w:rsid w:val="00551B32"/>
    <w:rsid w:val="0055305A"/>
    <w:rsid w:val="00573185"/>
    <w:rsid w:val="005732EF"/>
    <w:rsid w:val="005758D4"/>
    <w:rsid w:val="005778AD"/>
    <w:rsid w:val="00581875"/>
    <w:rsid w:val="0058572D"/>
    <w:rsid w:val="00587D68"/>
    <w:rsid w:val="0059547D"/>
    <w:rsid w:val="005979DD"/>
    <w:rsid w:val="005A1209"/>
    <w:rsid w:val="005A3F04"/>
    <w:rsid w:val="005A4FDE"/>
    <w:rsid w:val="005A53D5"/>
    <w:rsid w:val="005A5EED"/>
    <w:rsid w:val="005A6665"/>
    <w:rsid w:val="005A788B"/>
    <w:rsid w:val="005B5CBD"/>
    <w:rsid w:val="005C545A"/>
    <w:rsid w:val="005C5AFF"/>
    <w:rsid w:val="005D3F7B"/>
    <w:rsid w:val="005E744B"/>
    <w:rsid w:val="005F1BFE"/>
    <w:rsid w:val="005F2C56"/>
    <w:rsid w:val="00606FDD"/>
    <w:rsid w:val="00607EB0"/>
    <w:rsid w:val="00617333"/>
    <w:rsid w:val="006200D4"/>
    <w:rsid w:val="00623E50"/>
    <w:rsid w:val="0062445E"/>
    <w:rsid w:val="0062506D"/>
    <w:rsid w:val="00631656"/>
    <w:rsid w:val="00634751"/>
    <w:rsid w:val="00643DD7"/>
    <w:rsid w:val="0064742D"/>
    <w:rsid w:val="00652374"/>
    <w:rsid w:val="00652E5B"/>
    <w:rsid w:val="00656330"/>
    <w:rsid w:val="00670FDF"/>
    <w:rsid w:val="0067392F"/>
    <w:rsid w:val="00674233"/>
    <w:rsid w:val="006A2E78"/>
    <w:rsid w:val="006A4FE9"/>
    <w:rsid w:val="006A73AC"/>
    <w:rsid w:val="006B61FA"/>
    <w:rsid w:val="006C000A"/>
    <w:rsid w:val="006C3D84"/>
    <w:rsid w:val="006C4001"/>
    <w:rsid w:val="006C43C3"/>
    <w:rsid w:val="006C463F"/>
    <w:rsid w:val="006D5228"/>
    <w:rsid w:val="006D6673"/>
    <w:rsid w:val="006E2211"/>
    <w:rsid w:val="006E50DC"/>
    <w:rsid w:val="006F285F"/>
    <w:rsid w:val="006F489E"/>
    <w:rsid w:val="006F55C6"/>
    <w:rsid w:val="00704371"/>
    <w:rsid w:val="007121E5"/>
    <w:rsid w:val="00724491"/>
    <w:rsid w:val="00730146"/>
    <w:rsid w:val="00733F2E"/>
    <w:rsid w:val="007529F5"/>
    <w:rsid w:val="00754797"/>
    <w:rsid w:val="00757191"/>
    <w:rsid w:val="00762889"/>
    <w:rsid w:val="007720A3"/>
    <w:rsid w:val="007764A8"/>
    <w:rsid w:val="0079241C"/>
    <w:rsid w:val="00794084"/>
    <w:rsid w:val="00797370"/>
    <w:rsid w:val="007A199E"/>
    <w:rsid w:val="007A1FCF"/>
    <w:rsid w:val="007A4987"/>
    <w:rsid w:val="007A76B6"/>
    <w:rsid w:val="007B061A"/>
    <w:rsid w:val="007B1BDE"/>
    <w:rsid w:val="007B2772"/>
    <w:rsid w:val="007C341C"/>
    <w:rsid w:val="007C60AB"/>
    <w:rsid w:val="007C7700"/>
    <w:rsid w:val="007C7BF9"/>
    <w:rsid w:val="007D0BA3"/>
    <w:rsid w:val="007D3625"/>
    <w:rsid w:val="007E5D1E"/>
    <w:rsid w:val="007F257B"/>
    <w:rsid w:val="007F7B62"/>
    <w:rsid w:val="00804808"/>
    <w:rsid w:val="00806840"/>
    <w:rsid w:val="008076E3"/>
    <w:rsid w:val="008151DF"/>
    <w:rsid w:val="0081675A"/>
    <w:rsid w:val="00817AA9"/>
    <w:rsid w:val="00820EC5"/>
    <w:rsid w:val="00820FC9"/>
    <w:rsid w:val="00823CF3"/>
    <w:rsid w:val="00835B5B"/>
    <w:rsid w:val="008418E3"/>
    <w:rsid w:val="00850E39"/>
    <w:rsid w:val="0085231E"/>
    <w:rsid w:val="0086263F"/>
    <w:rsid w:val="00871F67"/>
    <w:rsid w:val="00874DD0"/>
    <w:rsid w:val="008777BC"/>
    <w:rsid w:val="00886204"/>
    <w:rsid w:val="00887740"/>
    <w:rsid w:val="008935F6"/>
    <w:rsid w:val="008977FF"/>
    <w:rsid w:val="008A094A"/>
    <w:rsid w:val="008A0AD2"/>
    <w:rsid w:val="008A20F6"/>
    <w:rsid w:val="008C1AAD"/>
    <w:rsid w:val="008C1ED6"/>
    <w:rsid w:val="008C5E29"/>
    <w:rsid w:val="008E6028"/>
    <w:rsid w:val="008F2ACA"/>
    <w:rsid w:val="008F5368"/>
    <w:rsid w:val="009109E0"/>
    <w:rsid w:val="00914CFA"/>
    <w:rsid w:val="00920908"/>
    <w:rsid w:val="009272BC"/>
    <w:rsid w:val="009358DE"/>
    <w:rsid w:val="0094249D"/>
    <w:rsid w:val="00950569"/>
    <w:rsid w:val="00954420"/>
    <w:rsid w:val="009601B0"/>
    <w:rsid w:val="00971814"/>
    <w:rsid w:val="00972450"/>
    <w:rsid w:val="009967EE"/>
    <w:rsid w:val="009A689F"/>
    <w:rsid w:val="009C77DD"/>
    <w:rsid w:val="009D3118"/>
    <w:rsid w:val="009D3484"/>
    <w:rsid w:val="009D358F"/>
    <w:rsid w:val="009E2365"/>
    <w:rsid w:val="009E467E"/>
    <w:rsid w:val="009E606E"/>
    <w:rsid w:val="009E60E1"/>
    <w:rsid w:val="009E6835"/>
    <w:rsid w:val="009F718C"/>
    <w:rsid w:val="00A00B9C"/>
    <w:rsid w:val="00A023DB"/>
    <w:rsid w:val="00A029EE"/>
    <w:rsid w:val="00A15DAA"/>
    <w:rsid w:val="00A16BE1"/>
    <w:rsid w:val="00A170CE"/>
    <w:rsid w:val="00A220D2"/>
    <w:rsid w:val="00A23E4D"/>
    <w:rsid w:val="00A245BD"/>
    <w:rsid w:val="00A37F34"/>
    <w:rsid w:val="00A42194"/>
    <w:rsid w:val="00A42DB5"/>
    <w:rsid w:val="00A46D6B"/>
    <w:rsid w:val="00A50BB4"/>
    <w:rsid w:val="00A51BF1"/>
    <w:rsid w:val="00A57B0C"/>
    <w:rsid w:val="00A6043F"/>
    <w:rsid w:val="00A628F5"/>
    <w:rsid w:val="00A7288D"/>
    <w:rsid w:val="00A772D2"/>
    <w:rsid w:val="00A773B4"/>
    <w:rsid w:val="00A91951"/>
    <w:rsid w:val="00A91C64"/>
    <w:rsid w:val="00A934DC"/>
    <w:rsid w:val="00A97FFA"/>
    <w:rsid w:val="00AA174F"/>
    <w:rsid w:val="00AA32B4"/>
    <w:rsid w:val="00AA6FD5"/>
    <w:rsid w:val="00AA75AD"/>
    <w:rsid w:val="00AB0F5A"/>
    <w:rsid w:val="00AB1360"/>
    <w:rsid w:val="00AB157F"/>
    <w:rsid w:val="00AC0CCF"/>
    <w:rsid w:val="00AC7513"/>
    <w:rsid w:val="00AD07FD"/>
    <w:rsid w:val="00AD0BD9"/>
    <w:rsid w:val="00AD358F"/>
    <w:rsid w:val="00AD3C79"/>
    <w:rsid w:val="00AF2A3F"/>
    <w:rsid w:val="00AF2E8C"/>
    <w:rsid w:val="00AF516D"/>
    <w:rsid w:val="00AF5FDB"/>
    <w:rsid w:val="00AF727D"/>
    <w:rsid w:val="00B002E2"/>
    <w:rsid w:val="00B10B2C"/>
    <w:rsid w:val="00B13A9E"/>
    <w:rsid w:val="00B25D3F"/>
    <w:rsid w:val="00B35DD6"/>
    <w:rsid w:val="00B47882"/>
    <w:rsid w:val="00B6257D"/>
    <w:rsid w:val="00B73998"/>
    <w:rsid w:val="00B73C00"/>
    <w:rsid w:val="00B75982"/>
    <w:rsid w:val="00B81432"/>
    <w:rsid w:val="00B824F0"/>
    <w:rsid w:val="00B8794C"/>
    <w:rsid w:val="00B923A2"/>
    <w:rsid w:val="00B92960"/>
    <w:rsid w:val="00B93A6B"/>
    <w:rsid w:val="00BA217D"/>
    <w:rsid w:val="00BA58EC"/>
    <w:rsid w:val="00BB4E89"/>
    <w:rsid w:val="00BC18D4"/>
    <w:rsid w:val="00BD3BC7"/>
    <w:rsid w:val="00BD67F0"/>
    <w:rsid w:val="00BE0BB9"/>
    <w:rsid w:val="00BE2F22"/>
    <w:rsid w:val="00BE6B01"/>
    <w:rsid w:val="00BF32A9"/>
    <w:rsid w:val="00C00F37"/>
    <w:rsid w:val="00C0113A"/>
    <w:rsid w:val="00C07535"/>
    <w:rsid w:val="00C07F23"/>
    <w:rsid w:val="00C13CEA"/>
    <w:rsid w:val="00C160AD"/>
    <w:rsid w:val="00C23BD3"/>
    <w:rsid w:val="00C30A90"/>
    <w:rsid w:val="00C30EA9"/>
    <w:rsid w:val="00C33E03"/>
    <w:rsid w:val="00C43EAD"/>
    <w:rsid w:val="00C44366"/>
    <w:rsid w:val="00C44E65"/>
    <w:rsid w:val="00C50E04"/>
    <w:rsid w:val="00C55AFA"/>
    <w:rsid w:val="00C577D8"/>
    <w:rsid w:val="00C61D2A"/>
    <w:rsid w:val="00C63B96"/>
    <w:rsid w:val="00C7406B"/>
    <w:rsid w:val="00C82473"/>
    <w:rsid w:val="00C87CF5"/>
    <w:rsid w:val="00C90E05"/>
    <w:rsid w:val="00CA268B"/>
    <w:rsid w:val="00CA63B9"/>
    <w:rsid w:val="00CA7203"/>
    <w:rsid w:val="00CB0BF1"/>
    <w:rsid w:val="00CB740B"/>
    <w:rsid w:val="00CC1C1F"/>
    <w:rsid w:val="00CC5199"/>
    <w:rsid w:val="00CC52B8"/>
    <w:rsid w:val="00CD0EF3"/>
    <w:rsid w:val="00CE11DD"/>
    <w:rsid w:val="00CE7E75"/>
    <w:rsid w:val="00CF053F"/>
    <w:rsid w:val="00CF5A62"/>
    <w:rsid w:val="00CF7225"/>
    <w:rsid w:val="00D00AB5"/>
    <w:rsid w:val="00D1129E"/>
    <w:rsid w:val="00D13348"/>
    <w:rsid w:val="00D20990"/>
    <w:rsid w:val="00D23688"/>
    <w:rsid w:val="00D25926"/>
    <w:rsid w:val="00D40C8F"/>
    <w:rsid w:val="00D46D7F"/>
    <w:rsid w:val="00D61C10"/>
    <w:rsid w:val="00D65C68"/>
    <w:rsid w:val="00D6665A"/>
    <w:rsid w:val="00D7148C"/>
    <w:rsid w:val="00D82352"/>
    <w:rsid w:val="00D8344F"/>
    <w:rsid w:val="00D84B84"/>
    <w:rsid w:val="00D84E3E"/>
    <w:rsid w:val="00D87C41"/>
    <w:rsid w:val="00D93D98"/>
    <w:rsid w:val="00DC1E3C"/>
    <w:rsid w:val="00DC264B"/>
    <w:rsid w:val="00DD42C6"/>
    <w:rsid w:val="00DE4FB3"/>
    <w:rsid w:val="00DF25CB"/>
    <w:rsid w:val="00DF5926"/>
    <w:rsid w:val="00E017CC"/>
    <w:rsid w:val="00E12B92"/>
    <w:rsid w:val="00E25D8A"/>
    <w:rsid w:val="00E333DB"/>
    <w:rsid w:val="00E507C6"/>
    <w:rsid w:val="00E54DC9"/>
    <w:rsid w:val="00E57316"/>
    <w:rsid w:val="00E60ED9"/>
    <w:rsid w:val="00E71548"/>
    <w:rsid w:val="00E77BED"/>
    <w:rsid w:val="00E8368F"/>
    <w:rsid w:val="00E92C39"/>
    <w:rsid w:val="00EA4509"/>
    <w:rsid w:val="00EA4FA3"/>
    <w:rsid w:val="00EA705B"/>
    <w:rsid w:val="00EB476C"/>
    <w:rsid w:val="00EC12AD"/>
    <w:rsid w:val="00EC64EB"/>
    <w:rsid w:val="00ED1CDD"/>
    <w:rsid w:val="00ED3666"/>
    <w:rsid w:val="00ED3CC4"/>
    <w:rsid w:val="00EE37A9"/>
    <w:rsid w:val="00EE3BBB"/>
    <w:rsid w:val="00EE3F44"/>
    <w:rsid w:val="00EE5AF2"/>
    <w:rsid w:val="00EE7006"/>
    <w:rsid w:val="00F036EB"/>
    <w:rsid w:val="00F04082"/>
    <w:rsid w:val="00F06031"/>
    <w:rsid w:val="00F0615A"/>
    <w:rsid w:val="00F11E31"/>
    <w:rsid w:val="00F12DA2"/>
    <w:rsid w:val="00F2454D"/>
    <w:rsid w:val="00F265F7"/>
    <w:rsid w:val="00F274AE"/>
    <w:rsid w:val="00F3096C"/>
    <w:rsid w:val="00F35569"/>
    <w:rsid w:val="00F36CD8"/>
    <w:rsid w:val="00F43B23"/>
    <w:rsid w:val="00F47DC4"/>
    <w:rsid w:val="00F56394"/>
    <w:rsid w:val="00F56885"/>
    <w:rsid w:val="00F640BD"/>
    <w:rsid w:val="00F640E0"/>
    <w:rsid w:val="00F7722B"/>
    <w:rsid w:val="00F84398"/>
    <w:rsid w:val="00F87838"/>
    <w:rsid w:val="00F87AAE"/>
    <w:rsid w:val="00FA044C"/>
    <w:rsid w:val="00FA08CF"/>
    <w:rsid w:val="00FA0F70"/>
    <w:rsid w:val="00FB51E9"/>
    <w:rsid w:val="00FB52CF"/>
    <w:rsid w:val="00FC1BB5"/>
    <w:rsid w:val="00FC32FB"/>
    <w:rsid w:val="00FC4558"/>
    <w:rsid w:val="00FD1962"/>
    <w:rsid w:val="00FE5F2A"/>
    <w:rsid w:val="00FE7DE2"/>
    <w:rsid w:val="00FF1CFE"/>
    <w:rsid w:val="00FF2E02"/>
    <w:rsid w:val="00FF3C28"/>
    <w:rsid w:val="00FF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BFD50"/>
  <w15:docId w15:val="{9E7061F1-8FDF-43D0-B527-BF3A9A6C2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uiPriority w:val="1"/>
    <w:qFormat/>
    <w:rPr>
      <w:rFonts w:ascii="Book Antiqua" w:eastAsia="Book Antiqua" w:hAnsi="Book Antiqua" w:cs="Book Antiqua"/>
    </w:rPr>
  </w:style>
  <w:style w:type="paragraph" w:styleId="berschrift1">
    <w:name w:val="heading 1"/>
    <w:basedOn w:val="Standard"/>
    <w:uiPriority w:val="1"/>
    <w:qFormat/>
    <w:pPr>
      <w:ind w:left="112" w:hanging="484"/>
      <w:outlineLvl w:val="0"/>
    </w:pPr>
    <w:rPr>
      <w:b/>
      <w:bCs/>
      <w:sz w:val="28"/>
      <w:szCs w:val="28"/>
    </w:rPr>
  </w:style>
  <w:style w:type="paragraph" w:styleId="berschrift2">
    <w:name w:val="heading 2"/>
    <w:basedOn w:val="Standard"/>
    <w:uiPriority w:val="1"/>
    <w:qFormat/>
    <w:pPr>
      <w:ind w:left="724" w:hanging="612"/>
      <w:outlineLvl w:val="1"/>
    </w:pPr>
    <w:rPr>
      <w:b/>
      <w:bCs/>
      <w:sz w:val="24"/>
      <w:szCs w:val="24"/>
    </w:rPr>
  </w:style>
  <w:style w:type="paragraph" w:styleId="berschrift3">
    <w:name w:val="heading 3"/>
    <w:basedOn w:val="Standard"/>
    <w:uiPriority w:val="1"/>
    <w:qFormat/>
    <w:pPr>
      <w:ind w:left="878" w:hanging="767"/>
      <w:outlineLvl w:val="2"/>
    </w:pPr>
    <w:rPr>
      <w:rFonts w:ascii="Georgia" w:eastAsia="Georgia" w:hAnsi="Georgia" w:cs="Georgia"/>
      <w:b/>
      <w:bCs/>
    </w:rPr>
  </w:style>
  <w:style w:type="paragraph" w:styleId="berschrift4">
    <w:name w:val="heading 4"/>
    <w:basedOn w:val="Standard"/>
    <w:uiPriority w:val="1"/>
    <w:qFormat/>
    <w:pPr>
      <w:ind w:left="878" w:hanging="767"/>
      <w:outlineLvl w:val="3"/>
    </w:pPr>
    <w:rPr>
      <w:rFonts w:ascii="Euclid" w:eastAsia="Euclid" w:hAnsi="Euclid" w:cs="Euclid"/>
      <w:b/>
      <w:bCs/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uiPriority w:val="1"/>
    <w:qFormat/>
  </w:style>
  <w:style w:type="paragraph" w:styleId="Listenabsatz">
    <w:name w:val="List Paragraph"/>
    <w:basedOn w:val="Standard"/>
    <w:uiPriority w:val="1"/>
    <w:qFormat/>
    <w:pPr>
      <w:ind w:left="560" w:hanging="449"/>
      <w:jc w:val="both"/>
    </w:pPr>
  </w:style>
  <w:style w:type="paragraph" w:customStyle="1" w:styleId="TableParagraph">
    <w:name w:val="Table Paragraph"/>
    <w:basedOn w:val="Standard"/>
    <w:uiPriority w:val="1"/>
    <w:qFormat/>
    <w:pPr>
      <w:spacing w:before="39"/>
      <w:jc w:val="right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E60ED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60ED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E60ED9"/>
    <w:rPr>
      <w:rFonts w:ascii="Book Antiqua" w:eastAsia="Book Antiqua" w:hAnsi="Book Antiqua" w:cs="Book Antiqua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60ED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E60ED9"/>
    <w:rPr>
      <w:rFonts w:ascii="Book Antiqua" w:eastAsia="Book Antiqua" w:hAnsi="Book Antiqua" w:cs="Book Antiqua"/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60ED9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60ED9"/>
    <w:rPr>
      <w:rFonts w:ascii="Tahoma" w:eastAsia="Book Antiqu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EE5AF2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EE5AF2"/>
    <w:rPr>
      <w:rFonts w:ascii="Book Antiqua" w:eastAsia="Book Antiqua" w:hAnsi="Book Antiqua" w:cs="Book Antiqua"/>
    </w:rPr>
  </w:style>
  <w:style w:type="paragraph" w:styleId="Fuzeile">
    <w:name w:val="footer"/>
    <w:basedOn w:val="Standard"/>
    <w:link w:val="FuzeileZchn"/>
    <w:uiPriority w:val="99"/>
    <w:unhideWhenUsed/>
    <w:rsid w:val="00EE5AF2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EE5AF2"/>
    <w:rPr>
      <w:rFonts w:ascii="Book Antiqua" w:eastAsia="Book Antiqua" w:hAnsi="Book Antiqua" w:cs="Book Antiq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iea.org/reports/global-energy-and-climate-model/understanding-gec-model-scenarios" TargetMode="External"/><Relationship Id="rId39" Type="http://schemas.openxmlformats.org/officeDocument/2006/relationships/hyperlink" Target="https://oilprice.com/Energy/Energy-General/Low-Gas-Prices-Could-Derail-Papua-New-Guineas-LNG-Ambitions.html" TargetMode="External"/><Relationship Id="rId21" Type="http://schemas.openxmlformats.org/officeDocument/2006/relationships/hyperlink" Target="https://www.eia.gov/todayinenergy/detail.php?id=52258" TargetMode="External"/><Relationship Id="rId34" Type="http://schemas.openxmlformats.org/officeDocument/2006/relationships/hyperlink" Target="https://www.macrotrends.net/2478/natural-gas-prices-historical-chart" TargetMode="External"/><Relationship Id="rId42" Type="http://schemas.openxmlformats.org/officeDocument/2006/relationships/hyperlink" Target="https://www.mees.com/2020/4/10/oil-gas/egypt-2019-lng-exports/2aa75e10-7b34-11ea-9c97-c54251792df2" TargetMode="External"/><Relationship Id="rId47" Type="http://schemas.openxmlformats.org/officeDocument/2006/relationships/hyperlink" Target="https://www.consilium.europa.eu/en/infographics/lng-infrastructure-in-the-eu/" TargetMode="External"/><Relationship Id="rId50" Type="http://schemas.openxmlformats.org/officeDocument/2006/relationships/hyperlink" Target="https://de.statista.com/statistik/daten/studie/1154199/umfrage/lng-terminals-in-europa/" TargetMode="External"/><Relationship Id="rId55" Type="http://schemas.openxmlformats.org/officeDocument/2006/relationships/hyperlink" Target="https://www.statista.com/statistics/265345/natural-gas-production-in-the-european-uni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www.bp.com/content/dam/bp/business-sites/en/global/corporate/pdfs/energy-economics/energy-outlook/bp-energy-outlook-2023.pdf" TargetMode="External"/><Relationship Id="rId11" Type="http://schemas.microsoft.com/office/2011/relationships/commentsExtended" Target="commentsExtended.xml"/><Relationship Id="rId24" Type="http://schemas.openxmlformats.org/officeDocument/2006/relationships/hyperlink" Target="https://www.consilium.europa.eu/en/infographics/lng-infrastructure-in-the-eu/" TargetMode="External"/><Relationship Id="rId32" Type="http://schemas.openxmlformats.org/officeDocument/2006/relationships/hyperlink" Target="https://www.iea.org/reports/world-energy-outlook-2023" TargetMode="External"/><Relationship Id="rId37" Type="http://schemas.openxmlformats.org/officeDocument/2006/relationships/hyperlink" Target="https://www.argusmedia.com/en/news/2098570-sonatrach-offers-spot-lng-cargoes-as-exports-slow" TargetMode="External"/><Relationship Id="rId40" Type="http://schemas.openxmlformats.org/officeDocument/2006/relationships/hyperlink" Target="https://oilprice.com/Energy/Energy-General/Low-Gas-Prices-Could-Derail-Papua-New-Guineas-LNG-Ambitions.html" TargetMode="External"/><Relationship Id="rId45" Type="http://schemas.openxmlformats.org/officeDocument/2006/relationships/hyperlink" Target="https://timera-energy.com/deconstructing-lng-shipping-costs/" TargetMode="External"/><Relationship Id="rId53" Type="http://schemas.openxmlformats.org/officeDocument/2006/relationships/hyperlink" Target="https://www.statista.com/statistics/265345/natural-gas-production-in-the-european-union/" TargetMode="External"/><Relationship Id="rId58" Type="http://schemas.microsoft.com/office/2011/relationships/people" Target="people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www.iea.org/reports/medium-term-gas-report-2023" TargetMode="External"/><Relationship Id="rId27" Type="http://schemas.openxmlformats.org/officeDocument/2006/relationships/hyperlink" Target="https://www.iea.org/reports/global-energy-and-climate-model/understanding-gec-model-scenarios" TargetMode="External"/><Relationship Id="rId30" Type="http://schemas.openxmlformats.org/officeDocument/2006/relationships/hyperlink" Target="https://www.bp.com/content/dam/bp/business-sites/en/global/corporate/pdfs/energy-economics/energy-outlook/bp-energy-outlook-2023.pdf" TargetMode="External"/><Relationship Id="rId35" Type="http://schemas.openxmlformats.org/officeDocument/2006/relationships/hyperlink" Target="https://www.argusmedia.com/en/news/1431713-cheniere-longterm-lng-sales-data-excludes-some-fees" TargetMode="External"/><Relationship Id="rId43" Type="http://schemas.openxmlformats.org/officeDocument/2006/relationships/hyperlink" Target="https://www.hellenicshippingnews.com/russian-lng-exports-a-year-in-review/" TargetMode="External"/><Relationship Id="rId48" Type="http://schemas.openxmlformats.org/officeDocument/2006/relationships/hyperlink" Target="https://www.consilium.europa.eu/en/infographics/lng-infrastructure-in-the-eu/" TargetMode="External"/><Relationship Id="rId56" Type="http://schemas.openxmlformats.org/officeDocument/2006/relationships/hyperlink" Target="https://ceenergynews.com/voices/the-myth-and-reality-behind-high-european-energy-prices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www.globalccsinstitute.com/archive/hub/publications/201688/global-ccs-cost-updatev4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dx.doi.org/10.1016/j.heliyon" TargetMode="External"/><Relationship Id="rId33" Type="http://schemas.openxmlformats.org/officeDocument/2006/relationships/hyperlink" Target="https://www.macrotrends.net/2478/natural-gas-prices-historical-chart" TargetMode="External"/><Relationship Id="rId38" Type="http://schemas.openxmlformats.org/officeDocument/2006/relationships/hyperlink" Target="https://www.argusmedia.com/en/news/2098570-sonatrach-offers-spot-lng-cargoes-as-exports-slow" TargetMode="External"/><Relationship Id="rId46" Type="http://schemas.openxmlformats.org/officeDocument/2006/relationships/hyperlink" Target="https://timera-energy.com/deconstructing-lng-shipping-costs/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www.eia.gov/todayinenergy/detail.php?id=52258" TargetMode="External"/><Relationship Id="rId41" Type="http://schemas.openxmlformats.org/officeDocument/2006/relationships/hyperlink" Target="https://www.mees.com/2020/4/10/oil-gas/egypt-2019-lng-exports/2aa75e10-7b34-11ea-9c97-c54251792df2" TargetMode="External"/><Relationship Id="rId54" Type="http://schemas.openxmlformats.org/officeDocument/2006/relationships/hyperlink" Target="https://www.statista.com/statistics/265345/natural-gas-production-in-the-european-un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consilium.europa.eu/en/infographics/lng-infrastructure-in-the-eu/" TargetMode="External"/><Relationship Id="rId28" Type="http://schemas.openxmlformats.org/officeDocument/2006/relationships/hyperlink" Target="https://www.bp.com/content/dam/bp/business-sites/en/global/corporate/pdfs/energy-economics/energy-outlook/bp-energy-outlook-2023.pdf" TargetMode="External"/><Relationship Id="rId36" Type="http://schemas.openxmlformats.org/officeDocument/2006/relationships/hyperlink" Target="https://www.argusmedia.com/en/news/1431713-cheniere-longterm-lng-sales-data-excludes-some-fees" TargetMode="External"/><Relationship Id="rId49" Type="http://schemas.openxmlformats.org/officeDocument/2006/relationships/hyperlink" Target="https://de.statista.com/statistik/daten/studie/1154199/umfrage/lng-terminals-in-europa/" TargetMode="External"/><Relationship Id="rId57" Type="http://schemas.openxmlformats.org/officeDocument/2006/relationships/fontTable" Target="fontTable.xml"/><Relationship Id="rId10" Type="http://schemas.openxmlformats.org/officeDocument/2006/relationships/comments" Target="comments.xml"/><Relationship Id="rId31" Type="http://schemas.openxmlformats.org/officeDocument/2006/relationships/hyperlink" Target="https://www.iea.org/reports/world-energy-outlook-2023" TargetMode="External"/><Relationship Id="rId44" Type="http://schemas.openxmlformats.org/officeDocument/2006/relationships/hyperlink" Target="https://www.hellenicshippingnews.com/russian-lng-exports-a-year-in-review/" TargetMode="External"/><Relationship Id="rId52" Type="http://schemas.openxmlformats.org/officeDocument/2006/relationships/hyperlink" Target="https://www.globalccsinstitute.com/archive/hub/publications/201688/global-ccs-cost-updatev4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2669A6-6C49-4687-8622-474B2E797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14069</Words>
  <Characters>80196</Characters>
  <Application>Microsoft Office Word</Application>
  <DocSecurity>0</DocSecurity>
  <Lines>668</Lines>
  <Paragraphs>188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zwickl-nb</cp:lastModifiedBy>
  <cp:revision>20</cp:revision>
  <dcterms:created xsi:type="dcterms:W3CDTF">2024-01-26T00:26:00Z</dcterms:created>
  <dcterms:modified xsi:type="dcterms:W3CDTF">2024-02-02T14:19:00Z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2024-01-23T00:00:00Z</vt:filetime>
  </property>
  <property fmtid="{D5CDD505-2E9C-101B-9397-08002B2CF9AE}" pid="5" name="PTEX.Fullbanner">
    <vt:lpwstr>This is pdfTeX, Version 3.141592653-2.6-1.40.23 (TeX Live 2021) kpathsea version 6.3.3</vt:lpwstr>
  </property>
  <property fmtid="{D5CDD505-2E9C-101B-9397-08002B2CF9AE}" pid="6" name="Producer">
    <vt:lpwstr>pdfTeX-1.40.23</vt:lpwstr>
  </property>
  <property fmtid="{D5CDD505-2E9C-101B-9397-08002B2CF9AE}" pid="7" name="CustomProp">
    <vt:lpwstr>ce245476171c46349ac1215ea7a75fc1</vt:lpwstr>
  </property>
  <property fmtid="{D5CDD505-2E9C-101B-9397-08002B2CF9AE}" pid="8" name="DotEnagoUniqueKey">
    <vt:lpwstr>|0512b017963a816-906a-4054-5595-a1706234800001-12ee5ea1</vt:lpwstr>
  </property>
</Properties>
</file>